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CEC598" w14:textId="77777777" w:rsidR="00EF4C2B" w:rsidRPr="00D032E3" w:rsidRDefault="00765605" w:rsidP="00D51479">
      <w:pPr>
        <w:pStyle w:val="Title"/>
        <w:jc w:val="center"/>
        <w:rPr>
          <w:rFonts w:ascii="Arial Narrow" w:hAnsi="Arial Narrow"/>
          <w:sz w:val="44"/>
          <w:lang w:val="en-GB"/>
        </w:rPr>
      </w:pPr>
      <w:r w:rsidRPr="00D032E3">
        <w:rPr>
          <w:rFonts w:ascii="Arial Narrow" w:hAnsi="Arial Narrow"/>
          <w:sz w:val="44"/>
          <w:lang w:val="en-GB"/>
        </w:rPr>
        <w:t>SUEWS</w:t>
      </w:r>
      <w:r w:rsidR="00E50749" w:rsidRPr="00D032E3">
        <w:rPr>
          <w:rFonts w:ascii="Arial Narrow" w:hAnsi="Arial Narrow"/>
          <w:sz w:val="44"/>
          <w:lang w:val="en-GB"/>
        </w:rPr>
        <w:t xml:space="preserve"> </w:t>
      </w:r>
      <w:r w:rsidR="00D51479" w:rsidRPr="00D032E3">
        <w:rPr>
          <w:rFonts w:ascii="Arial Narrow" w:hAnsi="Arial Narrow"/>
          <w:sz w:val="44"/>
          <w:lang w:val="en-GB"/>
        </w:rPr>
        <w:t xml:space="preserve">Manual: </w:t>
      </w:r>
      <w:r w:rsidR="00A82560" w:rsidRPr="00D032E3">
        <w:rPr>
          <w:rFonts w:ascii="Arial Narrow" w:hAnsi="Arial Narrow"/>
          <w:sz w:val="44"/>
          <w:lang w:val="en-GB"/>
        </w:rPr>
        <w:t>Version</w:t>
      </w:r>
      <w:r w:rsidR="00D51479" w:rsidRPr="00D032E3">
        <w:rPr>
          <w:rFonts w:ascii="Arial Narrow" w:hAnsi="Arial Narrow"/>
          <w:sz w:val="44"/>
          <w:lang w:val="en-GB"/>
        </w:rPr>
        <w:t xml:space="preserve"> </w:t>
      </w:r>
      <w:r w:rsidR="00830388">
        <w:rPr>
          <w:rFonts w:ascii="Arial Narrow" w:hAnsi="Arial Narrow"/>
          <w:sz w:val="44"/>
          <w:lang w:val="en-GB"/>
        </w:rPr>
        <w:t>2015a</w:t>
      </w:r>
    </w:p>
    <w:p w14:paraId="1D7F2120" w14:textId="53F45C78" w:rsidR="008855A7" w:rsidRPr="00C1390A" w:rsidRDefault="00F9692D" w:rsidP="00C1390A">
      <w:pPr>
        <w:jc w:val="center"/>
        <w:rPr>
          <w:rFonts w:cs="Times New Roman"/>
          <w:sz w:val="22"/>
          <w:szCs w:val="24"/>
          <w:lang w:val="en-GB"/>
        </w:rPr>
      </w:pPr>
      <w:r>
        <w:rPr>
          <w:rFonts w:cs="Times New Roman"/>
          <w:sz w:val="22"/>
          <w:szCs w:val="24"/>
          <w:lang w:val="en-GB"/>
        </w:rPr>
        <w:fldChar w:fldCharType="begin"/>
      </w:r>
      <w:r w:rsidR="00830388">
        <w:rPr>
          <w:rFonts w:cs="Times New Roman"/>
          <w:sz w:val="22"/>
          <w:szCs w:val="24"/>
          <w:lang w:val="en-GB"/>
        </w:rPr>
        <w:instrText xml:space="preserve"> DATE \@ "dd MMMM yyyy" </w:instrText>
      </w:r>
      <w:r>
        <w:rPr>
          <w:rFonts w:cs="Times New Roman"/>
          <w:sz w:val="22"/>
          <w:szCs w:val="24"/>
          <w:lang w:val="en-GB"/>
        </w:rPr>
        <w:fldChar w:fldCharType="separate"/>
      </w:r>
      <w:r w:rsidR="009A2F49">
        <w:rPr>
          <w:rFonts w:cs="Times New Roman"/>
          <w:noProof/>
          <w:sz w:val="22"/>
          <w:szCs w:val="24"/>
          <w:lang w:val="en-GB"/>
        </w:rPr>
        <w:t>26 May 2015</w:t>
      </w:r>
      <w:r>
        <w:rPr>
          <w:rFonts w:cs="Times New Roman"/>
          <w:sz w:val="22"/>
          <w:szCs w:val="24"/>
          <w:lang w:val="en-GB"/>
        </w:rPr>
        <w:fldChar w:fldCharType="end"/>
      </w:r>
    </w:p>
    <w:p w14:paraId="3126985A" w14:textId="77777777" w:rsidR="00C1390A" w:rsidRPr="001C53F7" w:rsidRDefault="00C1390A" w:rsidP="00C1390A">
      <w:pPr>
        <w:jc w:val="center"/>
        <w:rPr>
          <w:rFonts w:cs="Times New Roman"/>
          <w:szCs w:val="24"/>
          <w:lang w:val="en-GB"/>
        </w:rPr>
      </w:pPr>
    </w:p>
    <w:p w14:paraId="30AF725D" w14:textId="6751A0CD" w:rsidR="008855A7" w:rsidRPr="00D26597" w:rsidRDefault="009A2F49" w:rsidP="00E959E0">
      <w:pPr>
        <w:jc w:val="center"/>
        <w:rPr>
          <w:rFonts w:cs="Times New Roman"/>
          <w:color w:val="000000" w:themeColor="text1"/>
          <w:sz w:val="22"/>
          <w:lang w:val="en-GB"/>
        </w:rPr>
      </w:pPr>
      <w:commentRangeStart w:id="0"/>
      <w:ins w:id="1" w:author="Leena" w:date="2015-05-26T14:01:00Z">
        <w:r>
          <w:rPr>
            <w:rFonts w:cs="Times New Roman"/>
            <w:sz w:val="22"/>
            <w:lang w:val="en-GB"/>
          </w:rPr>
          <w:t>HC Ward</w:t>
        </w:r>
        <w:r>
          <w:rPr>
            <w:rFonts w:cs="Times New Roman"/>
            <w:sz w:val="22"/>
            <w:vertAlign w:val="superscript"/>
            <w:lang w:val="en-GB"/>
          </w:rPr>
          <w:t>1</w:t>
        </w:r>
        <w:r w:rsidRPr="00C1390A">
          <w:rPr>
            <w:rFonts w:cs="Times New Roman"/>
            <w:color w:val="000000" w:themeColor="text1"/>
            <w:sz w:val="22"/>
            <w:lang w:val="en-GB"/>
          </w:rPr>
          <w:t xml:space="preserve">, </w:t>
        </w:r>
      </w:ins>
      <w:r w:rsidR="008855A7" w:rsidRPr="00C1390A">
        <w:rPr>
          <w:rFonts w:cs="Times New Roman"/>
          <w:sz w:val="22"/>
          <w:lang w:val="en-GB"/>
        </w:rPr>
        <w:t xml:space="preserve">L </w:t>
      </w:r>
      <w:del w:id="2" w:author="Leena" w:date="2015-05-26T14:01:00Z">
        <w:r w:rsidR="008855A7" w:rsidRPr="00C1390A" w:rsidDel="009A2F49">
          <w:rPr>
            <w:rFonts w:cs="Times New Roman"/>
            <w:color w:val="000000" w:themeColor="text1"/>
            <w:sz w:val="22"/>
            <w:lang w:val="en-GB"/>
          </w:rPr>
          <w:delText>Järvi</w:delText>
        </w:r>
        <w:r w:rsidR="008D170B" w:rsidRPr="00C1390A" w:rsidDel="009A2F49">
          <w:rPr>
            <w:rFonts w:cs="Times New Roman"/>
            <w:color w:val="000000" w:themeColor="text1"/>
            <w:sz w:val="22"/>
            <w:vertAlign w:val="superscript"/>
            <w:lang w:val="en-GB"/>
          </w:rPr>
          <w:delText>1</w:delText>
        </w:r>
      </w:del>
      <w:ins w:id="3" w:author="Leena" w:date="2015-05-26T14:01:00Z">
        <w:r w:rsidRPr="00C1390A">
          <w:rPr>
            <w:rFonts w:cs="Times New Roman"/>
            <w:color w:val="000000" w:themeColor="text1"/>
            <w:sz w:val="22"/>
            <w:lang w:val="en-GB"/>
          </w:rPr>
          <w:t>Järvi</w:t>
        </w:r>
        <w:r>
          <w:rPr>
            <w:rFonts w:cs="Times New Roman"/>
            <w:color w:val="000000" w:themeColor="text1"/>
            <w:sz w:val="22"/>
            <w:vertAlign w:val="superscript"/>
            <w:lang w:val="en-GB"/>
          </w:rPr>
          <w:t>2</w:t>
        </w:r>
      </w:ins>
      <w:r w:rsidR="00591E06" w:rsidRPr="00C1390A">
        <w:rPr>
          <w:rFonts w:cs="Times New Roman"/>
          <w:color w:val="000000" w:themeColor="text1"/>
          <w:sz w:val="22"/>
          <w:lang w:val="en-GB"/>
        </w:rPr>
        <w:t>,</w:t>
      </w:r>
      <w:r w:rsidR="00D26597">
        <w:rPr>
          <w:rFonts w:cs="Times New Roman"/>
          <w:color w:val="000000" w:themeColor="text1"/>
          <w:sz w:val="22"/>
          <w:lang w:val="en-GB"/>
        </w:rPr>
        <w:t xml:space="preserve"> </w:t>
      </w:r>
      <w:commentRangeEnd w:id="0"/>
      <w:r>
        <w:rPr>
          <w:rStyle w:val="CommentReference"/>
        </w:rPr>
        <w:commentReference w:id="0"/>
      </w:r>
      <w:del w:id="5" w:author="Leena" w:date="2015-05-26T14:01:00Z">
        <w:r w:rsidR="0052024B" w:rsidDel="009A2F49">
          <w:rPr>
            <w:rFonts w:cs="Times New Roman"/>
            <w:sz w:val="22"/>
            <w:lang w:val="en-GB"/>
          </w:rPr>
          <w:delText>HC Ward</w:delText>
        </w:r>
        <w:r w:rsidR="0052024B" w:rsidRPr="0052024B" w:rsidDel="009A2F49">
          <w:rPr>
            <w:rFonts w:cs="Times New Roman"/>
            <w:sz w:val="22"/>
            <w:vertAlign w:val="superscript"/>
            <w:lang w:val="en-GB"/>
          </w:rPr>
          <w:delText>2</w:delText>
        </w:r>
        <w:r w:rsidR="00F91240" w:rsidRPr="00C1390A" w:rsidDel="009A2F49">
          <w:rPr>
            <w:rFonts w:cs="Times New Roman"/>
            <w:color w:val="000000" w:themeColor="text1"/>
            <w:sz w:val="22"/>
            <w:lang w:val="en-GB"/>
          </w:rPr>
          <w:delText xml:space="preserve">, </w:delText>
        </w:r>
      </w:del>
      <w:r w:rsidR="00F91240" w:rsidRPr="00C1390A">
        <w:rPr>
          <w:rFonts w:cs="Times New Roman"/>
          <w:color w:val="000000" w:themeColor="text1"/>
          <w:sz w:val="22"/>
          <w:lang w:val="en-GB"/>
        </w:rPr>
        <w:t>S Onomura</w:t>
      </w:r>
      <w:r w:rsidR="00F91240" w:rsidRPr="00C1390A">
        <w:rPr>
          <w:rFonts w:cs="Times New Roman"/>
          <w:color w:val="000000" w:themeColor="text1"/>
          <w:sz w:val="22"/>
          <w:vertAlign w:val="superscript"/>
          <w:lang w:val="en-GB"/>
        </w:rPr>
        <w:t>3</w:t>
      </w:r>
      <w:r w:rsidR="00955D8A" w:rsidRPr="00955D8A">
        <w:rPr>
          <w:rFonts w:cs="Times New Roman"/>
          <w:color w:val="000000" w:themeColor="text1"/>
          <w:sz w:val="22"/>
          <w:lang w:val="en-GB"/>
        </w:rPr>
        <w:t xml:space="preserve">, </w:t>
      </w:r>
      <w:r w:rsidR="00955D8A">
        <w:rPr>
          <w:rFonts w:cs="Times New Roman"/>
          <w:color w:val="000000" w:themeColor="text1"/>
          <w:sz w:val="22"/>
          <w:lang w:val="en-GB"/>
        </w:rPr>
        <w:t>F Lindberg</w:t>
      </w:r>
      <w:r w:rsidR="00955D8A" w:rsidRPr="00530486">
        <w:rPr>
          <w:rFonts w:cs="Times New Roman"/>
          <w:color w:val="000000" w:themeColor="text1"/>
          <w:sz w:val="22"/>
          <w:vertAlign w:val="superscript"/>
          <w:lang w:val="en-GB"/>
        </w:rPr>
        <w:t>3</w:t>
      </w:r>
      <w:r w:rsidR="00955D8A">
        <w:rPr>
          <w:rFonts w:cs="Times New Roman"/>
          <w:sz w:val="22"/>
          <w:lang w:val="en-GB"/>
        </w:rPr>
        <w:t xml:space="preserve">, </w:t>
      </w:r>
      <w:r w:rsidR="00955D8A" w:rsidRPr="00C1390A">
        <w:rPr>
          <w:rFonts w:cs="Times New Roman"/>
          <w:color w:val="000000" w:themeColor="text1"/>
          <w:sz w:val="22"/>
          <w:lang w:val="en-GB"/>
        </w:rPr>
        <w:t xml:space="preserve">CSB </w:t>
      </w:r>
      <w:del w:id="6" w:author="Leena" w:date="2015-05-26T14:01:00Z">
        <w:r w:rsidR="00955D8A" w:rsidRPr="00C1390A" w:rsidDel="009A2F49">
          <w:rPr>
            <w:rFonts w:cs="Times New Roman"/>
            <w:color w:val="000000" w:themeColor="text1"/>
            <w:sz w:val="22"/>
            <w:lang w:val="en-GB"/>
          </w:rPr>
          <w:delText>Grimmond</w:delText>
        </w:r>
        <w:r w:rsidR="00955D8A" w:rsidRPr="00C1390A" w:rsidDel="009A2F49">
          <w:rPr>
            <w:rFonts w:cs="Times New Roman"/>
            <w:color w:val="000000" w:themeColor="text1"/>
            <w:sz w:val="22"/>
            <w:vertAlign w:val="superscript"/>
            <w:lang w:val="en-GB"/>
          </w:rPr>
          <w:delText>2</w:delText>
        </w:r>
      </w:del>
      <w:ins w:id="7" w:author="Leena" w:date="2015-05-26T14:01:00Z">
        <w:r w:rsidRPr="00C1390A">
          <w:rPr>
            <w:rFonts w:cs="Times New Roman"/>
            <w:color w:val="000000" w:themeColor="text1"/>
            <w:sz w:val="22"/>
            <w:lang w:val="en-GB"/>
          </w:rPr>
          <w:t>Grimmond</w:t>
        </w:r>
        <w:r>
          <w:rPr>
            <w:rFonts w:cs="Times New Roman"/>
            <w:color w:val="000000" w:themeColor="text1"/>
            <w:sz w:val="22"/>
            <w:vertAlign w:val="superscript"/>
            <w:lang w:val="en-GB"/>
          </w:rPr>
          <w:t>1</w:t>
        </w:r>
      </w:ins>
    </w:p>
    <w:p w14:paraId="55C32011" w14:textId="1FC1575D" w:rsidR="008855A7" w:rsidRPr="00C1390A" w:rsidRDefault="003432B1" w:rsidP="00E959E0">
      <w:pPr>
        <w:jc w:val="center"/>
        <w:rPr>
          <w:rFonts w:cs="Times New Roman"/>
          <w:color w:val="000000" w:themeColor="text1"/>
          <w:sz w:val="22"/>
          <w:lang w:val="en-GB"/>
        </w:rPr>
      </w:pPr>
      <w:r w:rsidRPr="00C1390A">
        <w:rPr>
          <w:rFonts w:cs="Times New Roman"/>
          <w:color w:val="000000" w:themeColor="text1"/>
          <w:sz w:val="22"/>
          <w:vertAlign w:val="superscript"/>
          <w:lang w:val="en-GB"/>
        </w:rPr>
        <w:t>1</w:t>
      </w:r>
      <w:ins w:id="8" w:author="Leena" w:date="2015-05-26T14:01:00Z">
        <w:r w:rsidR="009A2F49" w:rsidRPr="00C1390A">
          <w:rPr>
            <w:rFonts w:cs="Times New Roman"/>
            <w:color w:val="000000" w:themeColor="text1"/>
            <w:sz w:val="22"/>
            <w:lang w:val="en-GB"/>
          </w:rPr>
          <w:t>University of Reading</w:t>
        </w:r>
        <w:r w:rsidR="009A2F49">
          <w:rPr>
            <w:rFonts w:cs="Times New Roman"/>
            <w:color w:val="000000" w:themeColor="text1"/>
            <w:sz w:val="22"/>
            <w:lang w:val="en-GB"/>
          </w:rPr>
          <w:t>,</w:t>
        </w:r>
        <w:r w:rsidR="009A2F49" w:rsidRPr="00C1390A">
          <w:rPr>
            <w:rFonts w:cs="Times New Roman"/>
            <w:color w:val="000000" w:themeColor="text1"/>
            <w:sz w:val="22"/>
            <w:lang w:val="en-GB"/>
          </w:rPr>
          <w:t xml:space="preserve"> </w:t>
        </w:r>
        <w:r w:rsidR="009A2F49" w:rsidRPr="00C1390A">
          <w:rPr>
            <w:rFonts w:cs="Times New Roman"/>
            <w:color w:val="000000" w:themeColor="text1"/>
            <w:sz w:val="22"/>
            <w:vertAlign w:val="superscript"/>
            <w:lang w:val="en-GB"/>
          </w:rPr>
          <w:t>2</w:t>
        </w:r>
      </w:ins>
      <w:r w:rsidRPr="00C1390A">
        <w:rPr>
          <w:rFonts w:cs="Times New Roman"/>
          <w:color w:val="000000" w:themeColor="text1"/>
          <w:sz w:val="22"/>
          <w:lang w:val="en-GB"/>
        </w:rPr>
        <w:t>University of Helsinki</w:t>
      </w:r>
      <w:r w:rsidR="008D170B" w:rsidRPr="00C1390A">
        <w:rPr>
          <w:rFonts w:cs="Times New Roman"/>
          <w:color w:val="000000" w:themeColor="text1"/>
          <w:sz w:val="22"/>
          <w:lang w:val="en-GB"/>
        </w:rPr>
        <w:t xml:space="preserve">, </w:t>
      </w:r>
      <w:del w:id="9" w:author="Leena" w:date="2015-05-26T14:01:00Z">
        <w:r w:rsidR="008D170B" w:rsidRPr="00C1390A" w:rsidDel="009A2F49">
          <w:rPr>
            <w:rFonts w:cs="Times New Roman"/>
            <w:color w:val="000000" w:themeColor="text1"/>
            <w:sz w:val="22"/>
            <w:vertAlign w:val="superscript"/>
            <w:lang w:val="en-GB"/>
          </w:rPr>
          <w:delText>2</w:delText>
        </w:r>
        <w:r w:rsidR="008D170B" w:rsidRPr="00C1390A" w:rsidDel="009A2F49">
          <w:rPr>
            <w:rFonts w:cs="Times New Roman"/>
            <w:color w:val="000000" w:themeColor="text1"/>
            <w:sz w:val="22"/>
            <w:lang w:val="en-GB"/>
          </w:rPr>
          <w:delText>University of Reading,</w:delText>
        </w:r>
        <w:r w:rsidR="00DE0877" w:rsidRPr="00C1390A" w:rsidDel="009A2F49">
          <w:rPr>
            <w:rFonts w:cs="Times New Roman"/>
            <w:color w:val="000000" w:themeColor="text1"/>
            <w:sz w:val="22"/>
            <w:lang w:val="en-GB"/>
          </w:rPr>
          <w:delText xml:space="preserve"> </w:delText>
        </w:r>
      </w:del>
      <w:r w:rsidR="008D170B" w:rsidRPr="00C1390A">
        <w:rPr>
          <w:rFonts w:cs="Times New Roman"/>
          <w:color w:val="000000" w:themeColor="text1"/>
          <w:sz w:val="22"/>
          <w:vertAlign w:val="superscript"/>
          <w:lang w:val="en-GB"/>
        </w:rPr>
        <w:t>3</w:t>
      </w:r>
      <w:r w:rsidR="00DE0877" w:rsidRPr="00C1390A">
        <w:rPr>
          <w:rFonts w:cs="Times New Roman"/>
          <w:color w:val="000000" w:themeColor="text1"/>
          <w:sz w:val="22"/>
          <w:lang w:val="en-GB"/>
        </w:rPr>
        <w:t>University of Gothenburg</w:t>
      </w:r>
      <w:r w:rsidR="00955D8A" w:rsidRPr="00955D8A">
        <w:rPr>
          <w:rFonts w:cs="Times New Roman"/>
          <w:color w:val="000000" w:themeColor="text1"/>
          <w:sz w:val="22"/>
          <w:lang w:val="en-GB"/>
        </w:rPr>
        <w:t xml:space="preserve"> </w:t>
      </w:r>
    </w:p>
    <w:p w14:paraId="39B2148D" w14:textId="77777777" w:rsidR="007F34D7" w:rsidRPr="00C1390A" w:rsidRDefault="007F34D7">
      <w:pPr>
        <w:pStyle w:val="ListParagraph"/>
        <w:rPr>
          <w:rFonts w:cs="Times New Roman"/>
          <w:sz w:val="22"/>
          <w:lang w:val="en-GB"/>
        </w:rPr>
      </w:pPr>
    </w:p>
    <w:p w14:paraId="7FCB4008" w14:textId="77777777" w:rsidR="008855A7" w:rsidRPr="00C1390A" w:rsidRDefault="008855A7" w:rsidP="00E959E0">
      <w:pPr>
        <w:jc w:val="center"/>
        <w:rPr>
          <w:rFonts w:cs="Times New Roman"/>
          <w:sz w:val="22"/>
          <w:lang w:val="en-GB"/>
        </w:rPr>
      </w:pPr>
      <w:r w:rsidRPr="00C1390A">
        <w:rPr>
          <w:rFonts w:cs="Times New Roman"/>
          <w:sz w:val="22"/>
          <w:lang w:val="en-GB"/>
        </w:rPr>
        <w:t xml:space="preserve">Web page: </w:t>
      </w:r>
      <w:r w:rsidR="005C59DF" w:rsidRPr="00C1390A">
        <w:rPr>
          <w:rFonts w:cs="Times New Roman"/>
          <w:sz w:val="22"/>
          <w:lang w:val="en-GB"/>
        </w:rPr>
        <w:t>http://www.met.reading.ac.uk/micromet/</w:t>
      </w:r>
    </w:p>
    <w:p w14:paraId="336478CE" w14:textId="77777777" w:rsidR="008855A7" w:rsidRPr="00C1390A" w:rsidRDefault="008855A7" w:rsidP="00E959E0">
      <w:pPr>
        <w:jc w:val="center"/>
        <w:rPr>
          <w:sz w:val="22"/>
          <w:lang w:val="en-GB"/>
        </w:rPr>
      </w:pPr>
      <w:bookmarkStart w:id="10" w:name="email"/>
      <w:r w:rsidRPr="00C1390A">
        <w:rPr>
          <w:rFonts w:cs="Times New Roman"/>
          <w:sz w:val="22"/>
          <w:lang w:val="en-GB"/>
        </w:rPr>
        <w:t>Email address</w:t>
      </w:r>
      <w:bookmarkEnd w:id="10"/>
      <w:r w:rsidRPr="00C1390A">
        <w:rPr>
          <w:rFonts w:cs="Times New Roman"/>
          <w:sz w:val="22"/>
          <w:lang w:val="en-GB"/>
        </w:rPr>
        <w:t xml:space="preserve">: </w:t>
      </w:r>
      <w:r w:rsidR="00C66064" w:rsidRPr="00C1390A">
        <w:rPr>
          <w:rFonts w:cs="Times New Roman"/>
          <w:sz w:val="22"/>
          <w:lang w:val="en-GB"/>
        </w:rPr>
        <w:t>c.s.grimmond@reading.ac.uk</w:t>
      </w:r>
    </w:p>
    <w:p w14:paraId="307B4117" w14:textId="77777777" w:rsidR="008855A7" w:rsidRPr="001C53F7" w:rsidRDefault="008855A7" w:rsidP="00E959E0">
      <w:pPr>
        <w:jc w:val="center"/>
        <w:rPr>
          <w:rFonts w:cs="Times New Roman"/>
          <w:lang w:val="en-GB"/>
        </w:rPr>
      </w:pPr>
    </w:p>
    <w:sdt>
      <w:sdtPr>
        <w:rPr>
          <w:color w:val="0000FF" w:themeColor="hyperlink"/>
          <w:sz w:val="18"/>
          <w:szCs w:val="18"/>
          <w:u w:val="single"/>
          <w:lang w:val="en-GB"/>
        </w:rPr>
        <w:id w:val="11808985"/>
        <w:docPartObj>
          <w:docPartGallery w:val="Table of Contents"/>
          <w:docPartUnique/>
        </w:docPartObj>
      </w:sdtPr>
      <w:sdtEndPr>
        <w:rPr>
          <w:szCs w:val="20"/>
          <w:u w:val="none"/>
        </w:rPr>
      </w:sdtEndPr>
      <w:sdtContent>
        <w:p w14:paraId="037CE96C" w14:textId="77777777" w:rsidR="008855A7" w:rsidRPr="00A858C0" w:rsidRDefault="008855A7" w:rsidP="00286D1D">
          <w:pPr>
            <w:pStyle w:val="ListParagraph"/>
            <w:rPr>
              <w:sz w:val="22"/>
              <w:szCs w:val="18"/>
              <w:lang w:val="en-GB"/>
            </w:rPr>
          </w:pPr>
          <w:r w:rsidRPr="00A858C0">
            <w:rPr>
              <w:rStyle w:val="Heading2Char"/>
              <w:rFonts w:eastAsia="MS Mincho"/>
              <w:sz w:val="22"/>
              <w:szCs w:val="18"/>
            </w:rPr>
            <w:t>Table of Contents</w:t>
          </w:r>
        </w:p>
        <w:p w14:paraId="258301DF" w14:textId="77777777" w:rsidR="00056EEC" w:rsidRPr="00056EEC" w:rsidRDefault="00F9692D" w:rsidP="00056EEC">
          <w:pPr>
            <w:pStyle w:val="TOC1"/>
            <w:rPr>
              <w:rFonts w:asciiTheme="minorHAnsi" w:eastAsiaTheme="minorEastAsia" w:hAnsiTheme="minorHAnsi"/>
              <w:noProof/>
              <w:szCs w:val="20"/>
              <w:lang w:val="en-GB" w:eastAsia="en-GB"/>
            </w:rPr>
          </w:pPr>
          <w:r w:rsidRPr="00056EEC">
            <w:rPr>
              <w:szCs w:val="20"/>
              <w:lang w:val="en-GB"/>
            </w:rPr>
            <w:fldChar w:fldCharType="begin"/>
          </w:r>
          <w:r w:rsidR="00C9647A" w:rsidRPr="00056EEC">
            <w:rPr>
              <w:szCs w:val="20"/>
              <w:lang w:val="en-GB"/>
            </w:rPr>
            <w:instrText xml:space="preserve"> TOC \o "1-3" \h \z \u </w:instrText>
          </w:r>
          <w:r w:rsidRPr="00056EEC">
            <w:rPr>
              <w:szCs w:val="20"/>
              <w:lang w:val="en-GB"/>
            </w:rPr>
            <w:fldChar w:fldCharType="separate"/>
          </w:r>
          <w:hyperlink w:anchor="_Toc414112020" w:history="1">
            <w:r w:rsidR="00056EEC" w:rsidRPr="00056EEC">
              <w:rPr>
                <w:rStyle w:val="Hyperlink"/>
                <w:noProof/>
                <w:szCs w:val="20"/>
              </w:rPr>
              <w:t>1</w:t>
            </w:r>
            <w:r w:rsidR="00056EEC" w:rsidRPr="00056EEC">
              <w:rPr>
                <w:rFonts w:asciiTheme="minorHAnsi" w:eastAsiaTheme="minorEastAsia" w:hAnsiTheme="minorHAnsi"/>
                <w:noProof/>
                <w:szCs w:val="20"/>
                <w:lang w:val="en-GB" w:eastAsia="en-GB"/>
              </w:rPr>
              <w:tab/>
            </w:r>
            <w:r w:rsidR="00056EEC" w:rsidRPr="00056EEC">
              <w:rPr>
                <w:rStyle w:val="Hyperlink"/>
                <w:noProof/>
                <w:szCs w:val="20"/>
              </w:rPr>
              <w:t>Introduction</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_Toc414112020 \h </w:instrText>
            </w:r>
            <w:r w:rsidR="00056EEC" w:rsidRPr="00056EEC">
              <w:rPr>
                <w:noProof/>
                <w:webHidden/>
                <w:szCs w:val="20"/>
              </w:rPr>
            </w:r>
            <w:r w:rsidR="00056EEC" w:rsidRPr="00056EEC">
              <w:rPr>
                <w:noProof/>
                <w:webHidden/>
                <w:szCs w:val="20"/>
              </w:rPr>
              <w:fldChar w:fldCharType="separate"/>
            </w:r>
            <w:r w:rsidR="00056EEC">
              <w:rPr>
                <w:noProof/>
                <w:webHidden/>
                <w:szCs w:val="20"/>
              </w:rPr>
              <w:t>2</w:t>
            </w:r>
            <w:r w:rsidR="00056EEC" w:rsidRPr="00056EEC">
              <w:rPr>
                <w:noProof/>
                <w:webHidden/>
                <w:szCs w:val="20"/>
              </w:rPr>
              <w:fldChar w:fldCharType="end"/>
            </w:r>
          </w:hyperlink>
        </w:p>
        <w:p w14:paraId="2DEB8EE5"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21" w:history="1">
            <w:r w:rsidR="00056EEC" w:rsidRPr="00056EEC">
              <w:rPr>
                <w:rStyle w:val="Hyperlink"/>
                <w:noProof/>
                <w:sz w:val="18"/>
                <w:szCs w:val="20"/>
              </w:rPr>
              <w:t>New in SUEWS Version 2015a (released X</w:t>
            </w:r>
            <w:r w:rsidR="00056EEC" w:rsidRPr="00056EEC">
              <w:rPr>
                <w:rStyle w:val="Hyperlink"/>
                <w:noProof/>
                <w:sz w:val="18"/>
                <w:szCs w:val="20"/>
                <w:highlight w:val="yellow"/>
              </w:rPr>
              <w:t>XXX</w:t>
            </w:r>
            <w:r w:rsidR="00056EEC" w:rsidRPr="00056EEC">
              <w:rPr>
                <w:rStyle w:val="Hyperlink"/>
                <w:noProof/>
                <w:sz w:val="18"/>
                <w:szCs w:val="20"/>
              </w:rPr>
              <w: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_Toc414112021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4</w:t>
            </w:r>
            <w:r w:rsidR="00056EEC" w:rsidRPr="00056EEC">
              <w:rPr>
                <w:noProof/>
                <w:webHidden/>
                <w:sz w:val="18"/>
                <w:szCs w:val="20"/>
              </w:rPr>
              <w:fldChar w:fldCharType="end"/>
            </w:r>
          </w:hyperlink>
        </w:p>
        <w:p w14:paraId="40D5BA96"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22" w:history="1">
            <w:r w:rsidR="00056EEC" w:rsidRPr="00056EEC">
              <w:rPr>
                <w:rStyle w:val="Hyperlink"/>
                <w:noProof/>
                <w:szCs w:val="20"/>
              </w:rPr>
              <w:t>2</w:t>
            </w:r>
            <w:r w:rsidR="00056EEC" w:rsidRPr="00056EEC">
              <w:rPr>
                <w:rFonts w:asciiTheme="minorHAnsi" w:eastAsiaTheme="minorEastAsia" w:hAnsiTheme="minorHAnsi"/>
                <w:noProof/>
                <w:szCs w:val="20"/>
                <w:lang w:val="en-GB" w:eastAsia="en-GB"/>
              </w:rPr>
              <w:tab/>
            </w:r>
            <w:r w:rsidR="00056EEC" w:rsidRPr="00056EEC">
              <w:rPr>
                <w:rStyle w:val="Hyperlink"/>
                <w:noProof/>
                <w:szCs w:val="20"/>
              </w:rPr>
              <w:t>Notation (in alphabetical order)</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_Toc414112022 \h </w:instrText>
            </w:r>
            <w:r w:rsidR="00056EEC" w:rsidRPr="00056EEC">
              <w:rPr>
                <w:noProof/>
                <w:webHidden/>
                <w:szCs w:val="20"/>
              </w:rPr>
            </w:r>
            <w:r w:rsidR="00056EEC" w:rsidRPr="00056EEC">
              <w:rPr>
                <w:noProof/>
                <w:webHidden/>
                <w:szCs w:val="20"/>
              </w:rPr>
              <w:fldChar w:fldCharType="separate"/>
            </w:r>
            <w:r w:rsidR="00056EEC">
              <w:rPr>
                <w:noProof/>
                <w:webHidden/>
                <w:szCs w:val="20"/>
              </w:rPr>
              <w:t>5</w:t>
            </w:r>
            <w:r w:rsidR="00056EEC" w:rsidRPr="00056EEC">
              <w:rPr>
                <w:noProof/>
                <w:webHidden/>
                <w:szCs w:val="20"/>
              </w:rPr>
              <w:fldChar w:fldCharType="end"/>
            </w:r>
          </w:hyperlink>
        </w:p>
        <w:p w14:paraId="6263ECB3"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23" w:history="1">
            <w:r w:rsidR="00056EEC" w:rsidRPr="00056EEC">
              <w:rPr>
                <w:rStyle w:val="Hyperlink"/>
                <w:noProof/>
                <w:sz w:val="18"/>
                <w:szCs w:val="20"/>
              </w:rPr>
              <w:t>Contact Information</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_Toc414112023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5</w:t>
            </w:r>
            <w:r w:rsidR="00056EEC" w:rsidRPr="00056EEC">
              <w:rPr>
                <w:noProof/>
                <w:webHidden/>
                <w:sz w:val="18"/>
                <w:szCs w:val="20"/>
              </w:rPr>
              <w:fldChar w:fldCharType="end"/>
            </w:r>
          </w:hyperlink>
        </w:p>
        <w:p w14:paraId="2E7C718F"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24" w:history="1">
            <w:r w:rsidR="00056EEC" w:rsidRPr="00056EEC">
              <w:rPr>
                <w:rStyle w:val="Hyperlink"/>
                <w:noProof/>
                <w:szCs w:val="20"/>
              </w:rPr>
              <w:t>3</w:t>
            </w:r>
            <w:r w:rsidR="00056EEC" w:rsidRPr="00056EEC">
              <w:rPr>
                <w:rFonts w:asciiTheme="minorHAnsi" w:eastAsiaTheme="minorEastAsia" w:hAnsiTheme="minorHAnsi"/>
                <w:noProof/>
                <w:szCs w:val="20"/>
                <w:lang w:val="en-GB" w:eastAsia="en-GB"/>
              </w:rPr>
              <w:tab/>
            </w:r>
            <w:r w:rsidR="00056EEC" w:rsidRPr="00056EEC">
              <w:rPr>
                <w:rStyle w:val="Hyperlink"/>
                <w:noProof/>
                <w:szCs w:val="20"/>
              </w:rPr>
              <w:t>Preparing to run the model</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_Toc414112024 \h </w:instrText>
            </w:r>
            <w:r w:rsidR="00056EEC" w:rsidRPr="00056EEC">
              <w:rPr>
                <w:noProof/>
                <w:webHidden/>
                <w:szCs w:val="20"/>
              </w:rPr>
            </w:r>
            <w:r w:rsidR="00056EEC" w:rsidRPr="00056EEC">
              <w:rPr>
                <w:noProof/>
                <w:webHidden/>
                <w:szCs w:val="20"/>
              </w:rPr>
              <w:fldChar w:fldCharType="separate"/>
            </w:r>
            <w:r w:rsidR="00056EEC">
              <w:rPr>
                <w:noProof/>
                <w:webHidden/>
                <w:szCs w:val="20"/>
              </w:rPr>
              <w:t>6</w:t>
            </w:r>
            <w:r w:rsidR="00056EEC" w:rsidRPr="00056EEC">
              <w:rPr>
                <w:noProof/>
                <w:webHidden/>
                <w:szCs w:val="20"/>
              </w:rPr>
              <w:fldChar w:fldCharType="end"/>
            </w:r>
          </w:hyperlink>
        </w:p>
        <w:p w14:paraId="771D4F51"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25" w:history="1">
            <w:r w:rsidR="00056EEC" w:rsidRPr="00056EEC">
              <w:rPr>
                <w:rStyle w:val="Hyperlink"/>
                <w:noProof/>
                <w:sz w:val="18"/>
                <w:szCs w:val="20"/>
              </w:rPr>
              <w:t>3.1</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Further help with starting to prepare the data</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_Toc414112025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8</w:t>
            </w:r>
            <w:r w:rsidR="00056EEC" w:rsidRPr="00056EEC">
              <w:rPr>
                <w:noProof/>
                <w:webHidden/>
                <w:sz w:val="18"/>
                <w:szCs w:val="20"/>
              </w:rPr>
              <w:fldChar w:fldCharType="end"/>
            </w:r>
          </w:hyperlink>
        </w:p>
        <w:p w14:paraId="3A78C47F"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26" w:history="1">
            <w:r w:rsidR="00056EEC" w:rsidRPr="00056EEC">
              <w:rPr>
                <w:rStyle w:val="Hyperlink"/>
                <w:noProof/>
                <w:sz w:val="18"/>
                <w:szCs w:val="20"/>
              </w:rPr>
              <w:t>3.2</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Input and output files</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_Toc414112026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9</w:t>
            </w:r>
            <w:r w:rsidR="00056EEC" w:rsidRPr="00056EEC">
              <w:rPr>
                <w:noProof/>
                <w:webHidden/>
                <w:sz w:val="18"/>
                <w:szCs w:val="20"/>
              </w:rPr>
              <w:fldChar w:fldCharType="end"/>
            </w:r>
          </w:hyperlink>
        </w:p>
        <w:p w14:paraId="46170F88"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27" w:history="1">
            <w:r w:rsidR="00056EEC" w:rsidRPr="00056EEC">
              <w:rPr>
                <w:rStyle w:val="Hyperlink"/>
                <w:noProof/>
                <w:szCs w:val="20"/>
              </w:rPr>
              <w:t>4</w:t>
            </w:r>
            <w:r w:rsidR="00056EEC" w:rsidRPr="00056EEC">
              <w:rPr>
                <w:rFonts w:asciiTheme="minorHAnsi" w:eastAsiaTheme="minorEastAsia" w:hAnsiTheme="minorHAnsi"/>
                <w:noProof/>
                <w:szCs w:val="20"/>
                <w:lang w:val="en-GB" w:eastAsia="en-GB"/>
              </w:rPr>
              <w:tab/>
            </w:r>
            <w:r w:rsidR="00056EEC" w:rsidRPr="00056EEC">
              <w:rPr>
                <w:rStyle w:val="Hyperlink"/>
                <w:noProof/>
                <w:szCs w:val="20"/>
              </w:rPr>
              <w:t>Input files</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_Toc414112027 \h </w:instrText>
            </w:r>
            <w:r w:rsidR="00056EEC" w:rsidRPr="00056EEC">
              <w:rPr>
                <w:noProof/>
                <w:webHidden/>
                <w:szCs w:val="20"/>
              </w:rPr>
            </w:r>
            <w:r w:rsidR="00056EEC" w:rsidRPr="00056EEC">
              <w:rPr>
                <w:noProof/>
                <w:webHidden/>
                <w:szCs w:val="20"/>
              </w:rPr>
              <w:fldChar w:fldCharType="separate"/>
            </w:r>
            <w:r w:rsidR="00056EEC">
              <w:rPr>
                <w:noProof/>
                <w:webHidden/>
                <w:szCs w:val="20"/>
              </w:rPr>
              <w:t>10</w:t>
            </w:r>
            <w:r w:rsidR="00056EEC" w:rsidRPr="00056EEC">
              <w:rPr>
                <w:noProof/>
                <w:webHidden/>
                <w:szCs w:val="20"/>
              </w:rPr>
              <w:fldChar w:fldCharType="end"/>
            </w:r>
          </w:hyperlink>
        </w:p>
        <w:p w14:paraId="7DBBB49C"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28" w:history="1">
            <w:r w:rsidR="00056EEC" w:rsidRPr="00056EEC">
              <w:rPr>
                <w:rStyle w:val="Hyperlink"/>
                <w:noProof/>
                <w:sz w:val="18"/>
                <w:szCs w:val="20"/>
              </w:rPr>
              <w:t>4.1 RunControl.nml</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_Toc414112028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10</w:t>
            </w:r>
            <w:r w:rsidR="00056EEC" w:rsidRPr="00056EEC">
              <w:rPr>
                <w:noProof/>
                <w:webHidden/>
                <w:sz w:val="18"/>
                <w:szCs w:val="20"/>
              </w:rPr>
              <w:fldChar w:fldCharType="end"/>
            </w:r>
          </w:hyperlink>
        </w:p>
        <w:p w14:paraId="250CCD91"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29" w:history="1">
            <w:r w:rsidR="00056EEC" w:rsidRPr="00056EEC">
              <w:rPr>
                <w:rStyle w:val="Hyperlink"/>
                <w:noProof/>
                <w:sz w:val="18"/>
                <w:szCs w:val="20"/>
              </w:rPr>
              <w:t>4.2</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SUEWS_SiteSelect.txt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_Toc414112029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13</w:t>
            </w:r>
            <w:r w:rsidR="00056EEC" w:rsidRPr="00056EEC">
              <w:rPr>
                <w:noProof/>
                <w:webHidden/>
                <w:sz w:val="18"/>
                <w:szCs w:val="20"/>
              </w:rPr>
              <w:fldChar w:fldCharType="end"/>
            </w:r>
          </w:hyperlink>
        </w:p>
        <w:p w14:paraId="7737081E"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0" w:history="1">
            <w:r w:rsidR="00056EEC" w:rsidRPr="00056EEC">
              <w:rPr>
                <w:rStyle w:val="Hyperlink"/>
                <w:noProof/>
                <w:sz w:val="18"/>
                <w:szCs w:val="20"/>
              </w:rPr>
              <w:t>4.2.1</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Day Light Saving (DLS)</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_Toc414112030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17</w:t>
            </w:r>
            <w:r w:rsidR="00056EEC" w:rsidRPr="00056EEC">
              <w:rPr>
                <w:noProof/>
                <w:webHidden/>
                <w:sz w:val="18"/>
                <w:szCs w:val="20"/>
              </w:rPr>
              <w:fldChar w:fldCharType="end"/>
            </w:r>
          </w:hyperlink>
        </w:p>
        <w:p w14:paraId="153F5BF0"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1" w:history="1">
            <w:r w:rsidR="00056EEC" w:rsidRPr="00056EEC">
              <w:rPr>
                <w:rStyle w:val="Hyperlink"/>
                <w:noProof/>
                <w:sz w:val="18"/>
                <w:szCs w:val="20"/>
              </w:rPr>
              <w:t>4.2.2</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Grid Connections (water flow between grids)</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_Toc414112031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17</w:t>
            </w:r>
            <w:r w:rsidR="00056EEC" w:rsidRPr="00056EEC">
              <w:rPr>
                <w:noProof/>
                <w:webHidden/>
                <w:sz w:val="18"/>
                <w:szCs w:val="20"/>
              </w:rPr>
              <w:fldChar w:fldCharType="end"/>
            </w:r>
          </w:hyperlink>
        </w:p>
        <w:p w14:paraId="3AB6D58A"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2" w:history="1">
            <w:r w:rsidR="00056EEC" w:rsidRPr="00056EEC">
              <w:rPr>
                <w:rStyle w:val="Hyperlink"/>
                <w:noProof/>
                <w:sz w:val="18"/>
                <w:szCs w:val="20"/>
                <w:lang w:val="en-US"/>
              </w:rPr>
              <w:t>4.2.3</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lang w:val="en-US"/>
              </w:rPr>
              <w:t>SUEWS_NonVeg.txt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_Toc414112032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18</w:t>
            </w:r>
            <w:r w:rsidR="00056EEC" w:rsidRPr="00056EEC">
              <w:rPr>
                <w:noProof/>
                <w:webHidden/>
                <w:sz w:val="18"/>
                <w:szCs w:val="20"/>
              </w:rPr>
              <w:fldChar w:fldCharType="end"/>
            </w:r>
          </w:hyperlink>
        </w:p>
        <w:p w14:paraId="132AD053"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3" w:history="1">
            <w:r w:rsidR="00056EEC" w:rsidRPr="00056EEC">
              <w:rPr>
                <w:rStyle w:val="Hyperlink"/>
                <w:noProof/>
                <w:sz w:val="18"/>
                <w:szCs w:val="20"/>
                <w:lang w:val="en-US"/>
              </w:rPr>
              <w:t>4.2.4</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lang w:val="en-US"/>
              </w:rPr>
              <w:t>SUEWS_Veg.txt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_Toc414112033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19</w:t>
            </w:r>
            <w:r w:rsidR="00056EEC" w:rsidRPr="00056EEC">
              <w:rPr>
                <w:noProof/>
                <w:webHidden/>
                <w:sz w:val="18"/>
                <w:szCs w:val="20"/>
              </w:rPr>
              <w:fldChar w:fldCharType="end"/>
            </w:r>
          </w:hyperlink>
        </w:p>
        <w:p w14:paraId="6C86B4AD"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4" w:history="1">
            <w:r w:rsidR="00056EEC" w:rsidRPr="00056EEC">
              <w:rPr>
                <w:rStyle w:val="Hyperlink"/>
                <w:noProof/>
                <w:sz w:val="18"/>
                <w:szCs w:val="20"/>
                <w:lang w:val="en-US"/>
              </w:rPr>
              <w:t>4.2.5</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lang w:val="en-US"/>
              </w:rPr>
              <w:t>SUEWS_Water.txt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_Toc414112034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22</w:t>
            </w:r>
            <w:r w:rsidR="00056EEC" w:rsidRPr="00056EEC">
              <w:rPr>
                <w:noProof/>
                <w:webHidden/>
                <w:sz w:val="18"/>
                <w:szCs w:val="20"/>
              </w:rPr>
              <w:fldChar w:fldCharType="end"/>
            </w:r>
          </w:hyperlink>
        </w:p>
        <w:p w14:paraId="06CE375A"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5" w:history="1">
            <w:r w:rsidR="00056EEC" w:rsidRPr="00056EEC">
              <w:rPr>
                <w:rStyle w:val="Hyperlink"/>
                <w:noProof/>
                <w:sz w:val="18"/>
                <w:szCs w:val="20"/>
                <w:lang w:val="en-US"/>
              </w:rPr>
              <w:t>4.2.6</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lang w:val="en-US"/>
              </w:rPr>
              <w:t>SUEWS_Snow.txt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_Toc414112035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23</w:t>
            </w:r>
            <w:r w:rsidR="00056EEC" w:rsidRPr="00056EEC">
              <w:rPr>
                <w:noProof/>
                <w:webHidden/>
                <w:sz w:val="18"/>
                <w:szCs w:val="20"/>
              </w:rPr>
              <w:fldChar w:fldCharType="end"/>
            </w:r>
          </w:hyperlink>
        </w:p>
        <w:p w14:paraId="302E3DC1"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6" w:history="1">
            <w:r w:rsidR="00056EEC" w:rsidRPr="00056EEC">
              <w:rPr>
                <w:rStyle w:val="Hyperlink"/>
                <w:noProof/>
                <w:sz w:val="18"/>
                <w:szCs w:val="20"/>
                <w:lang w:val="en-US"/>
              </w:rPr>
              <w:t>4.2.7</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lang w:val="en-US"/>
              </w:rPr>
              <w:t>SUEWS_Soil.txt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_Toc414112036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24</w:t>
            </w:r>
            <w:r w:rsidR="00056EEC" w:rsidRPr="00056EEC">
              <w:rPr>
                <w:noProof/>
                <w:webHidden/>
                <w:sz w:val="18"/>
                <w:szCs w:val="20"/>
              </w:rPr>
              <w:fldChar w:fldCharType="end"/>
            </w:r>
          </w:hyperlink>
        </w:p>
        <w:p w14:paraId="7903E895"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7" w:history="1">
            <w:r w:rsidR="00056EEC" w:rsidRPr="00056EEC">
              <w:rPr>
                <w:rStyle w:val="Hyperlink"/>
                <w:noProof/>
                <w:sz w:val="18"/>
                <w:szCs w:val="20"/>
              </w:rPr>
              <w:t>4.2.8</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SUEWS_Conductance.txt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_Toc414112037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24</w:t>
            </w:r>
            <w:r w:rsidR="00056EEC" w:rsidRPr="00056EEC">
              <w:rPr>
                <w:noProof/>
                <w:webHidden/>
                <w:sz w:val="18"/>
                <w:szCs w:val="20"/>
              </w:rPr>
              <w:fldChar w:fldCharType="end"/>
            </w:r>
          </w:hyperlink>
        </w:p>
        <w:p w14:paraId="25FE834F"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8" w:history="1">
            <w:r w:rsidR="00056EEC" w:rsidRPr="00056EEC">
              <w:rPr>
                <w:rStyle w:val="Hyperlink"/>
                <w:noProof/>
                <w:sz w:val="18"/>
                <w:szCs w:val="20"/>
              </w:rPr>
              <w:t>4.2.9</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SUEWS_AnthropogenicHeat.txt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_Toc414112038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25</w:t>
            </w:r>
            <w:r w:rsidR="00056EEC" w:rsidRPr="00056EEC">
              <w:rPr>
                <w:noProof/>
                <w:webHidden/>
                <w:sz w:val="18"/>
                <w:szCs w:val="20"/>
              </w:rPr>
              <w:fldChar w:fldCharType="end"/>
            </w:r>
          </w:hyperlink>
        </w:p>
        <w:p w14:paraId="300025D2"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39" w:history="1">
            <w:r w:rsidR="00056EEC" w:rsidRPr="00056EEC">
              <w:rPr>
                <w:rStyle w:val="Hyperlink"/>
                <w:noProof/>
                <w:sz w:val="18"/>
                <w:szCs w:val="20"/>
                <w:lang w:val="en-US"/>
              </w:rPr>
              <w:t>4.2.10</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lang w:val="en-US"/>
              </w:rPr>
              <w:t>SUEWS_Irrigation.txt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_Toc414112039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26</w:t>
            </w:r>
            <w:r w:rsidR="00056EEC" w:rsidRPr="00056EEC">
              <w:rPr>
                <w:noProof/>
                <w:webHidden/>
                <w:sz w:val="18"/>
                <w:szCs w:val="20"/>
              </w:rPr>
              <w:fldChar w:fldCharType="end"/>
            </w:r>
          </w:hyperlink>
        </w:p>
        <w:p w14:paraId="10B7C501"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40" w:history="1">
            <w:r w:rsidR="00056EEC" w:rsidRPr="00056EEC">
              <w:rPr>
                <w:rStyle w:val="Hyperlink"/>
                <w:noProof/>
                <w:sz w:val="18"/>
                <w:szCs w:val="20"/>
              </w:rPr>
              <w:t>4.2.11</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SUEWS_Profiles.txt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_Toc414112040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26</w:t>
            </w:r>
            <w:r w:rsidR="00056EEC" w:rsidRPr="00056EEC">
              <w:rPr>
                <w:noProof/>
                <w:webHidden/>
                <w:sz w:val="18"/>
                <w:szCs w:val="20"/>
              </w:rPr>
              <w:fldChar w:fldCharType="end"/>
            </w:r>
          </w:hyperlink>
        </w:p>
        <w:p w14:paraId="750D776D"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41" w:history="1">
            <w:r w:rsidR="00056EEC" w:rsidRPr="00056EEC">
              <w:rPr>
                <w:rStyle w:val="Hyperlink"/>
                <w:noProof/>
                <w:sz w:val="18"/>
                <w:szCs w:val="20"/>
              </w:rPr>
              <w:t>4.2.12</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SUEWS_WithinGridWaterDist.txt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_Toc414112041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27</w:t>
            </w:r>
            <w:r w:rsidR="00056EEC" w:rsidRPr="00056EEC">
              <w:rPr>
                <w:noProof/>
                <w:webHidden/>
                <w:sz w:val="18"/>
                <w:szCs w:val="20"/>
              </w:rPr>
              <w:fldChar w:fldCharType="end"/>
            </w:r>
          </w:hyperlink>
        </w:p>
        <w:p w14:paraId="20AB760E" w14:textId="77777777" w:rsidR="00056EEC" w:rsidRPr="00056EEC" w:rsidRDefault="009A2F49" w:rsidP="00056EEC">
          <w:pPr>
            <w:pStyle w:val="TOC3"/>
            <w:tabs>
              <w:tab w:val="left" w:pos="1100"/>
              <w:tab w:val="right" w:leader="dot" w:pos="9060"/>
            </w:tabs>
            <w:spacing w:after="0"/>
            <w:rPr>
              <w:rFonts w:asciiTheme="minorHAnsi" w:eastAsiaTheme="minorEastAsia" w:hAnsiTheme="minorHAnsi"/>
              <w:noProof/>
              <w:sz w:val="18"/>
              <w:szCs w:val="20"/>
              <w:lang w:val="en-GB" w:eastAsia="en-GB"/>
            </w:rPr>
          </w:pPr>
          <w:hyperlink w:anchor="_Toc414112042" w:history="1">
            <w:r w:rsidR="00056EEC" w:rsidRPr="00056EEC">
              <w:rPr>
                <w:rStyle w:val="Hyperlink"/>
                <w:noProof/>
                <w:sz w:val="18"/>
                <w:szCs w:val="20"/>
                <w:lang w:val="en-GB"/>
              </w:rPr>
              <w:t>4.2.13</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lang w:val="en-GB"/>
              </w:rPr>
              <w:t>SUEWS_OHMCoefficients.txt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_Toc414112042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28</w:t>
            </w:r>
            <w:r w:rsidR="00056EEC" w:rsidRPr="00056EEC">
              <w:rPr>
                <w:noProof/>
                <w:webHidden/>
                <w:sz w:val="18"/>
                <w:szCs w:val="20"/>
              </w:rPr>
              <w:fldChar w:fldCharType="end"/>
            </w:r>
          </w:hyperlink>
        </w:p>
        <w:p w14:paraId="6CDCA876"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43" w:history="1">
            <w:r w:rsidR="00056EEC" w:rsidRPr="00056EEC">
              <w:rPr>
                <w:rStyle w:val="Hyperlink"/>
                <w:noProof/>
                <w:sz w:val="18"/>
                <w:szCs w:val="20"/>
              </w:rPr>
              <w:t>4.5</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Holidays.txt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_Toc414112043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28</w:t>
            </w:r>
            <w:r w:rsidR="00056EEC" w:rsidRPr="00056EEC">
              <w:rPr>
                <w:noProof/>
                <w:webHidden/>
                <w:sz w:val="18"/>
                <w:szCs w:val="20"/>
              </w:rPr>
              <w:fldChar w:fldCharType="end"/>
            </w:r>
          </w:hyperlink>
        </w:p>
        <w:p w14:paraId="6837AB9A"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44" w:history="1">
            <w:r w:rsidR="00056EEC" w:rsidRPr="00056EEC">
              <w:rPr>
                <w:rStyle w:val="Hyperlink"/>
                <w:noProof/>
                <w:sz w:val="18"/>
                <w:szCs w:val="20"/>
              </w:rPr>
              <w:t>4.6</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InitialConditionsSSss_YYYY.nml</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_Toc414112044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29</w:t>
            </w:r>
            <w:r w:rsidR="00056EEC" w:rsidRPr="00056EEC">
              <w:rPr>
                <w:noProof/>
                <w:webHidden/>
                <w:sz w:val="18"/>
                <w:szCs w:val="20"/>
              </w:rPr>
              <w:fldChar w:fldCharType="end"/>
            </w:r>
          </w:hyperlink>
        </w:p>
        <w:p w14:paraId="3ABF3326"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45" w:history="1">
            <w:r w:rsidR="00056EEC" w:rsidRPr="00056EEC">
              <w:rPr>
                <w:rStyle w:val="Hyperlink"/>
                <w:noProof/>
                <w:sz w:val="18"/>
                <w:szCs w:val="20"/>
              </w:rPr>
              <w:t>4.7</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Meteorological input file (SSss_YYYY_data.txt)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_Toc414112045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30</w:t>
            </w:r>
            <w:r w:rsidR="00056EEC" w:rsidRPr="00056EEC">
              <w:rPr>
                <w:noProof/>
                <w:webHidden/>
                <w:sz w:val="18"/>
                <w:szCs w:val="20"/>
              </w:rPr>
              <w:fldChar w:fldCharType="end"/>
            </w:r>
          </w:hyperlink>
        </w:p>
        <w:p w14:paraId="541A0A7A"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46" w:history="1">
            <w:r w:rsidR="00056EEC" w:rsidRPr="00056EEC">
              <w:rPr>
                <w:rStyle w:val="Hyperlink"/>
                <w:noProof/>
                <w:sz w:val="18"/>
                <w:szCs w:val="20"/>
              </w:rPr>
              <w:t>4.8</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CBL input file (CBLInput.nml)</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_Toc414112046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31</w:t>
            </w:r>
            <w:r w:rsidR="00056EEC" w:rsidRPr="00056EEC">
              <w:rPr>
                <w:noProof/>
                <w:webHidden/>
                <w:sz w:val="18"/>
                <w:szCs w:val="20"/>
              </w:rPr>
              <w:fldChar w:fldCharType="end"/>
            </w:r>
          </w:hyperlink>
        </w:p>
        <w:p w14:paraId="0610C3B7"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47" w:history="1">
            <w:r w:rsidR="00056EEC" w:rsidRPr="00056EEC">
              <w:rPr>
                <w:rStyle w:val="Hyperlink"/>
                <w:noProof/>
                <w:sz w:val="18"/>
                <w:szCs w:val="20"/>
              </w:rPr>
              <w:t>4.9</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CBL_initial_data.txt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_Toc414112047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32</w:t>
            </w:r>
            <w:r w:rsidR="00056EEC" w:rsidRPr="00056EEC">
              <w:rPr>
                <w:noProof/>
                <w:webHidden/>
                <w:sz w:val="18"/>
                <w:szCs w:val="20"/>
              </w:rPr>
              <w:fldChar w:fldCharType="end"/>
            </w:r>
          </w:hyperlink>
        </w:p>
        <w:p w14:paraId="4C30EB58"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48" w:history="1">
            <w:r w:rsidR="00056EEC" w:rsidRPr="00056EEC">
              <w:rPr>
                <w:rStyle w:val="Hyperlink"/>
                <w:noProof/>
                <w:sz w:val="18"/>
                <w:szCs w:val="20"/>
              </w:rPr>
              <w:t>4.10</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SOLWEIG input files</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_Toc414112048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32</w:t>
            </w:r>
            <w:r w:rsidR="00056EEC" w:rsidRPr="00056EEC">
              <w:rPr>
                <w:noProof/>
                <w:webHidden/>
                <w:sz w:val="18"/>
                <w:szCs w:val="20"/>
              </w:rPr>
              <w:fldChar w:fldCharType="end"/>
            </w:r>
          </w:hyperlink>
        </w:p>
        <w:p w14:paraId="0BC15ABA"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49" w:history="1">
            <w:r w:rsidR="00056EEC" w:rsidRPr="00056EEC">
              <w:rPr>
                <w:rStyle w:val="Hyperlink"/>
                <w:noProof/>
                <w:szCs w:val="20"/>
              </w:rPr>
              <w:t>5</w:t>
            </w:r>
            <w:r w:rsidR="00056EEC" w:rsidRPr="00056EEC">
              <w:rPr>
                <w:rFonts w:asciiTheme="minorHAnsi" w:eastAsiaTheme="minorEastAsia" w:hAnsiTheme="minorHAnsi"/>
                <w:noProof/>
                <w:szCs w:val="20"/>
                <w:lang w:val="en-GB" w:eastAsia="en-GB"/>
              </w:rPr>
              <w:tab/>
            </w:r>
            <w:r w:rsidR="00056EEC" w:rsidRPr="00056EEC">
              <w:rPr>
                <w:rStyle w:val="Hyperlink"/>
                <w:noProof/>
                <w:szCs w:val="20"/>
              </w:rPr>
              <w:t>Output files</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_Toc414112049 \h </w:instrText>
            </w:r>
            <w:r w:rsidR="00056EEC" w:rsidRPr="00056EEC">
              <w:rPr>
                <w:noProof/>
                <w:webHidden/>
                <w:szCs w:val="20"/>
              </w:rPr>
            </w:r>
            <w:r w:rsidR="00056EEC" w:rsidRPr="00056EEC">
              <w:rPr>
                <w:noProof/>
                <w:webHidden/>
                <w:szCs w:val="20"/>
              </w:rPr>
              <w:fldChar w:fldCharType="separate"/>
            </w:r>
            <w:r w:rsidR="00056EEC">
              <w:rPr>
                <w:noProof/>
                <w:webHidden/>
                <w:szCs w:val="20"/>
              </w:rPr>
              <w:t>34</w:t>
            </w:r>
            <w:r w:rsidR="00056EEC" w:rsidRPr="00056EEC">
              <w:rPr>
                <w:noProof/>
                <w:webHidden/>
                <w:szCs w:val="20"/>
              </w:rPr>
              <w:fldChar w:fldCharType="end"/>
            </w:r>
          </w:hyperlink>
        </w:p>
        <w:p w14:paraId="13C23730"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50" w:history="1">
            <w:r w:rsidR="00056EEC" w:rsidRPr="00056EEC">
              <w:rPr>
                <w:rStyle w:val="Hyperlink"/>
                <w:noProof/>
                <w:sz w:val="18"/>
                <w:szCs w:val="20"/>
              </w:rPr>
              <w:t>5.1 Error Messages</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_Toc414112050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34</w:t>
            </w:r>
            <w:r w:rsidR="00056EEC" w:rsidRPr="00056EEC">
              <w:rPr>
                <w:noProof/>
                <w:webHidden/>
                <w:sz w:val="18"/>
                <w:szCs w:val="20"/>
              </w:rPr>
              <w:fldChar w:fldCharType="end"/>
            </w:r>
          </w:hyperlink>
        </w:p>
        <w:p w14:paraId="1CCBE6F5"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51" w:history="1">
            <w:r w:rsidR="00056EEC" w:rsidRPr="00056EEC">
              <w:rPr>
                <w:rStyle w:val="Hyperlink"/>
                <w:noProof/>
                <w:sz w:val="18"/>
                <w:szCs w:val="20"/>
              </w:rPr>
              <w:t>5.2 Model output files</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_Toc414112051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34</w:t>
            </w:r>
            <w:r w:rsidR="00056EEC" w:rsidRPr="00056EEC">
              <w:rPr>
                <w:noProof/>
                <w:webHidden/>
                <w:sz w:val="18"/>
                <w:szCs w:val="20"/>
              </w:rPr>
              <w:fldChar w:fldCharType="end"/>
            </w:r>
          </w:hyperlink>
        </w:p>
        <w:p w14:paraId="55681986"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52" w:history="1">
            <w:r w:rsidR="00056EEC" w:rsidRPr="00056EEC">
              <w:rPr>
                <w:rStyle w:val="Hyperlink"/>
                <w:noProof/>
                <w:sz w:val="18"/>
                <w:szCs w:val="20"/>
              </w:rPr>
              <w:t>5.3</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SSss_YYYY_SnowOut.txt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_Toc414112052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35</w:t>
            </w:r>
            <w:r w:rsidR="00056EEC" w:rsidRPr="00056EEC">
              <w:rPr>
                <w:noProof/>
                <w:webHidden/>
                <w:sz w:val="18"/>
                <w:szCs w:val="20"/>
              </w:rPr>
              <w:fldChar w:fldCharType="end"/>
            </w:r>
          </w:hyperlink>
        </w:p>
        <w:p w14:paraId="15A7FF53"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53" w:history="1">
            <w:r w:rsidR="00056EEC" w:rsidRPr="00056EEC">
              <w:rPr>
                <w:rStyle w:val="Hyperlink"/>
                <w:noProof/>
                <w:sz w:val="18"/>
                <w:szCs w:val="20"/>
              </w:rPr>
              <w:t>5.4</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SSss_DailyState.txt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_Toc414112053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37</w:t>
            </w:r>
            <w:r w:rsidR="00056EEC" w:rsidRPr="00056EEC">
              <w:rPr>
                <w:noProof/>
                <w:webHidden/>
                <w:sz w:val="18"/>
                <w:szCs w:val="20"/>
              </w:rPr>
              <w:fldChar w:fldCharType="end"/>
            </w:r>
          </w:hyperlink>
        </w:p>
        <w:p w14:paraId="68FADE3A"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54" w:history="1">
            <w:r w:rsidR="00056EEC" w:rsidRPr="00056EEC">
              <w:rPr>
                <w:rStyle w:val="Hyperlink"/>
                <w:noProof/>
                <w:sz w:val="18"/>
                <w:szCs w:val="20"/>
              </w:rPr>
              <w:t>5.5</w:t>
            </w:r>
            <w:r w:rsidR="00056EEC" w:rsidRPr="00056EEC">
              <w:rPr>
                <w:rFonts w:asciiTheme="minorHAnsi" w:eastAsiaTheme="minorEastAsia" w:hAnsiTheme="minorHAnsi"/>
                <w:noProof/>
                <w:sz w:val="18"/>
                <w:szCs w:val="20"/>
                <w:lang w:val="en-GB" w:eastAsia="en-GB"/>
              </w:rPr>
              <w:tab/>
            </w:r>
            <w:r w:rsidR="00056EEC" w:rsidRPr="00056EEC">
              <w:rPr>
                <w:rStyle w:val="Hyperlink"/>
                <w:noProof/>
                <w:sz w:val="18"/>
                <w:szCs w:val="20"/>
              </w:rPr>
              <w:t>CBL_id.txt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_Toc414112054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37</w:t>
            </w:r>
            <w:r w:rsidR="00056EEC" w:rsidRPr="00056EEC">
              <w:rPr>
                <w:noProof/>
                <w:webHidden/>
                <w:sz w:val="18"/>
                <w:szCs w:val="20"/>
              </w:rPr>
              <w:fldChar w:fldCharType="end"/>
            </w:r>
          </w:hyperlink>
        </w:p>
        <w:p w14:paraId="7B2C576B" w14:textId="77777777" w:rsidR="00056EEC" w:rsidRPr="00056EEC" w:rsidRDefault="009A2F49" w:rsidP="00056EEC">
          <w:pPr>
            <w:pStyle w:val="TOC2"/>
            <w:spacing w:after="0"/>
            <w:rPr>
              <w:rFonts w:asciiTheme="minorHAnsi" w:eastAsiaTheme="minorEastAsia" w:hAnsiTheme="minorHAnsi"/>
              <w:noProof/>
              <w:sz w:val="18"/>
              <w:szCs w:val="20"/>
              <w:lang w:val="en-GB" w:eastAsia="en-GB"/>
            </w:rPr>
          </w:pPr>
          <w:hyperlink w:anchor="_Toc414112055" w:history="1">
            <w:r w:rsidR="00056EEC" w:rsidRPr="00056EEC">
              <w:rPr>
                <w:rStyle w:val="Hyperlink"/>
                <w:rFonts w:eastAsiaTheme="majorEastAsia"/>
                <w:noProof/>
                <w:sz w:val="18"/>
                <w:szCs w:val="20"/>
              </w:rPr>
              <w:t>5.6</w:t>
            </w:r>
            <w:r w:rsidR="00056EEC" w:rsidRPr="00056EEC">
              <w:rPr>
                <w:rFonts w:asciiTheme="minorHAnsi" w:eastAsiaTheme="minorEastAsia" w:hAnsiTheme="minorHAnsi"/>
                <w:noProof/>
                <w:sz w:val="18"/>
                <w:szCs w:val="20"/>
                <w:lang w:val="en-GB" w:eastAsia="en-GB"/>
              </w:rPr>
              <w:tab/>
            </w:r>
            <w:r w:rsidR="00056EEC" w:rsidRPr="00056EEC">
              <w:rPr>
                <w:rStyle w:val="Hyperlink"/>
                <w:rFonts w:eastAsiaTheme="majorEastAsia"/>
                <w:noProof/>
                <w:sz w:val="18"/>
                <w:szCs w:val="20"/>
              </w:rPr>
              <w:t>SOLWEIGpoiOut.txt</w:t>
            </w:r>
            <w:r w:rsidR="00056EEC" w:rsidRPr="00056EEC">
              <w:rPr>
                <w:noProof/>
                <w:webHidden/>
                <w:sz w:val="18"/>
                <w:szCs w:val="20"/>
              </w:rPr>
              <w:tab/>
            </w:r>
            <w:r w:rsidR="00056EEC" w:rsidRPr="00056EEC">
              <w:rPr>
                <w:noProof/>
                <w:webHidden/>
                <w:sz w:val="18"/>
                <w:szCs w:val="20"/>
              </w:rPr>
              <w:fldChar w:fldCharType="begin"/>
            </w:r>
            <w:r w:rsidR="00056EEC" w:rsidRPr="00056EEC">
              <w:rPr>
                <w:noProof/>
                <w:webHidden/>
                <w:sz w:val="18"/>
                <w:szCs w:val="20"/>
              </w:rPr>
              <w:instrText xml:space="preserve"> PAGEREF _Toc414112055 \h </w:instrText>
            </w:r>
            <w:r w:rsidR="00056EEC" w:rsidRPr="00056EEC">
              <w:rPr>
                <w:noProof/>
                <w:webHidden/>
                <w:sz w:val="18"/>
                <w:szCs w:val="20"/>
              </w:rPr>
            </w:r>
            <w:r w:rsidR="00056EEC" w:rsidRPr="00056EEC">
              <w:rPr>
                <w:noProof/>
                <w:webHidden/>
                <w:sz w:val="18"/>
                <w:szCs w:val="20"/>
              </w:rPr>
              <w:fldChar w:fldCharType="separate"/>
            </w:r>
            <w:r w:rsidR="00056EEC">
              <w:rPr>
                <w:noProof/>
                <w:webHidden/>
                <w:sz w:val="18"/>
                <w:szCs w:val="20"/>
              </w:rPr>
              <w:t>38</w:t>
            </w:r>
            <w:r w:rsidR="00056EEC" w:rsidRPr="00056EEC">
              <w:rPr>
                <w:noProof/>
                <w:webHidden/>
                <w:sz w:val="18"/>
                <w:szCs w:val="20"/>
              </w:rPr>
              <w:fldChar w:fldCharType="end"/>
            </w:r>
          </w:hyperlink>
        </w:p>
        <w:p w14:paraId="6F22A9D7"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56" w:history="1">
            <w:r w:rsidR="00056EEC" w:rsidRPr="00056EEC">
              <w:rPr>
                <w:rStyle w:val="Hyperlink"/>
                <w:noProof/>
                <w:szCs w:val="20"/>
              </w:rPr>
              <w:t>6</w:t>
            </w:r>
            <w:r w:rsidR="00056EEC" w:rsidRPr="00056EEC">
              <w:rPr>
                <w:rFonts w:asciiTheme="minorHAnsi" w:eastAsiaTheme="minorEastAsia" w:hAnsiTheme="minorHAnsi"/>
                <w:noProof/>
                <w:szCs w:val="20"/>
                <w:lang w:val="en-GB" w:eastAsia="en-GB"/>
              </w:rPr>
              <w:tab/>
            </w:r>
            <w:r w:rsidR="00056EEC" w:rsidRPr="00056EEC">
              <w:rPr>
                <w:rStyle w:val="Hyperlink"/>
                <w:noProof/>
                <w:szCs w:val="20"/>
              </w:rPr>
              <w:t>Troubleshooting</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_Toc414112056 \h </w:instrText>
            </w:r>
            <w:r w:rsidR="00056EEC" w:rsidRPr="00056EEC">
              <w:rPr>
                <w:noProof/>
                <w:webHidden/>
                <w:szCs w:val="20"/>
              </w:rPr>
            </w:r>
            <w:r w:rsidR="00056EEC" w:rsidRPr="00056EEC">
              <w:rPr>
                <w:noProof/>
                <w:webHidden/>
                <w:szCs w:val="20"/>
              </w:rPr>
              <w:fldChar w:fldCharType="separate"/>
            </w:r>
            <w:r w:rsidR="00056EEC">
              <w:rPr>
                <w:noProof/>
                <w:webHidden/>
                <w:szCs w:val="20"/>
              </w:rPr>
              <w:t>39</w:t>
            </w:r>
            <w:r w:rsidR="00056EEC" w:rsidRPr="00056EEC">
              <w:rPr>
                <w:noProof/>
                <w:webHidden/>
                <w:szCs w:val="20"/>
              </w:rPr>
              <w:fldChar w:fldCharType="end"/>
            </w:r>
          </w:hyperlink>
        </w:p>
        <w:p w14:paraId="1FDA949E"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57" w:history="1">
            <w:r w:rsidR="00056EEC" w:rsidRPr="00056EEC">
              <w:rPr>
                <w:rStyle w:val="Hyperlink"/>
                <w:noProof/>
                <w:szCs w:val="20"/>
              </w:rPr>
              <w:t>7</w:t>
            </w:r>
            <w:r w:rsidR="00056EEC" w:rsidRPr="00056EEC">
              <w:rPr>
                <w:rFonts w:asciiTheme="minorHAnsi" w:eastAsiaTheme="minorEastAsia" w:hAnsiTheme="minorHAnsi"/>
                <w:noProof/>
                <w:szCs w:val="20"/>
                <w:lang w:val="en-GB" w:eastAsia="en-GB"/>
              </w:rPr>
              <w:tab/>
            </w:r>
            <w:r w:rsidR="00056EEC" w:rsidRPr="00056EEC">
              <w:rPr>
                <w:rStyle w:val="Hyperlink"/>
                <w:noProof/>
                <w:szCs w:val="20"/>
              </w:rPr>
              <w:t>Acknowledgements</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_Toc414112057 \h </w:instrText>
            </w:r>
            <w:r w:rsidR="00056EEC" w:rsidRPr="00056EEC">
              <w:rPr>
                <w:noProof/>
                <w:webHidden/>
                <w:szCs w:val="20"/>
              </w:rPr>
            </w:r>
            <w:r w:rsidR="00056EEC" w:rsidRPr="00056EEC">
              <w:rPr>
                <w:noProof/>
                <w:webHidden/>
                <w:szCs w:val="20"/>
              </w:rPr>
              <w:fldChar w:fldCharType="separate"/>
            </w:r>
            <w:r w:rsidR="00056EEC">
              <w:rPr>
                <w:noProof/>
                <w:webHidden/>
                <w:szCs w:val="20"/>
              </w:rPr>
              <w:t>40</w:t>
            </w:r>
            <w:r w:rsidR="00056EEC" w:rsidRPr="00056EEC">
              <w:rPr>
                <w:noProof/>
                <w:webHidden/>
                <w:szCs w:val="20"/>
              </w:rPr>
              <w:fldChar w:fldCharType="end"/>
            </w:r>
          </w:hyperlink>
        </w:p>
        <w:p w14:paraId="1F844073"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58" w:history="1">
            <w:r w:rsidR="00056EEC" w:rsidRPr="00056EEC">
              <w:rPr>
                <w:rStyle w:val="Hyperlink"/>
                <w:noProof/>
                <w:szCs w:val="20"/>
              </w:rPr>
              <w:t>8</w:t>
            </w:r>
            <w:r w:rsidR="00056EEC" w:rsidRPr="00056EEC">
              <w:rPr>
                <w:rFonts w:asciiTheme="minorHAnsi" w:eastAsiaTheme="minorEastAsia" w:hAnsiTheme="minorHAnsi"/>
                <w:noProof/>
                <w:szCs w:val="20"/>
                <w:lang w:val="en-GB" w:eastAsia="en-GB"/>
              </w:rPr>
              <w:tab/>
            </w:r>
            <w:r w:rsidR="00056EEC" w:rsidRPr="00056EEC">
              <w:rPr>
                <w:rStyle w:val="Hyperlink"/>
                <w:noProof/>
                <w:szCs w:val="20"/>
              </w:rPr>
              <w:t>References</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_Toc414112058 \h </w:instrText>
            </w:r>
            <w:r w:rsidR="00056EEC" w:rsidRPr="00056EEC">
              <w:rPr>
                <w:noProof/>
                <w:webHidden/>
                <w:szCs w:val="20"/>
              </w:rPr>
            </w:r>
            <w:r w:rsidR="00056EEC" w:rsidRPr="00056EEC">
              <w:rPr>
                <w:noProof/>
                <w:webHidden/>
                <w:szCs w:val="20"/>
              </w:rPr>
              <w:fldChar w:fldCharType="separate"/>
            </w:r>
            <w:r w:rsidR="00056EEC">
              <w:rPr>
                <w:noProof/>
                <w:webHidden/>
                <w:szCs w:val="20"/>
              </w:rPr>
              <w:t>40</w:t>
            </w:r>
            <w:r w:rsidR="00056EEC" w:rsidRPr="00056EEC">
              <w:rPr>
                <w:noProof/>
                <w:webHidden/>
                <w:szCs w:val="20"/>
              </w:rPr>
              <w:fldChar w:fldCharType="end"/>
            </w:r>
          </w:hyperlink>
        </w:p>
        <w:p w14:paraId="2FA94775"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59" w:history="1">
            <w:r w:rsidR="00056EEC" w:rsidRPr="00056EEC">
              <w:rPr>
                <w:rStyle w:val="Hyperlink"/>
                <w:noProof/>
                <w:szCs w:val="20"/>
              </w:rPr>
              <w:t>Appendix A: Coding Guidelines</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_Toc414112059 \h </w:instrText>
            </w:r>
            <w:r w:rsidR="00056EEC" w:rsidRPr="00056EEC">
              <w:rPr>
                <w:noProof/>
                <w:webHidden/>
                <w:szCs w:val="20"/>
              </w:rPr>
            </w:r>
            <w:r w:rsidR="00056EEC" w:rsidRPr="00056EEC">
              <w:rPr>
                <w:noProof/>
                <w:webHidden/>
                <w:szCs w:val="20"/>
              </w:rPr>
              <w:fldChar w:fldCharType="separate"/>
            </w:r>
            <w:r w:rsidR="00056EEC">
              <w:rPr>
                <w:noProof/>
                <w:webHidden/>
                <w:szCs w:val="20"/>
              </w:rPr>
              <w:t>42</w:t>
            </w:r>
            <w:r w:rsidR="00056EEC" w:rsidRPr="00056EEC">
              <w:rPr>
                <w:noProof/>
                <w:webHidden/>
                <w:szCs w:val="20"/>
              </w:rPr>
              <w:fldChar w:fldCharType="end"/>
            </w:r>
          </w:hyperlink>
        </w:p>
        <w:p w14:paraId="0C271884"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60" w:history="1">
            <w:r w:rsidR="00056EEC" w:rsidRPr="00056EEC">
              <w:rPr>
                <w:rStyle w:val="Hyperlink"/>
                <w:noProof/>
                <w:szCs w:val="20"/>
              </w:rPr>
              <w:t>Appendix B: Version History</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_Toc414112060 \h </w:instrText>
            </w:r>
            <w:r w:rsidR="00056EEC" w:rsidRPr="00056EEC">
              <w:rPr>
                <w:noProof/>
                <w:webHidden/>
                <w:szCs w:val="20"/>
              </w:rPr>
            </w:r>
            <w:r w:rsidR="00056EEC" w:rsidRPr="00056EEC">
              <w:rPr>
                <w:noProof/>
                <w:webHidden/>
                <w:szCs w:val="20"/>
              </w:rPr>
              <w:fldChar w:fldCharType="separate"/>
            </w:r>
            <w:r w:rsidR="00056EEC">
              <w:rPr>
                <w:noProof/>
                <w:webHidden/>
                <w:szCs w:val="20"/>
              </w:rPr>
              <w:t>43</w:t>
            </w:r>
            <w:r w:rsidR="00056EEC" w:rsidRPr="00056EEC">
              <w:rPr>
                <w:noProof/>
                <w:webHidden/>
                <w:szCs w:val="20"/>
              </w:rPr>
              <w:fldChar w:fldCharType="end"/>
            </w:r>
          </w:hyperlink>
        </w:p>
        <w:p w14:paraId="52E43E98"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61" w:history="1">
            <w:r w:rsidR="00056EEC" w:rsidRPr="00056EEC">
              <w:rPr>
                <w:rStyle w:val="Hyperlink"/>
                <w:noProof/>
                <w:szCs w:val="20"/>
              </w:rPr>
              <w:t>Appendix C: Differences between SUEWS, LUMPS and FRAISE</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_Toc414112061 \h </w:instrText>
            </w:r>
            <w:r w:rsidR="00056EEC" w:rsidRPr="00056EEC">
              <w:rPr>
                <w:noProof/>
                <w:webHidden/>
                <w:szCs w:val="20"/>
              </w:rPr>
            </w:r>
            <w:r w:rsidR="00056EEC" w:rsidRPr="00056EEC">
              <w:rPr>
                <w:noProof/>
                <w:webHidden/>
                <w:szCs w:val="20"/>
              </w:rPr>
              <w:fldChar w:fldCharType="separate"/>
            </w:r>
            <w:r w:rsidR="00056EEC">
              <w:rPr>
                <w:noProof/>
                <w:webHidden/>
                <w:szCs w:val="20"/>
              </w:rPr>
              <w:t>46</w:t>
            </w:r>
            <w:r w:rsidR="00056EEC" w:rsidRPr="00056EEC">
              <w:rPr>
                <w:noProof/>
                <w:webHidden/>
                <w:szCs w:val="20"/>
              </w:rPr>
              <w:fldChar w:fldCharType="end"/>
            </w:r>
          </w:hyperlink>
        </w:p>
        <w:p w14:paraId="1942215E"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62" w:history="1">
            <w:r w:rsidR="00056EEC" w:rsidRPr="00056EEC">
              <w:rPr>
                <w:rStyle w:val="Hyperlink"/>
                <w:noProof/>
                <w:szCs w:val="20"/>
              </w:rPr>
              <w:t>Appendix D: Past version of files</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_Toc414112062 \h </w:instrText>
            </w:r>
            <w:r w:rsidR="00056EEC" w:rsidRPr="00056EEC">
              <w:rPr>
                <w:noProof/>
                <w:webHidden/>
                <w:szCs w:val="20"/>
              </w:rPr>
            </w:r>
            <w:r w:rsidR="00056EEC" w:rsidRPr="00056EEC">
              <w:rPr>
                <w:noProof/>
                <w:webHidden/>
                <w:szCs w:val="20"/>
              </w:rPr>
              <w:fldChar w:fldCharType="separate"/>
            </w:r>
            <w:r w:rsidR="00056EEC">
              <w:rPr>
                <w:noProof/>
                <w:webHidden/>
                <w:szCs w:val="20"/>
              </w:rPr>
              <w:t>47</w:t>
            </w:r>
            <w:r w:rsidR="00056EEC" w:rsidRPr="00056EEC">
              <w:rPr>
                <w:noProof/>
                <w:webHidden/>
                <w:szCs w:val="20"/>
              </w:rPr>
              <w:fldChar w:fldCharType="end"/>
            </w:r>
          </w:hyperlink>
        </w:p>
        <w:p w14:paraId="1906C5F4"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63" w:history="1">
            <w:r w:rsidR="00056EEC" w:rsidRPr="00056EEC">
              <w:rPr>
                <w:rStyle w:val="Hyperlink"/>
                <w:noProof/>
                <w:szCs w:val="20"/>
              </w:rPr>
              <w:t>Appendix E: Recommended details to record when gathering input data</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_Toc414112063 \h </w:instrText>
            </w:r>
            <w:r w:rsidR="00056EEC" w:rsidRPr="00056EEC">
              <w:rPr>
                <w:noProof/>
                <w:webHidden/>
                <w:szCs w:val="20"/>
              </w:rPr>
            </w:r>
            <w:r w:rsidR="00056EEC" w:rsidRPr="00056EEC">
              <w:rPr>
                <w:noProof/>
                <w:webHidden/>
                <w:szCs w:val="20"/>
              </w:rPr>
              <w:fldChar w:fldCharType="separate"/>
            </w:r>
            <w:r w:rsidR="00056EEC">
              <w:rPr>
                <w:noProof/>
                <w:webHidden/>
                <w:szCs w:val="20"/>
              </w:rPr>
              <w:t>47</w:t>
            </w:r>
            <w:r w:rsidR="00056EEC" w:rsidRPr="00056EEC">
              <w:rPr>
                <w:noProof/>
                <w:webHidden/>
                <w:szCs w:val="20"/>
              </w:rPr>
              <w:fldChar w:fldCharType="end"/>
            </w:r>
          </w:hyperlink>
        </w:p>
        <w:p w14:paraId="33E4DAF6" w14:textId="77777777" w:rsidR="00056EEC" w:rsidRPr="00056EEC" w:rsidRDefault="009A2F49" w:rsidP="00056EEC">
          <w:pPr>
            <w:pStyle w:val="TOC1"/>
            <w:rPr>
              <w:rFonts w:asciiTheme="minorHAnsi" w:eastAsiaTheme="minorEastAsia" w:hAnsiTheme="minorHAnsi"/>
              <w:noProof/>
              <w:szCs w:val="20"/>
              <w:lang w:val="en-GB" w:eastAsia="en-GB"/>
            </w:rPr>
          </w:pPr>
          <w:hyperlink w:anchor="_Toc414112064" w:history="1">
            <w:r w:rsidR="00056EEC" w:rsidRPr="00056EEC">
              <w:rPr>
                <w:rStyle w:val="Hyperlink"/>
                <w:noProof/>
                <w:szCs w:val="20"/>
              </w:rPr>
              <w:t>Appendix F: Information if you are not using the Windows Setup file</w:t>
            </w:r>
            <w:r w:rsidR="00056EEC" w:rsidRPr="00056EEC">
              <w:rPr>
                <w:noProof/>
                <w:webHidden/>
                <w:szCs w:val="20"/>
              </w:rPr>
              <w:tab/>
            </w:r>
            <w:r w:rsidR="00056EEC" w:rsidRPr="00056EEC">
              <w:rPr>
                <w:noProof/>
                <w:webHidden/>
                <w:szCs w:val="20"/>
              </w:rPr>
              <w:fldChar w:fldCharType="begin"/>
            </w:r>
            <w:r w:rsidR="00056EEC" w:rsidRPr="00056EEC">
              <w:rPr>
                <w:noProof/>
                <w:webHidden/>
                <w:szCs w:val="20"/>
              </w:rPr>
              <w:instrText xml:space="preserve"> PAGEREF _Toc414112064 \h </w:instrText>
            </w:r>
            <w:r w:rsidR="00056EEC" w:rsidRPr="00056EEC">
              <w:rPr>
                <w:noProof/>
                <w:webHidden/>
                <w:szCs w:val="20"/>
              </w:rPr>
            </w:r>
            <w:r w:rsidR="00056EEC" w:rsidRPr="00056EEC">
              <w:rPr>
                <w:noProof/>
                <w:webHidden/>
                <w:szCs w:val="20"/>
              </w:rPr>
              <w:fldChar w:fldCharType="separate"/>
            </w:r>
            <w:r w:rsidR="00056EEC">
              <w:rPr>
                <w:noProof/>
                <w:webHidden/>
                <w:szCs w:val="20"/>
              </w:rPr>
              <w:t>47</w:t>
            </w:r>
            <w:r w:rsidR="00056EEC" w:rsidRPr="00056EEC">
              <w:rPr>
                <w:noProof/>
                <w:webHidden/>
                <w:szCs w:val="20"/>
              </w:rPr>
              <w:fldChar w:fldCharType="end"/>
            </w:r>
          </w:hyperlink>
        </w:p>
        <w:p w14:paraId="08805A3E" w14:textId="77777777" w:rsidR="0088002E" w:rsidRPr="00056EEC" w:rsidRDefault="00F9692D" w:rsidP="00056EEC">
          <w:pPr>
            <w:contextualSpacing/>
            <w:rPr>
              <w:color w:val="0000FF" w:themeColor="hyperlink"/>
              <w:sz w:val="18"/>
              <w:szCs w:val="20"/>
              <w:lang w:val="en-GB"/>
            </w:rPr>
          </w:pPr>
          <w:r w:rsidRPr="00056EEC">
            <w:rPr>
              <w:sz w:val="18"/>
              <w:szCs w:val="20"/>
              <w:lang w:val="en-GB"/>
            </w:rPr>
            <w:fldChar w:fldCharType="end"/>
          </w:r>
        </w:p>
      </w:sdtContent>
    </w:sdt>
    <w:p w14:paraId="3F12C428" w14:textId="77777777" w:rsidR="00E50749" w:rsidRPr="00C9647A" w:rsidRDefault="00E40DC4" w:rsidP="005F494A">
      <w:pPr>
        <w:spacing w:afterLines="20" w:after="48"/>
        <w:rPr>
          <w:i/>
          <w:szCs w:val="20"/>
          <w:lang w:val="en-GB"/>
        </w:rPr>
      </w:pPr>
      <w:r w:rsidRPr="00C9647A">
        <w:rPr>
          <w:rFonts w:cs="Times New Roman"/>
          <w:i/>
          <w:szCs w:val="20"/>
          <w:lang w:val="en-GB"/>
        </w:rPr>
        <w:t>Please do not redistribute the contents of th</w:t>
      </w:r>
      <w:r w:rsidR="00A56FF4" w:rsidRPr="00C9647A">
        <w:rPr>
          <w:rFonts w:cs="Times New Roman"/>
          <w:i/>
          <w:szCs w:val="20"/>
          <w:lang w:val="en-GB"/>
        </w:rPr>
        <w:t>e</w:t>
      </w:r>
      <w:r w:rsidRPr="00C9647A">
        <w:rPr>
          <w:rFonts w:cs="Times New Roman"/>
          <w:i/>
          <w:szCs w:val="20"/>
          <w:lang w:val="en-GB"/>
        </w:rPr>
        <w:t xml:space="preserve"> zip file (data or model). If someone else would like these </w:t>
      </w:r>
      <w:hyperlink w:anchor="email" w:history="1">
        <w:r w:rsidRPr="00C9647A">
          <w:rPr>
            <w:rStyle w:val="Hyperlink"/>
            <w:rFonts w:cs="Times New Roman"/>
            <w:i/>
            <w:szCs w:val="20"/>
            <w:lang w:val="en-GB"/>
          </w:rPr>
          <w:t xml:space="preserve">please have them contact </w:t>
        </w:r>
        <w:r w:rsidR="004D53CF" w:rsidRPr="00C9647A">
          <w:rPr>
            <w:rStyle w:val="Hyperlink"/>
            <w:rFonts w:cs="Times New Roman"/>
            <w:i/>
            <w:szCs w:val="20"/>
            <w:lang w:val="en-GB"/>
          </w:rPr>
          <w:t>us</w:t>
        </w:r>
      </w:hyperlink>
      <w:r w:rsidR="004D53CF" w:rsidRPr="00C9647A">
        <w:rPr>
          <w:rFonts w:cs="Times New Roman"/>
          <w:i/>
          <w:szCs w:val="20"/>
          <w:lang w:val="en-GB"/>
        </w:rPr>
        <w:t>.</w:t>
      </w:r>
      <w:r w:rsidR="00E50749" w:rsidRPr="00C9647A">
        <w:rPr>
          <w:i/>
          <w:szCs w:val="20"/>
          <w:lang w:val="en-GB"/>
        </w:rPr>
        <w:br w:type="page"/>
      </w:r>
    </w:p>
    <w:p w14:paraId="4DFBFEE2" w14:textId="77777777" w:rsidR="00A16056" w:rsidRPr="00C27666" w:rsidRDefault="008855A7" w:rsidP="00C9647A">
      <w:pPr>
        <w:pStyle w:val="Heading1"/>
      </w:pPr>
      <w:bookmarkStart w:id="11" w:name="_Toc414112020"/>
      <w:r w:rsidRPr="00C27666">
        <w:lastRenderedPageBreak/>
        <w:t>Introduction</w:t>
      </w:r>
      <w:bookmarkEnd w:id="11"/>
    </w:p>
    <w:p w14:paraId="576E0176" w14:textId="77777777" w:rsidR="00621084" w:rsidRDefault="003D63FF" w:rsidP="00F91240">
      <w:pPr>
        <w:rPr>
          <w:lang w:val="en-GB"/>
        </w:rPr>
      </w:pPr>
      <w:r w:rsidRPr="00CD250B">
        <w:rPr>
          <w:b/>
          <w:lang w:val="en-GB"/>
        </w:rPr>
        <w:t>S</w:t>
      </w:r>
      <w:r w:rsidR="002A7859" w:rsidRPr="00CD250B">
        <w:rPr>
          <w:lang w:val="en-GB"/>
        </w:rPr>
        <w:t>urface</w:t>
      </w:r>
      <w:r w:rsidRPr="00CD250B">
        <w:rPr>
          <w:lang w:val="en-GB"/>
        </w:rPr>
        <w:t xml:space="preserve"> </w:t>
      </w:r>
      <w:r w:rsidRPr="00CD250B">
        <w:rPr>
          <w:b/>
          <w:lang w:val="en-GB"/>
        </w:rPr>
        <w:t>U</w:t>
      </w:r>
      <w:r w:rsidRPr="00CD250B">
        <w:rPr>
          <w:lang w:val="en-GB"/>
        </w:rPr>
        <w:t xml:space="preserve">rban </w:t>
      </w:r>
      <w:r w:rsidRPr="00CD250B">
        <w:rPr>
          <w:b/>
          <w:lang w:val="en-GB"/>
        </w:rPr>
        <w:t>E</w:t>
      </w:r>
      <w:r w:rsidRPr="00CD250B">
        <w:rPr>
          <w:lang w:val="en-GB"/>
        </w:rPr>
        <w:t xml:space="preserve">nergy and </w:t>
      </w:r>
      <w:r w:rsidRPr="00CD250B">
        <w:rPr>
          <w:b/>
          <w:lang w:val="en-GB"/>
        </w:rPr>
        <w:t>W</w:t>
      </w:r>
      <w:r w:rsidRPr="00CD250B">
        <w:rPr>
          <w:lang w:val="en-GB"/>
        </w:rPr>
        <w:t xml:space="preserve">ater Balance </w:t>
      </w:r>
      <w:r w:rsidRPr="00CD250B">
        <w:rPr>
          <w:b/>
          <w:lang w:val="en-GB"/>
        </w:rPr>
        <w:t>S</w:t>
      </w:r>
      <w:r w:rsidRPr="00CD250B">
        <w:rPr>
          <w:lang w:val="en-GB"/>
        </w:rPr>
        <w:t>cheme (SUEWS)</w:t>
      </w:r>
      <w:r w:rsidR="00AF5DB3">
        <w:rPr>
          <w:lang w:val="en-GB"/>
        </w:rPr>
        <w:t xml:space="preserve"> (</w:t>
      </w:r>
      <w:hyperlink w:anchor="Jarvi2011" w:history="1">
        <w:r w:rsidR="00530486" w:rsidRPr="00530486">
          <w:rPr>
            <w:rStyle w:val="Hyperlink"/>
            <w:lang w:val="en-GB"/>
          </w:rPr>
          <w:t>J</w:t>
        </w:r>
        <w:r w:rsidR="00D346C4">
          <w:rPr>
            <w:rStyle w:val="Hyperlink"/>
            <w:lang w:val="en-GB"/>
          </w:rPr>
          <w:t>ä</w:t>
        </w:r>
        <w:r w:rsidR="00530486" w:rsidRPr="00530486">
          <w:rPr>
            <w:rStyle w:val="Hyperlink"/>
            <w:lang w:val="en-GB"/>
          </w:rPr>
          <w:t>rvi</w:t>
        </w:r>
        <w:r w:rsidR="00530486">
          <w:rPr>
            <w:rStyle w:val="Hyperlink"/>
            <w:lang w:val="en-GB"/>
          </w:rPr>
          <w:t xml:space="preserve"> et al. </w:t>
        </w:r>
        <w:r w:rsidR="00530486" w:rsidRPr="00530486">
          <w:rPr>
            <w:rStyle w:val="Hyperlink"/>
            <w:lang w:val="en-GB"/>
          </w:rPr>
          <w:t>2011</w:t>
        </w:r>
      </w:hyperlink>
      <w:r w:rsidR="00530486">
        <w:rPr>
          <w:lang w:val="en-GB"/>
        </w:rPr>
        <w:t>)</w:t>
      </w:r>
      <w:r w:rsidR="00AF5DB3">
        <w:rPr>
          <w:lang w:val="en-GB"/>
        </w:rPr>
        <w:t xml:space="preserve"> </w:t>
      </w:r>
      <w:r w:rsidRPr="00CD250B">
        <w:rPr>
          <w:lang w:val="en-GB"/>
        </w:rPr>
        <w:t xml:space="preserve">is </w:t>
      </w:r>
      <w:r w:rsidR="00A73A37" w:rsidRPr="00CD250B">
        <w:rPr>
          <w:lang w:val="en-GB"/>
        </w:rPr>
        <w:t xml:space="preserve">able to simulate the urban </w:t>
      </w:r>
      <w:r w:rsidR="00CB76D1" w:rsidRPr="00CD250B">
        <w:rPr>
          <w:lang w:val="en-GB"/>
        </w:rPr>
        <w:t xml:space="preserve">radiation, </w:t>
      </w:r>
      <w:r w:rsidR="00A73A37" w:rsidRPr="00CD250B">
        <w:rPr>
          <w:lang w:val="en-GB"/>
        </w:rPr>
        <w:t xml:space="preserve">energy and water balances using only commonly measured meteorological variables and information about the </w:t>
      </w:r>
      <w:r w:rsidRPr="00CD250B">
        <w:rPr>
          <w:lang w:val="en-GB"/>
        </w:rPr>
        <w:t>surface</w:t>
      </w:r>
      <w:r w:rsidR="00A73A37" w:rsidRPr="00CD250B">
        <w:rPr>
          <w:lang w:val="en-GB"/>
        </w:rPr>
        <w:t xml:space="preserve"> cover. SUE</w:t>
      </w:r>
      <w:r w:rsidRPr="00CD250B">
        <w:rPr>
          <w:lang w:val="en-GB"/>
        </w:rPr>
        <w:t>W</w:t>
      </w:r>
      <w:r w:rsidR="00A73A37" w:rsidRPr="00CD250B">
        <w:rPr>
          <w:lang w:val="en-GB"/>
        </w:rPr>
        <w:t>S utilizes an evaporation-interception approach</w:t>
      </w:r>
      <w:r w:rsidR="00C309DF">
        <w:rPr>
          <w:lang w:val="en-GB"/>
        </w:rPr>
        <w:t xml:space="preserve"> (</w:t>
      </w:r>
      <w:hyperlink w:anchor="GCO1991" w:history="1">
        <w:r w:rsidR="00C309DF" w:rsidRPr="00CD7BE0">
          <w:rPr>
            <w:rStyle w:val="Hyperlink"/>
            <w:lang w:val="en-GB"/>
          </w:rPr>
          <w:t>Grimmond et al. 1991</w:t>
        </w:r>
      </w:hyperlink>
      <w:r w:rsidR="00C309DF">
        <w:rPr>
          <w:rStyle w:val="Hyperlink"/>
          <w:lang w:val="en-GB"/>
        </w:rPr>
        <w:t>)</w:t>
      </w:r>
      <w:r w:rsidR="00FD7A90">
        <w:rPr>
          <w:rStyle w:val="Hyperlink"/>
          <w:lang w:val="en-GB"/>
        </w:rPr>
        <w:t>,</w:t>
      </w:r>
      <w:r w:rsidR="00A73A37" w:rsidRPr="00CD250B">
        <w:rPr>
          <w:lang w:val="en-GB"/>
        </w:rPr>
        <w:t xml:space="preserve"> similar to that used in forests</w:t>
      </w:r>
      <w:r w:rsidR="00FD7A90">
        <w:rPr>
          <w:lang w:val="en-GB"/>
        </w:rPr>
        <w:t>,</w:t>
      </w:r>
      <w:r w:rsidR="00A73A37" w:rsidRPr="00CD250B">
        <w:rPr>
          <w:lang w:val="en-GB"/>
        </w:rPr>
        <w:t xml:space="preserve"> to model evaporation from urban surfaces. </w:t>
      </w:r>
    </w:p>
    <w:p w14:paraId="323AF225" w14:textId="77777777" w:rsidR="00F91240" w:rsidRPr="00CD250B" w:rsidRDefault="00F91240" w:rsidP="00EB1B3D">
      <w:pPr>
        <w:ind w:firstLine="567"/>
        <w:rPr>
          <w:lang w:val="en-GB"/>
        </w:rPr>
      </w:pPr>
    </w:p>
    <w:p w14:paraId="1A684CF6" w14:textId="77777777" w:rsidR="00621084" w:rsidRPr="00CD250B" w:rsidRDefault="00AF5DB3" w:rsidP="00F91240">
      <w:pPr>
        <w:rPr>
          <w:lang w:val="en-GB"/>
        </w:rPr>
      </w:pPr>
      <w:r>
        <w:rPr>
          <w:lang w:val="en-GB"/>
        </w:rPr>
        <w:t>T</w:t>
      </w:r>
      <w:r w:rsidR="00A73A37" w:rsidRPr="00CD250B">
        <w:rPr>
          <w:lang w:val="en-GB"/>
        </w:rPr>
        <w:t xml:space="preserve">he model </w:t>
      </w:r>
      <w:r>
        <w:rPr>
          <w:lang w:val="en-GB"/>
        </w:rPr>
        <w:t>uses</w:t>
      </w:r>
      <w:r w:rsidR="00A73A37" w:rsidRPr="00CD250B">
        <w:rPr>
          <w:lang w:val="en-GB"/>
        </w:rPr>
        <w:t xml:space="preserve"> </w:t>
      </w:r>
      <w:r w:rsidR="00FC4826" w:rsidRPr="00CD250B">
        <w:rPr>
          <w:lang w:val="en-GB"/>
        </w:rPr>
        <w:t>seven</w:t>
      </w:r>
      <w:r>
        <w:rPr>
          <w:lang w:val="en-GB"/>
        </w:rPr>
        <w:t xml:space="preserve"> surface</w:t>
      </w:r>
      <w:r w:rsidR="00A73A37" w:rsidRPr="00CD250B">
        <w:rPr>
          <w:lang w:val="en-GB"/>
        </w:rPr>
        <w:t xml:space="preserve"> types: paved, build</w:t>
      </w:r>
      <w:r w:rsidR="00F32F71" w:rsidRPr="00CD250B">
        <w:rPr>
          <w:lang w:val="en-GB"/>
        </w:rPr>
        <w:t>ings</w:t>
      </w:r>
      <w:r w:rsidR="00A73A37" w:rsidRPr="00CD250B">
        <w:rPr>
          <w:lang w:val="en-GB"/>
        </w:rPr>
        <w:t xml:space="preserve">, </w:t>
      </w:r>
      <w:r w:rsidR="00F10210">
        <w:rPr>
          <w:lang w:val="en-GB"/>
        </w:rPr>
        <w:t>evergreen</w:t>
      </w:r>
      <w:r w:rsidR="00F10210" w:rsidRPr="00CD250B">
        <w:rPr>
          <w:lang w:val="en-GB"/>
        </w:rPr>
        <w:t xml:space="preserve"> </w:t>
      </w:r>
      <w:r w:rsidR="007147B5" w:rsidRPr="00CD250B">
        <w:rPr>
          <w:lang w:val="en-GB"/>
        </w:rPr>
        <w:t>trees/shrubs</w:t>
      </w:r>
      <w:r w:rsidR="00A73A37" w:rsidRPr="00CD250B">
        <w:rPr>
          <w:lang w:val="en-GB"/>
        </w:rPr>
        <w:t>, deciduous</w:t>
      </w:r>
      <w:r w:rsidR="007147B5" w:rsidRPr="00CD250B">
        <w:rPr>
          <w:lang w:val="en-GB"/>
        </w:rPr>
        <w:t xml:space="preserve"> trees/shrubs</w:t>
      </w:r>
      <w:r w:rsidR="00A73A37" w:rsidRPr="00CD250B">
        <w:rPr>
          <w:lang w:val="en-GB"/>
        </w:rPr>
        <w:t>, grass</w:t>
      </w:r>
      <w:r w:rsidR="00FC4826" w:rsidRPr="00CD250B">
        <w:rPr>
          <w:lang w:val="en-GB"/>
        </w:rPr>
        <w:t>,</w:t>
      </w:r>
      <w:r w:rsidR="00A73A37" w:rsidRPr="00CD250B">
        <w:rPr>
          <w:lang w:val="en-GB"/>
        </w:rPr>
        <w:t xml:space="preserve"> </w:t>
      </w:r>
      <w:r w:rsidR="0052024B">
        <w:rPr>
          <w:lang w:val="en-GB"/>
        </w:rPr>
        <w:t>bare soil</w:t>
      </w:r>
      <w:r w:rsidR="00FC4826" w:rsidRPr="00CD250B">
        <w:rPr>
          <w:lang w:val="en-GB"/>
        </w:rPr>
        <w:t xml:space="preserve"> and water</w:t>
      </w:r>
      <w:r w:rsidR="00A73A37" w:rsidRPr="00CD250B">
        <w:rPr>
          <w:lang w:val="en-GB"/>
        </w:rPr>
        <w:t xml:space="preserve">. The surface state </w:t>
      </w:r>
      <w:r w:rsidR="00FC4826" w:rsidRPr="00CD250B">
        <w:rPr>
          <w:lang w:val="en-GB"/>
        </w:rPr>
        <w:t>for each surface</w:t>
      </w:r>
      <w:r w:rsidR="00EA70D0" w:rsidRPr="00CD250B">
        <w:rPr>
          <w:lang w:val="en-GB"/>
        </w:rPr>
        <w:t xml:space="preserve"> type</w:t>
      </w:r>
      <w:r w:rsidR="00F32F71" w:rsidRPr="00CD250B">
        <w:rPr>
          <w:lang w:val="en-GB"/>
        </w:rPr>
        <w:t xml:space="preserve"> at</w:t>
      </w:r>
      <w:r w:rsidR="00A73A37" w:rsidRPr="00CD250B">
        <w:rPr>
          <w:lang w:val="en-GB"/>
        </w:rPr>
        <w:t xml:space="preserve"> each time step </w:t>
      </w:r>
      <w:r w:rsidR="007147B5" w:rsidRPr="00CD250B">
        <w:rPr>
          <w:lang w:val="en-GB"/>
        </w:rPr>
        <w:t xml:space="preserve">is </w:t>
      </w:r>
      <w:r w:rsidR="00A73A37" w:rsidRPr="00CD250B">
        <w:rPr>
          <w:lang w:val="en-GB"/>
        </w:rPr>
        <w:t>calculated from the running water balance of the canopy</w:t>
      </w:r>
      <w:r w:rsidR="003D63FF" w:rsidRPr="00CD250B">
        <w:rPr>
          <w:lang w:val="en-GB"/>
        </w:rPr>
        <w:t xml:space="preserve"> where th</w:t>
      </w:r>
      <w:r w:rsidR="007147B5" w:rsidRPr="00CD250B">
        <w:rPr>
          <w:lang w:val="en-GB"/>
        </w:rPr>
        <w:t>e evaporation is calculated from</w:t>
      </w:r>
      <w:r w:rsidR="003D63FF" w:rsidRPr="00CD250B">
        <w:rPr>
          <w:lang w:val="en-GB"/>
        </w:rPr>
        <w:t xml:space="preserve"> </w:t>
      </w:r>
      <w:r w:rsidR="00CB76D1" w:rsidRPr="00CD250B">
        <w:rPr>
          <w:lang w:val="en-GB"/>
        </w:rPr>
        <w:t xml:space="preserve">the </w:t>
      </w:r>
      <w:r w:rsidR="003D63FF" w:rsidRPr="00CD250B">
        <w:rPr>
          <w:lang w:val="en-GB"/>
        </w:rPr>
        <w:t>Penman-Monteith equatio</w:t>
      </w:r>
      <w:r w:rsidR="00CB76D1" w:rsidRPr="00CD250B">
        <w:rPr>
          <w:lang w:val="en-GB"/>
        </w:rPr>
        <w:t>n. T</w:t>
      </w:r>
      <w:r w:rsidR="003D63FF" w:rsidRPr="00CD250B">
        <w:rPr>
          <w:lang w:val="en-GB"/>
        </w:rPr>
        <w:t xml:space="preserve">he </w:t>
      </w:r>
      <w:r w:rsidR="00161670" w:rsidRPr="00CD250B">
        <w:rPr>
          <w:lang w:val="en-GB"/>
        </w:rPr>
        <w:t xml:space="preserve">soil </w:t>
      </w:r>
      <w:r w:rsidR="00CB76D1" w:rsidRPr="00CD250B">
        <w:rPr>
          <w:lang w:val="en-GB"/>
        </w:rPr>
        <w:t xml:space="preserve">moisture </w:t>
      </w:r>
      <w:r w:rsidR="003D63FF" w:rsidRPr="00CD250B">
        <w:rPr>
          <w:lang w:val="en-GB"/>
        </w:rPr>
        <w:t xml:space="preserve">below </w:t>
      </w:r>
      <w:r w:rsidR="00CB76D1" w:rsidRPr="00CD250B">
        <w:rPr>
          <w:lang w:val="en-GB"/>
        </w:rPr>
        <w:t xml:space="preserve">each surface </w:t>
      </w:r>
      <w:r w:rsidR="00FD7A90">
        <w:rPr>
          <w:lang w:val="en-GB"/>
        </w:rPr>
        <w:t xml:space="preserve">type </w:t>
      </w:r>
      <w:r w:rsidR="00621084" w:rsidRPr="00CD250B">
        <w:rPr>
          <w:lang w:val="en-GB"/>
        </w:rPr>
        <w:t>(</w:t>
      </w:r>
      <w:r w:rsidR="00FC4826" w:rsidRPr="00CD250B">
        <w:rPr>
          <w:lang w:val="en-GB"/>
        </w:rPr>
        <w:t>excluding water</w:t>
      </w:r>
      <w:r w:rsidR="00621084" w:rsidRPr="00CD250B">
        <w:rPr>
          <w:lang w:val="en-GB"/>
        </w:rPr>
        <w:t xml:space="preserve">) </w:t>
      </w:r>
      <w:r w:rsidR="003D63FF" w:rsidRPr="00CD250B">
        <w:rPr>
          <w:lang w:val="en-GB"/>
        </w:rPr>
        <w:t>is taken into account.</w:t>
      </w:r>
      <w:r w:rsidR="007147B5" w:rsidRPr="00CD250B">
        <w:rPr>
          <w:lang w:val="en-GB"/>
        </w:rPr>
        <w:t xml:space="preserve"> </w:t>
      </w:r>
    </w:p>
    <w:p w14:paraId="2E5D32D7" w14:textId="77777777" w:rsidR="00F91240" w:rsidRDefault="00F91240" w:rsidP="00530486">
      <w:pPr>
        <w:ind w:firstLine="567"/>
        <w:rPr>
          <w:lang w:val="en-GB"/>
        </w:rPr>
      </w:pPr>
    </w:p>
    <w:p w14:paraId="487421CB" w14:textId="41F77781" w:rsidR="007147B5" w:rsidRDefault="007147B5" w:rsidP="00F91240">
      <w:pPr>
        <w:rPr>
          <w:lang w:val="en-GB"/>
        </w:rPr>
      </w:pPr>
      <w:r w:rsidRPr="00CD250B">
        <w:rPr>
          <w:lang w:val="en-GB"/>
        </w:rPr>
        <w:t>Horizontal movement</w:t>
      </w:r>
      <w:r w:rsidR="00FD7A90">
        <w:rPr>
          <w:lang w:val="en-GB"/>
        </w:rPr>
        <w:t xml:space="preserve"> of water</w:t>
      </w:r>
      <w:r w:rsidRPr="00CD250B">
        <w:rPr>
          <w:lang w:val="en-GB"/>
        </w:rPr>
        <w:t xml:space="preserve"> above and below ground </w:t>
      </w:r>
      <w:r w:rsidR="00EA70D0" w:rsidRPr="00CD250B">
        <w:rPr>
          <w:lang w:val="en-GB"/>
        </w:rPr>
        <w:t xml:space="preserve">level </w:t>
      </w:r>
      <w:r w:rsidRPr="00CD250B">
        <w:rPr>
          <w:lang w:val="en-GB"/>
        </w:rPr>
        <w:t xml:space="preserve">are allowed. </w:t>
      </w:r>
      <w:r w:rsidR="001071C7">
        <w:rPr>
          <w:lang w:val="en-GB"/>
        </w:rPr>
        <w:t xml:space="preserve">The user can specify the model timestep, but </w:t>
      </w:r>
      <w:r w:rsidR="0052024B">
        <w:rPr>
          <w:lang w:val="en-GB"/>
        </w:rPr>
        <w:t>5</w:t>
      </w:r>
      <w:r w:rsidR="005C4773" w:rsidRPr="00CD250B">
        <w:rPr>
          <w:lang w:val="en-GB"/>
        </w:rPr>
        <w:t xml:space="preserve">-min </w:t>
      </w:r>
      <w:r w:rsidR="001071C7">
        <w:rPr>
          <w:lang w:val="en-GB"/>
        </w:rPr>
        <w:t xml:space="preserve">is strongly recommended. </w:t>
      </w:r>
      <w:r w:rsidR="001071C7" w:rsidRPr="006C1615">
        <w:rPr>
          <w:lang w:val="en-GB"/>
        </w:rPr>
        <w:t xml:space="preserve">The main </w:t>
      </w:r>
      <w:r w:rsidR="002F35B3" w:rsidRPr="006C1615">
        <w:rPr>
          <w:lang w:val="en-GB"/>
        </w:rPr>
        <w:t>output file is provided at a resolution of 60 min by default</w:t>
      </w:r>
      <w:r w:rsidR="005C4773" w:rsidRPr="006C1615">
        <w:rPr>
          <w:lang w:val="en-GB"/>
        </w:rPr>
        <w:t xml:space="preserve">. </w:t>
      </w:r>
      <w:r w:rsidR="00DC4225" w:rsidRPr="006C1615">
        <w:rPr>
          <w:lang w:val="en-GB"/>
        </w:rPr>
        <w:t xml:space="preserve">Timestamps refer to the end of the averaging period. </w:t>
      </w:r>
      <w:r w:rsidRPr="006C1615">
        <w:rPr>
          <w:lang w:val="en-GB"/>
        </w:rPr>
        <w:t xml:space="preserve">The model </w:t>
      </w:r>
      <w:r w:rsidR="00CB76D1" w:rsidRPr="006C1615">
        <w:rPr>
          <w:lang w:val="en-GB"/>
        </w:rPr>
        <w:t>provides</w:t>
      </w:r>
      <w:r w:rsidRPr="006C1615">
        <w:rPr>
          <w:lang w:val="en-GB"/>
        </w:rPr>
        <w:t xml:space="preserve"> the </w:t>
      </w:r>
      <w:r w:rsidR="00CB76D1" w:rsidRPr="006C1615">
        <w:rPr>
          <w:lang w:val="en-GB"/>
        </w:rPr>
        <w:t>radiation</w:t>
      </w:r>
      <w:r w:rsidR="002F35B3" w:rsidRPr="006C1615">
        <w:rPr>
          <w:lang w:val="en-GB"/>
        </w:rPr>
        <w:t xml:space="preserve"> and</w:t>
      </w:r>
      <w:r w:rsidR="00CB76D1" w:rsidRPr="006C1615">
        <w:rPr>
          <w:lang w:val="en-GB"/>
        </w:rPr>
        <w:t xml:space="preserve"> </w:t>
      </w:r>
      <w:r w:rsidRPr="006C1615">
        <w:rPr>
          <w:lang w:val="en-GB"/>
        </w:rPr>
        <w:t>energy balance components, surface and soil wetness and drainage of each surface, and surface and soil runoff</w:t>
      </w:r>
      <w:r w:rsidR="00F10210" w:rsidRPr="006C1615">
        <w:rPr>
          <w:lang w:val="en-GB"/>
        </w:rPr>
        <w:t xml:space="preserve"> (</w:t>
      </w:r>
      <w:r w:rsidR="006C1615" w:rsidRPr="006C1615">
        <w:rPr>
          <w:lang w:val="en-GB"/>
        </w:rPr>
        <w:t>s</w:t>
      </w:r>
      <w:r w:rsidR="00F10210" w:rsidRPr="006C1615">
        <w:rPr>
          <w:lang w:val="en-GB"/>
        </w:rPr>
        <w:t xml:space="preserve">ee </w:t>
      </w:r>
      <w:hyperlink w:anchor="_Output_files" w:history="1">
        <w:r w:rsidR="006C1615" w:rsidRPr="006C1615">
          <w:rPr>
            <w:rStyle w:val="Hyperlink"/>
            <w:lang w:val="en-GB"/>
          </w:rPr>
          <w:t>section 5</w:t>
        </w:r>
      </w:hyperlink>
      <w:r w:rsidR="00F10210" w:rsidRPr="006C1615">
        <w:rPr>
          <w:lang w:val="en-GB"/>
        </w:rPr>
        <w:t>)</w:t>
      </w:r>
      <w:r w:rsidR="006C1615" w:rsidRPr="006C1615">
        <w:rPr>
          <w:lang w:val="en-GB"/>
        </w:rPr>
        <w:t>.</w:t>
      </w:r>
    </w:p>
    <w:p w14:paraId="2A4151B9" w14:textId="77777777" w:rsidR="00C967A0" w:rsidRPr="00CD250B" w:rsidRDefault="00C967A0" w:rsidP="004C58A6">
      <w:pPr>
        <w:rPr>
          <w:lang w:val="en-GB"/>
        </w:rPr>
      </w:pPr>
    </w:p>
    <w:p w14:paraId="26E8EC0B" w14:textId="77777777" w:rsidR="00161670" w:rsidRPr="00CD250B" w:rsidRDefault="00FD7A90" w:rsidP="004C58A6">
      <w:pPr>
        <w:rPr>
          <w:lang w:val="en-GB"/>
        </w:rPr>
      </w:pPr>
      <w:r>
        <w:rPr>
          <w:lang w:val="en-GB"/>
        </w:rPr>
        <w:t>The following sub-</w:t>
      </w:r>
      <w:r w:rsidR="005C4773" w:rsidRPr="00CD250B">
        <w:rPr>
          <w:lang w:val="en-GB"/>
        </w:rPr>
        <w:t>models</w:t>
      </w:r>
      <w:r w:rsidR="00AF5DB3">
        <w:rPr>
          <w:lang w:val="en-GB"/>
        </w:rPr>
        <w:t xml:space="preserve"> </w:t>
      </w:r>
      <w:r>
        <w:rPr>
          <w:lang w:val="en-GB"/>
        </w:rPr>
        <w:t>are used within SUEWS</w:t>
      </w:r>
      <w:r w:rsidR="005C4773" w:rsidRPr="00CD250B">
        <w:rPr>
          <w:lang w:val="en-GB"/>
        </w:rPr>
        <w:t>:</w:t>
      </w:r>
    </w:p>
    <w:p w14:paraId="50B4208F" w14:textId="77777777" w:rsidR="00161670" w:rsidRPr="00084246" w:rsidRDefault="00A73A37" w:rsidP="00B00D16">
      <w:pPr>
        <w:pStyle w:val="ListParagraph"/>
        <w:numPr>
          <w:ilvl w:val="0"/>
          <w:numId w:val="1"/>
        </w:numPr>
        <w:spacing w:before="4"/>
        <w:ind w:left="284" w:hanging="284"/>
        <w:rPr>
          <w:szCs w:val="20"/>
          <w:lang w:val="en-GB"/>
        </w:rPr>
      </w:pPr>
      <w:r w:rsidRPr="00084246">
        <w:rPr>
          <w:szCs w:val="20"/>
          <w:lang w:val="en-GB"/>
        </w:rPr>
        <w:t>NARP</w:t>
      </w:r>
      <w:r w:rsidR="00F32F71" w:rsidRPr="00084246">
        <w:rPr>
          <w:szCs w:val="20"/>
          <w:lang w:val="en-GB"/>
        </w:rPr>
        <w:t xml:space="preserve"> (</w:t>
      </w:r>
      <w:r w:rsidR="00F32F71" w:rsidRPr="00084246">
        <w:rPr>
          <w:i/>
          <w:szCs w:val="20"/>
          <w:lang w:val="en-GB"/>
        </w:rPr>
        <w:t>Net All-wave Radiation Parameterization</w:t>
      </w:r>
      <w:r w:rsidR="0009306E">
        <w:rPr>
          <w:i/>
          <w:szCs w:val="20"/>
          <w:lang w:val="en-GB"/>
        </w:rPr>
        <w:t xml:space="preserve">, </w:t>
      </w:r>
      <w:hyperlink w:anchor="OGO03" w:history="1">
        <w:r w:rsidR="00C309DF" w:rsidRPr="00084246">
          <w:rPr>
            <w:rStyle w:val="Hyperlink"/>
            <w:szCs w:val="20"/>
            <w:lang w:val="en-GB"/>
          </w:rPr>
          <w:t>Offerle et al. 2003</w:t>
        </w:r>
      </w:hyperlink>
      <w:r w:rsidR="00C309DF" w:rsidRPr="00084246">
        <w:rPr>
          <w:szCs w:val="20"/>
          <w:lang w:val="en-GB"/>
        </w:rPr>
        <w:t xml:space="preserve">, </w:t>
      </w:r>
      <w:hyperlink w:anchor="LGOUSJL10" w:history="1">
        <w:r w:rsidR="00C309DF" w:rsidRPr="00084246">
          <w:rPr>
            <w:rStyle w:val="Hyperlink"/>
            <w:szCs w:val="20"/>
            <w:lang w:val="en-GB"/>
          </w:rPr>
          <w:t>Loridan et al. 2010</w:t>
        </w:r>
      </w:hyperlink>
      <w:r w:rsidR="00C309DF" w:rsidRPr="00084246">
        <w:rPr>
          <w:szCs w:val="20"/>
          <w:lang w:val="en-GB"/>
        </w:rPr>
        <w:t>)</w:t>
      </w:r>
      <w:r w:rsidR="0009306E" w:rsidRPr="00084246">
        <w:rPr>
          <w:szCs w:val="20"/>
          <w:lang w:val="en-GB"/>
        </w:rPr>
        <w:t xml:space="preserve"> radiation scheme</w:t>
      </w:r>
      <w:r w:rsidR="00921389">
        <w:rPr>
          <w:szCs w:val="20"/>
          <w:lang w:val="en-GB"/>
        </w:rPr>
        <w:t>.</w:t>
      </w:r>
      <w:r w:rsidRPr="00084246">
        <w:rPr>
          <w:szCs w:val="20"/>
          <w:lang w:val="en-GB"/>
        </w:rPr>
        <w:t xml:space="preserve"> </w:t>
      </w:r>
    </w:p>
    <w:p w14:paraId="2952017E" w14:textId="77777777" w:rsidR="00AF5DB3" w:rsidRPr="0009306E" w:rsidRDefault="00EA70D0" w:rsidP="0009306E">
      <w:pPr>
        <w:pStyle w:val="ListParagraph"/>
        <w:numPr>
          <w:ilvl w:val="0"/>
          <w:numId w:val="1"/>
        </w:numPr>
        <w:spacing w:before="4"/>
        <w:ind w:left="284" w:hanging="284"/>
        <w:rPr>
          <w:szCs w:val="20"/>
          <w:lang w:val="en-GB"/>
        </w:rPr>
      </w:pPr>
      <w:r w:rsidRPr="00084246">
        <w:rPr>
          <w:szCs w:val="20"/>
          <w:lang w:val="en-GB"/>
        </w:rPr>
        <w:t xml:space="preserve">OHM </w:t>
      </w:r>
      <w:r w:rsidR="00161670" w:rsidRPr="00084246">
        <w:rPr>
          <w:szCs w:val="20"/>
          <w:lang w:val="en-GB"/>
        </w:rPr>
        <w:t>(</w:t>
      </w:r>
      <w:r w:rsidR="00FD7A90">
        <w:rPr>
          <w:szCs w:val="20"/>
          <w:lang w:val="en-GB"/>
        </w:rPr>
        <w:t>O</w:t>
      </w:r>
      <w:r w:rsidRPr="00530486">
        <w:rPr>
          <w:i/>
          <w:szCs w:val="20"/>
          <w:lang w:val="en-GB"/>
        </w:rPr>
        <w:t xml:space="preserve">bjective </w:t>
      </w:r>
      <w:r w:rsidR="00FD7A90">
        <w:rPr>
          <w:i/>
          <w:szCs w:val="20"/>
          <w:lang w:val="en-GB"/>
        </w:rPr>
        <w:t>H</w:t>
      </w:r>
      <w:r w:rsidRPr="00530486">
        <w:rPr>
          <w:i/>
          <w:szCs w:val="20"/>
          <w:lang w:val="en-GB"/>
        </w:rPr>
        <w:t xml:space="preserve">ysteresis </w:t>
      </w:r>
      <w:r w:rsidR="00FD7A90">
        <w:rPr>
          <w:i/>
          <w:szCs w:val="20"/>
          <w:lang w:val="en-GB"/>
        </w:rPr>
        <w:t>M</w:t>
      </w:r>
      <w:r w:rsidRPr="00530486">
        <w:rPr>
          <w:i/>
          <w:szCs w:val="20"/>
          <w:lang w:val="en-GB"/>
        </w:rPr>
        <w:t>odel</w:t>
      </w:r>
      <w:r w:rsidR="00F91240">
        <w:rPr>
          <w:i/>
          <w:szCs w:val="20"/>
          <w:lang w:val="en-GB"/>
        </w:rPr>
        <w:t xml:space="preserve"> </w:t>
      </w:r>
      <w:r w:rsidR="00CD7BE0" w:rsidRPr="00084246">
        <w:rPr>
          <w:szCs w:val="20"/>
          <w:lang w:val="en-GB"/>
        </w:rPr>
        <w:t>(</w:t>
      </w:r>
      <w:hyperlink w:anchor="GCO1991" w:history="1">
        <w:r w:rsidR="00CD7BE0" w:rsidRPr="00084246">
          <w:rPr>
            <w:rStyle w:val="Hyperlink"/>
            <w:szCs w:val="20"/>
            <w:lang w:val="en-GB"/>
          </w:rPr>
          <w:t>Grimmond et al. 1991</w:t>
        </w:r>
      </w:hyperlink>
      <w:r w:rsidR="00CD7BE0" w:rsidRPr="00084246">
        <w:rPr>
          <w:szCs w:val="20"/>
          <w:lang w:val="en-GB"/>
        </w:rPr>
        <w:t>,</w:t>
      </w:r>
      <w:r w:rsidR="0006729D" w:rsidRPr="00084246">
        <w:rPr>
          <w:szCs w:val="20"/>
          <w:lang w:val="en-GB"/>
        </w:rPr>
        <w:t xml:space="preserve"> </w:t>
      </w:r>
      <w:hyperlink w:anchor="G099a" w:history="1">
        <w:r w:rsidR="0006729D" w:rsidRPr="00084246">
          <w:rPr>
            <w:rStyle w:val="Hyperlink"/>
            <w:szCs w:val="20"/>
            <w:lang w:val="en-GB"/>
          </w:rPr>
          <w:t>Grimmond &amp; Oke 1999a</w:t>
        </w:r>
      </w:hyperlink>
      <w:r w:rsidR="0006729D" w:rsidRPr="00084246">
        <w:rPr>
          <w:szCs w:val="20"/>
          <w:lang w:val="en-GB"/>
        </w:rPr>
        <w:t xml:space="preserve">, </w:t>
      </w:r>
      <w:hyperlink w:anchor="G02002" w:history="1">
        <w:r w:rsidR="0006729D" w:rsidRPr="00084246">
          <w:rPr>
            <w:rStyle w:val="Hyperlink"/>
            <w:szCs w:val="20"/>
            <w:lang w:val="en-GB"/>
          </w:rPr>
          <w:t>2002</w:t>
        </w:r>
      </w:hyperlink>
      <w:r w:rsidR="0006729D" w:rsidRPr="00084246">
        <w:rPr>
          <w:szCs w:val="20"/>
          <w:lang w:val="en-GB"/>
        </w:rPr>
        <w:t xml:space="preserve">) </w:t>
      </w:r>
      <w:r w:rsidR="0009306E">
        <w:rPr>
          <w:szCs w:val="20"/>
          <w:lang w:val="en-GB"/>
        </w:rPr>
        <w:t xml:space="preserve">for </w:t>
      </w:r>
      <w:r w:rsidR="0009306E" w:rsidRPr="0009306E">
        <w:rPr>
          <w:szCs w:val="20"/>
          <w:lang w:val="en-GB"/>
        </w:rPr>
        <w:t>the storage heat flux</w:t>
      </w:r>
      <w:r w:rsidR="00921389">
        <w:rPr>
          <w:szCs w:val="20"/>
          <w:lang w:val="en-GB"/>
        </w:rPr>
        <w:t>.</w:t>
      </w:r>
    </w:p>
    <w:p w14:paraId="4A0FF5B2" w14:textId="77777777" w:rsidR="00161670" w:rsidRPr="00084246" w:rsidRDefault="00A73A37" w:rsidP="00B00D16">
      <w:pPr>
        <w:pStyle w:val="ListParagraph"/>
        <w:numPr>
          <w:ilvl w:val="0"/>
          <w:numId w:val="1"/>
        </w:numPr>
        <w:spacing w:before="4"/>
        <w:ind w:left="284" w:hanging="284"/>
        <w:rPr>
          <w:szCs w:val="20"/>
          <w:lang w:val="en-GB"/>
        </w:rPr>
      </w:pPr>
      <w:r w:rsidRPr="00084246">
        <w:rPr>
          <w:szCs w:val="20"/>
          <w:lang w:val="en-GB"/>
        </w:rPr>
        <w:t>LUMPS</w:t>
      </w:r>
      <w:r w:rsidR="00F32F71" w:rsidRPr="00084246">
        <w:rPr>
          <w:szCs w:val="20"/>
          <w:vertAlign w:val="superscript"/>
          <w:lang w:val="en-GB"/>
        </w:rPr>
        <w:t xml:space="preserve"> </w:t>
      </w:r>
      <w:r w:rsidR="00F32F71" w:rsidRPr="00084246">
        <w:rPr>
          <w:szCs w:val="20"/>
          <w:lang w:val="en-GB"/>
        </w:rPr>
        <w:t>(</w:t>
      </w:r>
      <w:r w:rsidR="00F32F71" w:rsidRPr="00084246">
        <w:rPr>
          <w:i/>
          <w:szCs w:val="20"/>
          <w:lang w:val="en-GB"/>
        </w:rPr>
        <w:t>Local-scale Urban Meteorological Parameterization Scheme</w:t>
      </w:r>
      <w:r w:rsidR="00C309DF" w:rsidRPr="00084246">
        <w:rPr>
          <w:i/>
          <w:szCs w:val="20"/>
          <w:lang w:val="en-GB"/>
        </w:rPr>
        <w:t xml:space="preserve">, </w:t>
      </w:r>
      <w:hyperlink w:anchor="G02002" w:history="1">
        <w:r w:rsidR="00C309DF" w:rsidRPr="00084246">
          <w:rPr>
            <w:rStyle w:val="Hyperlink"/>
            <w:szCs w:val="20"/>
            <w:lang w:val="en-GB"/>
          </w:rPr>
          <w:t>Grimmond &amp; Oke 2002</w:t>
        </w:r>
      </w:hyperlink>
      <w:r w:rsidR="00F32F71" w:rsidRPr="00084246">
        <w:rPr>
          <w:szCs w:val="20"/>
          <w:lang w:val="en-GB"/>
        </w:rPr>
        <w:t>)</w:t>
      </w:r>
      <w:r w:rsidR="0009306E">
        <w:rPr>
          <w:szCs w:val="20"/>
          <w:lang w:val="en-GB"/>
        </w:rPr>
        <w:t xml:space="preserve"> </w:t>
      </w:r>
      <w:r w:rsidR="00530486">
        <w:rPr>
          <w:szCs w:val="20"/>
          <w:lang w:val="en-GB"/>
        </w:rPr>
        <w:t>does the</w:t>
      </w:r>
      <w:r w:rsidR="00CB76D1" w:rsidRPr="00084246">
        <w:rPr>
          <w:szCs w:val="20"/>
          <w:lang w:val="en-GB"/>
        </w:rPr>
        <w:t xml:space="preserve"> </w:t>
      </w:r>
      <w:r w:rsidRPr="00084246">
        <w:rPr>
          <w:szCs w:val="20"/>
          <w:lang w:val="en-GB"/>
        </w:rPr>
        <w:t xml:space="preserve">initial turbulent </w:t>
      </w:r>
      <w:r w:rsidR="00527E0F" w:rsidRPr="00084246">
        <w:rPr>
          <w:szCs w:val="20"/>
          <w:lang w:val="en-GB"/>
        </w:rPr>
        <w:t xml:space="preserve">sensible and latent heat </w:t>
      </w:r>
      <w:r w:rsidR="00530486">
        <w:rPr>
          <w:szCs w:val="20"/>
          <w:lang w:val="en-GB"/>
        </w:rPr>
        <w:t xml:space="preserve">fluxes calculation for </w:t>
      </w:r>
      <w:r w:rsidR="00B757F9" w:rsidRPr="00084246">
        <w:rPr>
          <w:szCs w:val="20"/>
          <w:lang w:val="en-GB"/>
        </w:rPr>
        <w:t>stability</w:t>
      </w:r>
      <w:r w:rsidR="00284088" w:rsidRPr="00084246">
        <w:rPr>
          <w:szCs w:val="20"/>
          <w:lang w:val="en-GB"/>
        </w:rPr>
        <w:t xml:space="preserve"> (</w:t>
      </w:r>
      <w:hyperlink w:anchor="_Appendix_E:_Differences" w:history="1">
        <w:r w:rsidR="00284088" w:rsidRPr="00084246">
          <w:rPr>
            <w:rStyle w:val="Hyperlink"/>
            <w:szCs w:val="20"/>
            <w:lang w:val="en-GB"/>
          </w:rPr>
          <w:t xml:space="preserve">Appendix </w:t>
        </w:r>
      </w:hyperlink>
      <w:r w:rsidR="009E45C7">
        <w:rPr>
          <w:rStyle w:val="Hyperlink"/>
          <w:szCs w:val="20"/>
          <w:lang w:val="en-GB"/>
        </w:rPr>
        <w:t>D</w:t>
      </w:r>
      <w:r w:rsidR="00284088" w:rsidRPr="00084246">
        <w:rPr>
          <w:szCs w:val="20"/>
          <w:lang w:val="en-GB"/>
        </w:rPr>
        <w:t xml:space="preserve"> </w:t>
      </w:r>
      <w:r w:rsidR="00530486">
        <w:rPr>
          <w:szCs w:val="20"/>
          <w:lang w:val="en-GB"/>
        </w:rPr>
        <w:t xml:space="preserve">gives the </w:t>
      </w:r>
      <w:r w:rsidR="00284088" w:rsidRPr="00084246">
        <w:rPr>
          <w:szCs w:val="20"/>
          <w:lang w:val="en-GB"/>
        </w:rPr>
        <w:t>differences between SUEWS and LUMPS)</w:t>
      </w:r>
      <w:r w:rsidR="00220307" w:rsidRPr="00084246">
        <w:rPr>
          <w:szCs w:val="20"/>
          <w:lang w:val="en-GB"/>
        </w:rPr>
        <w:t>. Note both models</w:t>
      </w:r>
      <w:r w:rsidR="002F35B3">
        <w:rPr>
          <w:szCs w:val="20"/>
          <w:lang w:val="en-GB"/>
        </w:rPr>
        <w:t>’</w:t>
      </w:r>
      <w:r w:rsidR="00220307" w:rsidRPr="00084246">
        <w:rPr>
          <w:szCs w:val="20"/>
          <w:lang w:val="en-GB"/>
        </w:rPr>
        <w:t xml:space="preserve"> output</w:t>
      </w:r>
      <w:r w:rsidR="00F10210" w:rsidRPr="00084246">
        <w:rPr>
          <w:szCs w:val="20"/>
          <w:lang w:val="en-GB"/>
        </w:rPr>
        <w:t>s</w:t>
      </w:r>
      <w:r w:rsidR="00220307" w:rsidRPr="00084246">
        <w:rPr>
          <w:szCs w:val="20"/>
          <w:lang w:val="en-GB"/>
        </w:rPr>
        <w:t xml:space="preserve"> are provided in all runs</w:t>
      </w:r>
      <w:r w:rsidR="00921389">
        <w:rPr>
          <w:szCs w:val="20"/>
          <w:lang w:val="en-GB"/>
        </w:rPr>
        <w:t>.</w:t>
      </w:r>
    </w:p>
    <w:p w14:paraId="61518CF9" w14:textId="77777777" w:rsidR="00161670" w:rsidRPr="00084246" w:rsidRDefault="002F35B3" w:rsidP="00B00D16">
      <w:pPr>
        <w:pStyle w:val="ListParagraph"/>
        <w:numPr>
          <w:ilvl w:val="0"/>
          <w:numId w:val="1"/>
        </w:numPr>
        <w:spacing w:before="4"/>
        <w:ind w:left="284" w:hanging="284"/>
        <w:rPr>
          <w:szCs w:val="20"/>
          <w:lang w:val="en-GB"/>
        </w:rPr>
      </w:pPr>
      <w:r>
        <w:rPr>
          <w:szCs w:val="20"/>
          <w:lang w:val="en-GB"/>
        </w:rPr>
        <w:t>T</w:t>
      </w:r>
      <w:r w:rsidR="00AF5DB3" w:rsidRPr="00084246">
        <w:rPr>
          <w:szCs w:val="20"/>
          <w:lang w:val="en-GB"/>
        </w:rPr>
        <w:t>wo</w:t>
      </w:r>
      <w:r w:rsidR="00A01EA2" w:rsidRPr="00084246">
        <w:rPr>
          <w:szCs w:val="20"/>
          <w:lang w:val="en-GB"/>
        </w:rPr>
        <w:t xml:space="preserve"> </w:t>
      </w:r>
      <w:r w:rsidR="00A73A37" w:rsidRPr="00084246">
        <w:rPr>
          <w:szCs w:val="20"/>
          <w:lang w:val="en-GB"/>
        </w:rPr>
        <w:t>simpl</w:t>
      </w:r>
      <w:r w:rsidR="00B6186E" w:rsidRPr="00084246">
        <w:rPr>
          <w:szCs w:val="20"/>
          <w:lang w:val="en-GB"/>
        </w:rPr>
        <w:t>e anthropogenic heat flux model</w:t>
      </w:r>
      <w:r w:rsidR="00DC4225" w:rsidRPr="00084246">
        <w:rPr>
          <w:szCs w:val="20"/>
          <w:lang w:val="en-GB"/>
        </w:rPr>
        <w:t>s</w:t>
      </w:r>
      <w:r w:rsidR="0009306E">
        <w:rPr>
          <w:szCs w:val="20"/>
          <w:lang w:val="en-GB"/>
        </w:rPr>
        <w:t xml:space="preserve"> </w:t>
      </w:r>
      <w:r w:rsidR="00CD7BE0" w:rsidRPr="00084246">
        <w:rPr>
          <w:szCs w:val="20"/>
          <w:lang w:val="en-GB"/>
        </w:rPr>
        <w:t>(</w:t>
      </w:r>
      <w:hyperlink w:anchor="Jarvi2011" w:history="1">
        <w:r w:rsidR="00CD7BE0" w:rsidRPr="00084246">
          <w:rPr>
            <w:rStyle w:val="Hyperlink"/>
            <w:szCs w:val="20"/>
            <w:lang w:val="en-GB"/>
          </w:rPr>
          <w:t>Järvi et al. 2011</w:t>
        </w:r>
      </w:hyperlink>
      <w:r w:rsidR="00CD7BE0" w:rsidRPr="00084246">
        <w:rPr>
          <w:szCs w:val="20"/>
          <w:lang w:val="en-GB"/>
        </w:rPr>
        <w:t>)</w:t>
      </w:r>
      <w:r w:rsidR="00921389">
        <w:rPr>
          <w:szCs w:val="20"/>
          <w:lang w:val="en-GB"/>
        </w:rPr>
        <w:t>.</w:t>
      </w:r>
    </w:p>
    <w:p w14:paraId="109A0819" w14:textId="77777777" w:rsidR="00220307" w:rsidRPr="00084246" w:rsidRDefault="002F35B3" w:rsidP="00B00D16">
      <w:pPr>
        <w:pStyle w:val="ListParagraph"/>
        <w:numPr>
          <w:ilvl w:val="0"/>
          <w:numId w:val="1"/>
        </w:numPr>
        <w:spacing w:before="4"/>
        <w:ind w:left="284" w:hanging="284"/>
        <w:rPr>
          <w:szCs w:val="20"/>
          <w:lang w:val="en-GB"/>
        </w:rPr>
      </w:pPr>
      <w:r>
        <w:rPr>
          <w:szCs w:val="20"/>
          <w:lang w:val="en-GB"/>
        </w:rPr>
        <w:t>A</w:t>
      </w:r>
      <w:r w:rsidR="00A01EA2" w:rsidRPr="00084246">
        <w:rPr>
          <w:szCs w:val="20"/>
          <w:lang w:val="en-GB"/>
        </w:rPr>
        <w:t xml:space="preserve"> </w:t>
      </w:r>
      <w:r w:rsidR="0009306E">
        <w:rPr>
          <w:szCs w:val="20"/>
          <w:lang w:val="en-GB"/>
        </w:rPr>
        <w:t>simple urban water-</w:t>
      </w:r>
      <w:r w:rsidR="00A73A37" w:rsidRPr="00084246">
        <w:rPr>
          <w:szCs w:val="20"/>
          <w:lang w:val="en-GB"/>
        </w:rPr>
        <w:t>use model</w:t>
      </w:r>
      <w:r w:rsidR="00CD7BE0" w:rsidRPr="00084246">
        <w:rPr>
          <w:szCs w:val="20"/>
          <w:vertAlign w:val="superscript"/>
          <w:lang w:val="en-GB"/>
        </w:rPr>
        <w:t xml:space="preserve"> </w:t>
      </w:r>
      <w:r w:rsidR="00CD7BE0" w:rsidRPr="00084246">
        <w:rPr>
          <w:szCs w:val="20"/>
          <w:lang w:val="en-GB"/>
        </w:rPr>
        <w:t>(</w:t>
      </w:r>
      <w:hyperlink w:anchor="G01991" w:history="1">
        <w:r w:rsidR="00CD7BE0" w:rsidRPr="00084246">
          <w:rPr>
            <w:rStyle w:val="Hyperlink"/>
            <w:szCs w:val="20"/>
            <w:lang w:val="en-GB"/>
          </w:rPr>
          <w:t>Grimmond and Oke 1991</w:t>
        </w:r>
      </w:hyperlink>
      <w:r w:rsidR="00CD7BE0" w:rsidRPr="00084246">
        <w:rPr>
          <w:szCs w:val="20"/>
          <w:lang w:val="en-GB"/>
        </w:rPr>
        <w:t>)</w:t>
      </w:r>
      <w:r w:rsidR="00921389">
        <w:rPr>
          <w:szCs w:val="20"/>
          <w:lang w:val="en-GB"/>
        </w:rPr>
        <w:t>.</w:t>
      </w:r>
    </w:p>
    <w:p w14:paraId="0035602E" w14:textId="2226EC18" w:rsidR="00AC6E6E" w:rsidRPr="004668AF" w:rsidRDefault="002F35B3" w:rsidP="00B00D16">
      <w:pPr>
        <w:pStyle w:val="ListParagraph"/>
        <w:numPr>
          <w:ilvl w:val="0"/>
          <w:numId w:val="1"/>
        </w:numPr>
        <w:spacing w:before="4"/>
        <w:ind w:left="284" w:hanging="284"/>
        <w:rPr>
          <w:szCs w:val="20"/>
          <w:lang w:val="en-GB"/>
        </w:rPr>
      </w:pPr>
      <w:r w:rsidRPr="004668AF">
        <w:rPr>
          <w:szCs w:val="20"/>
          <w:lang w:val="en-GB"/>
        </w:rPr>
        <w:t>A</w:t>
      </w:r>
      <w:r w:rsidR="00220307" w:rsidRPr="004668AF">
        <w:rPr>
          <w:szCs w:val="20"/>
          <w:lang w:val="en-GB"/>
        </w:rPr>
        <w:t xml:space="preserve"> convective boundary layer</w:t>
      </w:r>
      <w:r w:rsidR="00F04F99" w:rsidRPr="004668AF">
        <w:rPr>
          <w:szCs w:val="20"/>
          <w:lang w:val="en-GB"/>
        </w:rPr>
        <w:t xml:space="preserve"> </w:t>
      </w:r>
      <w:r w:rsidR="00220307" w:rsidRPr="004668AF">
        <w:rPr>
          <w:szCs w:val="20"/>
          <w:lang w:val="en-GB"/>
        </w:rPr>
        <w:t xml:space="preserve">(CBL) </w:t>
      </w:r>
      <w:r w:rsidR="00F04F99" w:rsidRPr="004668AF">
        <w:rPr>
          <w:szCs w:val="20"/>
          <w:lang w:val="en-GB"/>
        </w:rPr>
        <w:t>slab model</w:t>
      </w:r>
      <w:r w:rsidR="00C309DF" w:rsidRPr="004668AF">
        <w:rPr>
          <w:szCs w:val="20"/>
          <w:lang w:val="en-GB"/>
        </w:rPr>
        <w:t xml:space="preserve"> (</w:t>
      </w:r>
      <w:hyperlink w:anchor="CG2001" w:history="1">
        <w:r w:rsidR="00C309DF" w:rsidRPr="004668AF">
          <w:rPr>
            <w:rStyle w:val="Hyperlink"/>
            <w:szCs w:val="20"/>
            <w:lang w:val="en-GB"/>
          </w:rPr>
          <w:t>Cleugh and Grimmond 2001</w:t>
        </w:r>
      </w:hyperlink>
      <w:r w:rsidR="00C309DF" w:rsidRPr="004668AF">
        <w:rPr>
          <w:szCs w:val="20"/>
          <w:lang w:val="en-GB"/>
        </w:rPr>
        <w:t>)</w:t>
      </w:r>
      <w:r w:rsidR="00530486" w:rsidRPr="004668AF">
        <w:rPr>
          <w:szCs w:val="20"/>
          <w:lang w:val="en-GB"/>
        </w:rPr>
        <w:t xml:space="preserve"> c</w:t>
      </w:r>
      <w:r w:rsidR="009C5538" w:rsidRPr="004668AF">
        <w:rPr>
          <w:szCs w:val="20"/>
          <w:lang w:val="en-GB"/>
        </w:rPr>
        <w:t>alculate</w:t>
      </w:r>
      <w:r w:rsidR="00220307" w:rsidRPr="004668AF">
        <w:rPr>
          <w:szCs w:val="20"/>
          <w:lang w:val="en-GB"/>
        </w:rPr>
        <w:t>s</w:t>
      </w:r>
      <w:r w:rsidR="0009306E" w:rsidRPr="004668AF">
        <w:rPr>
          <w:szCs w:val="20"/>
          <w:lang w:val="en-GB"/>
        </w:rPr>
        <w:t xml:space="preserve"> the CBL height, temperature and </w:t>
      </w:r>
      <w:r w:rsidR="009C5538" w:rsidRPr="004668AF">
        <w:rPr>
          <w:szCs w:val="20"/>
          <w:lang w:val="en-GB"/>
        </w:rPr>
        <w:t xml:space="preserve">humidity during daytime </w:t>
      </w:r>
      <w:r w:rsidR="00530486" w:rsidRPr="004668AF">
        <w:rPr>
          <w:szCs w:val="20"/>
          <w:lang w:val="en-GB"/>
        </w:rPr>
        <w:t>(</w:t>
      </w:r>
      <w:hyperlink w:anchor="Onomura2014" w:history="1">
        <w:r w:rsidR="00C309DF" w:rsidRPr="00870E7A">
          <w:rPr>
            <w:rStyle w:val="Hyperlink"/>
            <w:szCs w:val="20"/>
            <w:lang w:val="en-GB"/>
          </w:rPr>
          <w:t>Onomura et al. 201</w:t>
        </w:r>
        <w:r w:rsidR="00870E7A" w:rsidRPr="00870E7A">
          <w:rPr>
            <w:rStyle w:val="Hyperlink"/>
            <w:szCs w:val="20"/>
            <w:lang w:val="en-GB"/>
          </w:rPr>
          <w:t>5</w:t>
        </w:r>
      </w:hyperlink>
      <w:r w:rsidR="00220307" w:rsidRPr="004668AF">
        <w:rPr>
          <w:szCs w:val="20"/>
          <w:lang w:val="en-GB"/>
        </w:rPr>
        <w:t>)</w:t>
      </w:r>
    </w:p>
    <w:p w14:paraId="1AB787ED" w14:textId="77777777" w:rsidR="006D059F" w:rsidRDefault="002F35B3" w:rsidP="00B00D16">
      <w:pPr>
        <w:pStyle w:val="ListParagraph"/>
        <w:numPr>
          <w:ilvl w:val="0"/>
          <w:numId w:val="1"/>
        </w:numPr>
        <w:spacing w:before="4"/>
        <w:ind w:left="284" w:hanging="284"/>
        <w:rPr>
          <w:szCs w:val="20"/>
          <w:lang w:val="sv-SE"/>
        </w:rPr>
      </w:pPr>
      <w:r>
        <w:rPr>
          <w:szCs w:val="20"/>
          <w:lang w:val="sv-SE"/>
        </w:rPr>
        <w:t xml:space="preserve">A </w:t>
      </w:r>
      <w:r w:rsidR="001E175E" w:rsidRPr="00DC212C">
        <w:rPr>
          <w:szCs w:val="20"/>
          <w:lang w:val="sv-SE"/>
        </w:rPr>
        <w:t>snowmelt model</w:t>
      </w:r>
      <w:r w:rsidR="00CD7BE0" w:rsidRPr="00DC212C">
        <w:rPr>
          <w:szCs w:val="20"/>
          <w:lang w:val="sv-SE"/>
        </w:rPr>
        <w:t xml:space="preserve"> (</w:t>
      </w:r>
      <w:hyperlink w:anchor="Jarvi2014" w:history="1">
        <w:r w:rsidR="00CD7BE0" w:rsidRPr="00DC212C">
          <w:rPr>
            <w:rStyle w:val="Hyperlink"/>
            <w:szCs w:val="20"/>
            <w:lang w:val="sv-SE"/>
          </w:rPr>
          <w:t xml:space="preserve">Järvi et al. </w:t>
        </w:r>
        <w:r w:rsidR="00C309DF" w:rsidRPr="00DC212C">
          <w:rPr>
            <w:rStyle w:val="Hyperlink"/>
            <w:szCs w:val="20"/>
            <w:lang w:val="sv-SE"/>
          </w:rPr>
          <w:t>2014</w:t>
        </w:r>
      </w:hyperlink>
      <w:r w:rsidR="00C309DF" w:rsidRPr="00DC212C">
        <w:rPr>
          <w:szCs w:val="20"/>
          <w:lang w:val="sv-SE"/>
        </w:rPr>
        <w:t>)</w:t>
      </w:r>
      <w:r w:rsidR="00921389">
        <w:rPr>
          <w:szCs w:val="20"/>
          <w:lang w:val="sv-SE"/>
        </w:rPr>
        <w:t>.</w:t>
      </w:r>
    </w:p>
    <w:p w14:paraId="3209D337" w14:textId="0B2782C9" w:rsidR="00EC23C3" w:rsidRPr="0002406F" w:rsidRDefault="00EC23C3" w:rsidP="00EC23C3">
      <w:pPr>
        <w:pStyle w:val="ListParagraph"/>
        <w:numPr>
          <w:ilvl w:val="0"/>
          <w:numId w:val="1"/>
        </w:numPr>
        <w:spacing w:before="4"/>
        <w:ind w:left="284" w:hanging="284"/>
        <w:rPr>
          <w:szCs w:val="20"/>
          <w:lang w:val="en-US"/>
        </w:rPr>
      </w:pPr>
      <w:r w:rsidRPr="0002406F">
        <w:rPr>
          <w:szCs w:val="20"/>
          <w:lang w:val="en-US"/>
        </w:rPr>
        <w:t>SOLWEIG</w:t>
      </w:r>
      <w:r>
        <w:rPr>
          <w:szCs w:val="20"/>
          <w:lang w:val="en-US"/>
        </w:rPr>
        <w:t>:</w:t>
      </w:r>
      <w:r w:rsidRPr="0002406F">
        <w:rPr>
          <w:szCs w:val="20"/>
          <w:lang w:val="en-US"/>
        </w:rPr>
        <w:t xml:space="preserve"> The solar and longwave environmental irradiance</w:t>
      </w:r>
      <w:r w:rsidRPr="00D84E80">
        <w:rPr>
          <w:szCs w:val="20"/>
          <w:lang w:val="en-US"/>
        </w:rPr>
        <w:t xml:space="preserve"> </w:t>
      </w:r>
      <w:r w:rsidRPr="0002406F">
        <w:rPr>
          <w:szCs w:val="20"/>
          <w:lang w:val="en-US"/>
        </w:rPr>
        <w:t>geometry model</w:t>
      </w:r>
      <w:r>
        <w:rPr>
          <w:szCs w:val="20"/>
          <w:lang w:val="en-US"/>
        </w:rPr>
        <w:t xml:space="preserve"> (Lindberg et al. 2008, Lindberg and Grimmond 2011)</w:t>
      </w:r>
      <w:r w:rsidR="0036030E">
        <w:rPr>
          <w:szCs w:val="20"/>
          <w:lang w:val="en-US"/>
        </w:rPr>
        <w:t>, a 2D radiation model to estimate mean radiant temperature.</w:t>
      </w:r>
    </w:p>
    <w:p w14:paraId="31375021" w14:textId="77777777" w:rsidR="00EC23C3" w:rsidRPr="002D1D38" w:rsidRDefault="00EC23C3" w:rsidP="00EC23C3">
      <w:pPr>
        <w:pStyle w:val="ListParagraph"/>
        <w:spacing w:before="4"/>
        <w:ind w:left="284"/>
        <w:rPr>
          <w:szCs w:val="20"/>
          <w:lang w:val="en-GB"/>
        </w:rPr>
      </w:pPr>
    </w:p>
    <w:p w14:paraId="0DE63FF5" w14:textId="77777777" w:rsidR="00C309DF" w:rsidRPr="002D1D38" w:rsidRDefault="00C309DF" w:rsidP="00C309DF">
      <w:pPr>
        <w:pStyle w:val="ListParagraph"/>
        <w:spacing w:before="4"/>
        <w:ind w:left="284"/>
        <w:rPr>
          <w:szCs w:val="20"/>
          <w:lang w:val="en-GB"/>
        </w:rPr>
      </w:pPr>
    </w:p>
    <w:p w14:paraId="553045FC" w14:textId="77777777" w:rsidR="00FA0896" w:rsidRPr="00CD250B" w:rsidRDefault="00FA0896" w:rsidP="004C58A6">
      <w:pPr>
        <w:rPr>
          <w:lang w:val="en-GB"/>
        </w:rPr>
      </w:pPr>
      <w:r w:rsidRPr="00CD250B">
        <w:rPr>
          <w:lang w:val="en-GB"/>
        </w:rPr>
        <w:t>The model distributed with this manual can be run in two standard ways:</w:t>
      </w:r>
    </w:p>
    <w:p w14:paraId="37F9C64A" w14:textId="77777777" w:rsidR="001919AC" w:rsidRPr="00CD250B" w:rsidRDefault="003C0606" w:rsidP="00B00D16">
      <w:pPr>
        <w:pStyle w:val="ListParagraph"/>
        <w:numPr>
          <w:ilvl w:val="0"/>
          <w:numId w:val="2"/>
        </w:numPr>
        <w:rPr>
          <w:lang w:val="en-GB"/>
        </w:rPr>
      </w:pPr>
      <w:r w:rsidRPr="00CD250B">
        <w:rPr>
          <w:lang w:val="en-GB"/>
        </w:rPr>
        <w:t xml:space="preserve">for an individual area </w:t>
      </w:r>
    </w:p>
    <w:p w14:paraId="0438D463" w14:textId="77777777" w:rsidR="001919AC" w:rsidRPr="00CD250B" w:rsidRDefault="00FA0896" w:rsidP="00B00D16">
      <w:pPr>
        <w:pStyle w:val="ListParagraph"/>
        <w:numPr>
          <w:ilvl w:val="0"/>
          <w:numId w:val="2"/>
        </w:numPr>
        <w:rPr>
          <w:lang w:val="en-GB"/>
        </w:rPr>
      </w:pPr>
      <w:r w:rsidRPr="00CD250B">
        <w:rPr>
          <w:lang w:val="en-GB"/>
        </w:rPr>
        <w:t>for mul</w:t>
      </w:r>
      <w:r w:rsidR="000142F4">
        <w:rPr>
          <w:lang w:val="en-GB"/>
        </w:rPr>
        <w:t>tiple areas that are contiguous</w:t>
      </w:r>
    </w:p>
    <w:p w14:paraId="133882BB" w14:textId="77777777" w:rsidR="00F770C9" w:rsidRDefault="00FA0896" w:rsidP="00DD1619">
      <w:pPr>
        <w:pStyle w:val="ListParagraph"/>
        <w:ind w:left="0"/>
        <w:rPr>
          <w:lang w:val="en-GB"/>
        </w:rPr>
      </w:pPr>
      <w:r w:rsidRPr="00CD250B">
        <w:rPr>
          <w:lang w:val="en-GB"/>
        </w:rPr>
        <w:t>There is no requirement for the areas to be of any particular shap</w:t>
      </w:r>
      <w:r w:rsidR="0009306E">
        <w:rPr>
          <w:lang w:val="en-GB"/>
        </w:rPr>
        <w:t>e but here we refer to them</w:t>
      </w:r>
      <w:r w:rsidRPr="00CD250B">
        <w:rPr>
          <w:lang w:val="en-GB"/>
        </w:rPr>
        <w:t xml:space="preserve"> as </w:t>
      </w:r>
      <w:r w:rsidR="00E50749" w:rsidRPr="00CD250B">
        <w:rPr>
          <w:lang w:val="en-GB"/>
        </w:rPr>
        <w:t>‘</w:t>
      </w:r>
      <w:r w:rsidRPr="00CD250B">
        <w:rPr>
          <w:lang w:val="en-GB"/>
        </w:rPr>
        <w:t>grids</w:t>
      </w:r>
      <w:r w:rsidR="00E50749" w:rsidRPr="00CD250B">
        <w:rPr>
          <w:lang w:val="en-GB"/>
        </w:rPr>
        <w:t>’</w:t>
      </w:r>
      <w:r w:rsidRPr="00CD250B">
        <w:rPr>
          <w:lang w:val="en-GB"/>
        </w:rPr>
        <w:t>.</w:t>
      </w:r>
    </w:p>
    <w:p w14:paraId="79FBEC37" w14:textId="77777777" w:rsidR="00E850E5" w:rsidRDefault="00E850E5" w:rsidP="00DD1619">
      <w:pPr>
        <w:pStyle w:val="ListParagraph"/>
        <w:ind w:left="0"/>
        <w:rPr>
          <w:lang w:val="en-GB"/>
        </w:rPr>
      </w:pPr>
    </w:p>
    <w:p w14:paraId="50A1E13B" w14:textId="77777777" w:rsidR="002645E3" w:rsidRDefault="00E850E5" w:rsidP="00E702C9">
      <w:pPr>
        <w:pStyle w:val="ListParagraph"/>
        <w:ind w:left="0"/>
        <w:rPr>
          <w:lang w:val="en-GB"/>
        </w:rPr>
      </w:pPr>
      <w:r>
        <w:rPr>
          <w:lang w:val="en-GB"/>
        </w:rPr>
        <w:t>M</w:t>
      </w:r>
      <w:r w:rsidR="00BD45F2">
        <w:rPr>
          <w:lang w:val="en-GB"/>
        </w:rPr>
        <w:t xml:space="preserve">odel applicability: </w:t>
      </w:r>
      <w:r w:rsidR="00BD45F2" w:rsidRPr="0012128D">
        <w:rPr>
          <w:b/>
          <w:lang w:val="en-GB"/>
        </w:rPr>
        <w:t>Local scale</w:t>
      </w:r>
      <w:r w:rsidR="00766AF1">
        <w:rPr>
          <w:lang w:val="en-GB"/>
        </w:rPr>
        <w:t xml:space="preserve"> – </w:t>
      </w:r>
      <w:r>
        <w:rPr>
          <w:lang w:val="en-GB"/>
        </w:rPr>
        <w:t>so forcing data should be above the height of the roughness elements (trees, buildings)</w:t>
      </w:r>
      <w:r w:rsidR="002F35B3">
        <w:rPr>
          <w:lang w:val="en-GB"/>
        </w:rPr>
        <w:t>.</w:t>
      </w:r>
    </w:p>
    <w:p w14:paraId="6D4A79F6" w14:textId="77777777" w:rsidR="00CD5CB0" w:rsidRPr="00E702C9" w:rsidRDefault="00CD5CB0" w:rsidP="00E702C9">
      <w:pPr>
        <w:pStyle w:val="ListParagraph"/>
        <w:ind w:left="0"/>
        <w:rPr>
          <w:lang w:val="en-GB"/>
        </w:rPr>
      </w:pPr>
    </w:p>
    <w:tbl>
      <w:tblPr>
        <w:tblStyle w:val="TableGrid"/>
        <w:tblW w:w="9634" w:type="dxa"/>
        <w:tblLook w:val="04A0" w:firstRow="1" w:lastRow="0" w:firstColumn="1" w:lastColumn="0" w:noHBand="0" w:noVBand="1"/>
      </w:tblPr>
      <w:tblGrid>
        <w:gridCol w:w="308"/>
        <w:gridCol w:w="9326"/>
      </w:tblGrid>
      <w:tr w:rsidR="0025032E" w14:paraId="2D33F5BE" w14:textId="77777777" w:rsidTr="00955D8A">
        <w:trPr>
          <w:trHeight w:val="397"/>
        </w:trPr>
        <w:tc>
          <w:tcPr>
            <w:tcW w:w="9634" w:type="dxa"/>
            <w:gridSpan w:val="2"/>
          </w:tcPr>
          <w:p w14:paraId="109E8A7F" w14:textId="2B983CF1" w:rsidR="0025032E" w:rsidRDefault="0025032E" w:rsidP="00A73DAF">
            <w:pPr>
              <w:ind w:left="567" w:hanging="567"/>
              <w:rPr>
                <w:noProof/>
                <w:lang w:eastAsia="en-GB"/>
              </w:rPr>
            </w:pPr>
            <w:r>
              <w:rPr>
                <w:noProof/>
                <w:lang w:eastAsia="en-GB"/>
              </w:rPr>
              <w:t>Figure 1: SUEWS (a) main components of the SUEWS model (b) surfaces considered (c) processes within the model (d) relation between the boundary layer (BL)/SUEWS and SOLWEIG (e,f) relation between SUEWS and the BL.</w:t>
            </w:r>
          </w:p>
        </w:tc>
      </w:tr>
      <w:tr w:rsidR="008679E3" w14:paraId="5213A710" w14:textId="77777777" w:rsidTr="00955D8A">
        <w:tc>
          <w:tcPr>
            <w:tcW w:w="303" w:type="dxa"/>
          </w:tcPr>
          <w:p w14:paraId="489DEE50" w14:textId="774F7C32" w:rsidR="008679E3" w:rsidRDefault="008679E3" w:rsidP="00A73DAF">
            <w:r>
              <w:t>a</w:t>
            </w:r>
          </w:p>
        </w:tc>
        <w:tc>
          <w:tcPr>
            <w:tcW w:w="9331" w:type="dxa"/>
          </w:tcPr>
          <w:p w14:paraId="6DCC4F86" w14:textId="25154827" w:rsidR="008679E3" w:rsidRDefault="008679E3" w:rsidP="00A73DAF">
            <w:pPr>
              <w:rPr>
                <w:noProof/>
                <w:lang w:eastAsia="en-GB"/>
              </w:rPr>
            </w:pPr>
            <w:r>
              <w:rPr>
                <w:noProof/>
                <w:lang w:val="en-US"/>
              </w:rPr>
              <w:drawing>
                <wp:inline distT="0" distB="0" distL="0" distR="0" wp14:anchorId="3C7DD955" wp14:editId="43077190">
                  <wp:extent cx="5759450" cy="2640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40330"/>
                          </a:xfrm>
                          <a:prstGeom prst="rect">
                            <a:avLst/>
                          </a:prstGeom>
                        </pic:spPr>
                      </pic:pic>
                    </a:graphicData>
                  </a:graphic>
                </wp:inline>
              </w:drawing>
            </w:r>
          </w:p>
        </w:tc>
      </w:tr>
      <w:tr w:rsidR="008679E3" w14:paraId="4CAB15B2" w14:textId="77777777" w:rsidTr="00955D8A">
        <w:tc>
          <w:tcPr>
            <w:tcW w:w="303" w:type="dxa"/>
          </w:tcPr>
          <w:p w14:paraId="11CCE727" w14:textId="0F9C796E" w:rsidR="008679E3" w:rsidRDefault="008679E3" w:rsidP="00A73DAF">
            <w:r>
              <w:lastRenderedPageBreak/>
              <w:t>b</w:t>
            </w:r>
          </w:p>
        </w:tc>
        <w:tc>
          <w:tcPr>
            <w:tcW w:w="9331" w:type="dxa"/>
          </w:tcPr>
          <w:p w14:paraId="7CCC822E" w14:textId="5A6C3896" w:rsidR="008679E3" w:rsidRDefault="008679E3" w:rsidP="00A73DAF">
            <w:pPr>
              <w:rPr>
                <w:noProof/>
                <w:lang w:eastAsia="en-GB"/>
              </w:rPr>
            </w:pPr>
            <w:r>
              <w:rPr>
                <w:noProof/>
                <w:lang w:val="en-US"/>
              </w:rPr>
              <w:drawing>
                <wp:inline distT="0" distB="0" distL="0" distR="0" wp14:anchorId="04C3B40E" wp14:editId="62DF1D3A">
                  <wp:extent cx="5759450" cy="196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69135"/>
                          </a:xfrm>
                          <a:prstGeom prst="rect">
                            <a:avLst/>
                          </a:prstGeom>
                        </pic:spPr>
                      </pic:pic>
                    </a:graphicData>
                  </a:graphic>
                </wp:inline>
              </w:drawing>
            </w:r>
          </w:p>
        </w:tc>
      </w:tr>
      <w:tr w:rsidR="00EC23C3" w14:paraId="202111C8" w14:textId="77777777" w:rsidTr="00955D8A">
        <w:tc>
          <w:tcPr>
            <w:tcW w:w="303" w:type="dxa"/>
          </w:tcPr>
          <w:p w14:paraId="1F5CE69B" w14:textId="76D4E6BB" w:rsidR="00EC23C3" w:rsidRDefault="00A73DAF" w:rsidP="00A73DAF">
            <w:r>
              <w:t>c</w:t>
            </w:r>
          </w:p>
        </w:tc>
        <w:tc>
          <w:tcPr>
            <w:tcW w:w="9331" w:type="dxa"/>
          </w:tcPr>
          <w:p w14:paraId="4A079662" w14:textId="60446FD4" w:rsidR="00EC23C3" w:rsidRDefault="008679E3" w:rsidP="00A73DAF">
            <w:r>
              <w:rPr>
                <w:noProof/>
                <w:lang w:val="en-US"/>
              </w:rPr>
              <w:drawing>
                <wp:inline distT="0" distB="0" distL="0" distR="0" wp14:anchorId="3C830E54" wp14:editId="0AC97F17">
                  <wp:extent cx="5759450" cy="3565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565525"/>
                          </a:xfrm>
                          <a:prstGeom prst="rect">
                            <a:avLst/>
                          </a:prstGeom>
                        </pic:spPr>
                      </pic:pic>
                    </a:graphicData>
                  </a:graphic>
                </wp:inline>
              </w:drawing>
            </w:r>
          </w:p>
        </w:tc>
      </w:tr>
      <w:tr w:rsidR="00EC23C3" w14:paraId="212FAF38" w14:textId="77777777" w:rsidTr="00955D8A">
        <w:tc>
          <w:tcPr>
            <w:tcW w:w="303" w:type="dxa"/>
          </w:tcPr>
          <w:p w14:paraId="231EE55C" w14:textId="77777777" w:rsidR="00EC23C3" w:rsidRDefault="00EC23C3" w:rsidP="00A73DAF"/>
        </w:tc>
        <w:tc>
          <w:tcPr>
            <w:tcW w:w="9331" w:type="dxa"/>
          </w:tcPr>
          <w:p w14:paraId="7351B8E9" w14:textId="11F27D2D" w:rsidR="00EC23C3" w:rsidRPr="00A73DAF" w:rsidRDefault="00A73DAF" w:rsidP="00A73DAF">
            <w:pPr>
              <w:jc w:val="right"/>
              <w:rPr>
                <w:i/>
              </w:rPr>
            </w:pPr>
            <w:r w:rsidRPr="00A73DAF">
              <w:rPr>
                <w:i/>
              </w:rPr>
              <w:t>Modified from Järvi et al. (2011)</w:t>
            </w:r>
          </w:p>
        </w:tc>
      </w:tr>
      <w:tr w:rsidR="00EC23C3" w14:paraId="120D9542" w14:textId="77777777" w:rsidTr="00955D8A">
        <w:tc>
          <w:tcPr>
            <w:tcW w:w="303" w:type="dxa"/>
          </w:tcPr>
          <w:p w14:paraId="1AEBE1A0" w14:textId="60A49E06" w:rsidR="00EC23C3" w:rsidRDefault="00A73DAF">
            <w:pPr>
              <w:spacing w:after="200" w:line="276" w:lineRule="auto"/>
            </w:pPr>
            <w:r>
              <w:t>d</w:t>
            </w:r>
          </w:p>
        </w:tc>
        <w:tc>
          <w:tcPr>
            <w:tcW w:w="9331" w:type="dxa"/>
          </w:tcPr>
          <w:p w14:paraId="663B753D" w14:textId="608C3A3D" w:rsidR="00EC23C3" w:rsidRPr="002D1D38" w:rsidRDefault="00FE1546" w:rsidP="008679E3">
            <w:pPr>
              <w:rPr>
                <w:lang w:val="sv-SE"/>
              </w:rPr>
            </w:pPr>
            <w:r>
              <w:rPr>
                <w:noProof/>
                <w:lang w:val="en-US"/>
              </w:rPr>
              <w:drawing>
                <wp:inline distT="0" distB="0" distL="0" distR="0" wp14:anchorId="4AF91EC1" wp14:editId="5A6E1DE0">
                  <wp:extent cx="3340272" cy="20194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UEWS_SOLWEIG.png"/>
                          <pic:cNvPicPr/>
                        </pic:nvPicPr>
                        <pic:blipFill>
                          <a:blip r:embed="rId13">
                            <a:extLst>
                              <a:ext uri="{28A0092B-C50C-407E-A947-70E740481C1C}">
                                <a14:useLocalDpi xmlns:a14="http://schemas.microsoft.com/office/drawing/2010/main" val="0"/>
                              </a:ext>
                            </a:extLst>
                          </a:blip>
                          <a:stretch>
                            <a:fillRect/>
                          </a:stretch>
                        </pic:blipFill>
                        <pic:spPr>
                          <a:xfrm>
                            <a:off x="0" y="0"/>
                            <a:ext cx="3340272" cy="2019404"/>
                          </a:xfrm>
                          <a:prstGeom prst="rect">
                            <a:avLst/>
                          </a:prstGeom>
                        </pic:spPr>
                      </pic:pic>
                    </a:graphicData>
                  </a:graphic>
                </wp:inline>
              </w:drawing>
            </w:r>
            <w:r w:rsidR="008679E3" w:rsidRPr="002D1D38">
              <w:rPr>
                <w:lang w:val="sv-SE"/>
              </w:rPr>
              <w:t xml:space="preserve"> </w:t>
            </w:r>
            <w:r w:rsidR="008679E3" w:rsidRPr="002D1D38">
              <w:rPr>
                <w:i/>
                <w:lang w:val="sv-SE"/>
              </w:rPr>
              <w:t>Lindberg et al. (in preparation)</w:t>
            </w:r>
          </w:p>
        </w:tc>
      </w:tr>
      <w:tr w:rsidR="00EC23C3" w14:paraId="3C31C2D3" w14:textId="77777777" w:rsidTr="00955D8A">
        <w:tc>
          <w:tcPr>
            <w:tcW w:w="303" w:type="dxa"/>
          </w:tcPr>
          <w:p w14:paraId="2E23AE43" w14:textId="264F4364" w:rsidR="00EC23C3" w:rsidRDefault="00A73DAF" w:rsidP="008679E3">
            <w:r>
              <w:lastRenderedPageBreak/>
              <w:t>e</w:t>
            </w:r>
          </w:p>
        </w:tc>
        <w:tc>
          <w:tcPr>
            <w:tcW w:w="9331" w:type="dxa"/>
          </w:tcPr>
          <w:p w14:paraId="29E11D67" w14:textId="40135369" w:rsidR="00EC23C3" w:rsidRDefault="008679E3" w:rsidP="00ED10F9">
            <w:r w:rsidRPr="00EC23C3">
              <w:rPr>
                <w:noProof/>
                <w:lang w:val="en-US"/>
              </w:rPr>
              <w:drawing>
                <wp:inline distT="0" distB="0" distL="0" distR="0" wp14:anchorId="11384580" wp14:editId="36CEFEF7">
                  <wp:extent cx="3181350" cy="2009776"/>
                  <wp:effectExtent l="0" t="0" r="0" b="0"/>
                  <wp:docPr id="1036" name="Picture 12" descr="http://ars.els-cdn.com/content/image/1-s2.0-S2212095514000856-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http://ars.els-cdn.com/content/image/1-s2.0-S2212095514000856-gr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2009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hyperlink w:anchor="Onomura2014" w:history="1">
              <w:r w:rsidRPr="00ED10F9">
                <w:rPr>
                  <w:rStyle w:val="Hyperlink"/>
                  <w:i/>
                  <w:iCs/>
                </w:rPr>
                <w:t>Onomura et al. (2015</w:t>
              </w:r>
            </w:hyperlink>
            <w:r w:rsidRPr="008679E3">
              <w:rPr>
                <w:i/>
                <w:iCs/>
              </w:rPr>
              <w:t xml:space="preserve">) </w:t>
            </w:r>
          </w:p>
        </w:tc>
      </w:tr>
      <w:tr w:rsidR="00EC23C3" w14:paraId="2C675D1F" w14:textId="77777777" w:rsidTr="00955D8A">
        <w:tc>
          <w:tcPr>
            <w:tcW w:w="303" w:type="dxa"/>
          </w:tcPr>
          <w:p w14:paraId="5C0BDA4A" w14:textId="49D92CCB" w:rsidR="00EC23C3" w:rsidRDefault="00A73DAF" w:rsidP="008679E3">
            <w:r>
              <w:t>f</w:t>
            </w:r>
          </w:p>
        </w:tc>
        <w:tc>
          <w:tcPr>
            <w:tcW w:w="9331" w:type="dxa"/>
          </w:tcPr>
          <w:p w14:paraId="472DCC6A" w14:textId="77777777" w:rsidR="008679E3" w:rsidRDefault="00EC23C3" w:rsidP="008679E3">
            <w:pPr>
              <w:rPr>
                <w:i/>
                <w:iCs/>
              </w:rPr>
            </w:pPr>
            <w:r w:rsidRPr="00EC23C3">
              <w:rPr>
                <w:noProof/>
                <w:lang w:val="en-US"/>
              </w:rPr>
              <w:drawing>
                <wp:inline distT="0" distB="0" distL="0" distR="0" wp14:anchorId="51886E83" wp14:editId="7A04776B">
                  <wp:extent cx="5086350" cy="2962276"/>
                  <wp:effectExtent l="0" t="0" r="0" b="9525"/>
                  <wp:docPr id="1026" name="Picture 2" descr="http://ars.els-cdn.com/content/image/1-s2.0-S2212095514000856-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ars.els-cdn.com/content/image/1-s2.0-S2212095514000856-gr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29622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DC22738" w14:textId="46C09FEF" w:rsidR="00EC23C3" w:rsidRDefault="009A2F49" w:rsidP="008679E3">
            <w:pPr>
              <w:jc w:val="right"/>
            </w:pPr>
            <w:hyperlink w:anchor="Onomura2014" w:history="1">
              <w:r w:rsidR="00ED10F9" w:rsidRPr="00ED10F9">
                <w:rPr>
                  <w:rStyle w:val="Hyperlink"/>
                  <w:i/>
                  <w:iCs/>
                </w:rPr>
                <w:t>Onomura et al. (2015</w:t>
              </w:r>
            </w:hyperlink>
            <w:r w:rsidR="00ED10F9" w:rsidRPr="008679E3">
              <w:rPr>
                <w:i/>
                <w:iCs/>
              </w:rPr>
              <w:t>)</w:t>
            </w:r>
          </w:p>
        </w:tc>
      </w:tr>
    </w:tbl>
    <w:p w14:paraId="3EFD1A7C" w14:textId="718C0FDD" w:rsidR="00EC23C3" w:rsidRDefault="00EC23C3">
      <w:pPr>
        <w:spacing w:after="200" w:line="276" w:lineRule="auto"/>
        <w:rPr>
          <w:rFonts w:eastAsia="Times New Roman" w:cs="Times New Roman"/>
          <w:bCs/>
          <w:color w:val="4F81BD" w:themeColor="accent1"/>
          <w:sz w:val="24"/>
          <w:szCs w:val="20"/>
          <w:lang w:val="en-GB" w:eastAsia="fi-FI"/>
        </w:rPr>
      </w:pPr>
    </w:p>
    <w:p w14:paraId="5D35B0ED" w14:textId="7C64B83E" w:rsidR="00813FDC" w:rsidRPr="00C27666" w:rsidRDefault="004A5885" w:rsidP="00870E7A">
      <w:pPr>
        <w:pStyle w:val="Heading2"/>
        <w:numPr>
          <w:ilvl w:val="0"/>
          <w:numId w:val="0"/>
        </w:numPr>
      </w:pPr>
      <w:bookmarkStart w:id="12" w:name="_Toc414112021"/>
      <w:r w:rsidRPr="00530486">
        <w:t xml:space="preserve">New in SUEWS Version </w:t>
      </w:r>
      <w:r w:rsidR="00830388">
        <w:t>2015a</w:t>
      </w:r>
      <w:r w:rsidR="00796D35" w:rsidRPr="00530486">
        <w:t xml:space="preserve"> </w:t>
      </w:r>
      <w:r w:rsidR="00796D35" w:rsidRPr="00056EEC">
        <w:t>(released</w:t>
      </w:r>
      <w:r w:rsidR="009A1561" w:rsidRPr="00056EEC">
        <w:t xml:space="preserve"> X</w:t>
      </w:r>
      <w:r w:rsidR="009A1561" w:rsidRPr="00056EEC">
        <w:rPr>
          <w:highlight w:val="yellow"/>
        </w:rPr>
        <w:t>XXX</w:t>
      </w:r>
      <w:r w:rsidR="00796D35" w:rsidRPr="00056EEC">
        <w:t>)</w:t>
      </w:r>
      <w:bookmarkEnd w:id="12"/>
    </w:p>
    <w:p w14:paraId="6FD156ED" w14:textId="77777777" w:rsidR="00A555D7" w:rsidRDefault="00A555D7" w:rsidP="00682AA3">
      <w:pPr>
        <w:pStyle w:val="ListParagraph"/>
        <w:numPr>
          <w:ilvl w:val="0"/>
          <w:numId w:val="30"/>
        </w:numPr>
        <w:rPr>
          <w:szCs w:val="20"/>
          <w:lang w:val="en-GB"/>
        </w:rPr>
      </w:pPr>
      <w:r>
        <w:rPr>
          <w:szCs w:val="20"/>
          <w:lang w:val="en-GB"/>
        </w:rPr>
        <w:t xml:space="preserve">Major changes to </w:t>
      </w:r>
      <w:r w:rsidR="002F35B3">
        <w:rPr>
          <w:szCs w:val="20"/>
          <w:lang w:val="en-GB"/>
        </w:rPr>
        <w:t xml:space="preserve">the input </w:t>
      </w:r>
      <w:r>
        <w:rPr>
          <w:szCs w:val="20"/>
          <w:lang w:val="en-GB"/>
        </w:rPr>
        <w:t xml:space="preserve">file formats </w:t>
      </w:r>
      <w:r w:rsidR="002F35B3">
        <w:rPr>
          <w:szCs w:val="20"/>
          <w:lang w:val="en-GB"/>
        </w:rPr>
        <w:t xml:space="preserve">to facilitate the </w:t>
      </w:r>
      <w:r>
        <w:rPr>
          <w:szCs w:val="20"/>
          <w:lang w:val="en-GB"/>
        </w:rPr>
        <w:t xml:space="preserve">running </w:t>
      </w:r>
      <w:r w:rsidR="002F35B3">
        <w:rPr>
          <w:szCs w:val="20"/>
          <w:lang w:val="en-GB"/>
        </w:rPr>
        <w:t xml:space="preserve">of </w:t>
      </w:r>
      <w:r>
        <w:rPr>
          <w:szCs w:val="20"/>
          <w:lang w:val="en-GB"/>
        </w:rPr>
        <w:t>multiple grids or multiple years</w:t>
      </w:r>
      <w:r w:rsidR="002F35B3">
        <w:rPr>
          <w:szCs w:val="20"/>
          <w:lang w:val="en-GB"/>
        </w:rPr>
        <w:t xml:space="preserve">. Surface characteristics are provided in </w:t>
      </w:r>
      <w:hyperlink w:anchor="_SiteSelect.txt" w:history="1">
        <w:r>
          <w:rPr>
            <w:rStyle w:val="Hyperlink"/>
            <w:szCs w:val="20"/>
            <w:lang w:val="en-GB"/>
          </w:rPr>
          <w:t>Si</w:t>
        </w:r>
        <w:r w:rsidRPr="00A555D7">
          <w:rPr>
            <w:rStyle w:val="Hyperlink"/>
            <w:szCs w:val="20"/>
            <w:lang w:val="en-GB"/>
          </w:rPr>
          <w:t>teSelect.txt</w:t>
        </w:r>
      </w:hyperlink>
      <w:r w:rsidR="002F35B3">
        <w:rPr>
          <w:szCs w:val="20"/>
          <w:lang w:val="en-GB"/>
        </w:rPr>
        <w:t xml:space="preserve"> </w:t>
      </w:r>
      <w:r w:rsidR="003360C6">
        <w:rPr>
          <w:szCs w:val="20"/>
          <w:lang w:val="en-GB"/>
        </w:rPr>
        <w:t xml:space="preserve">and other </w:t>
      </w:r>
      <w:r w:rsidR="002F35B3">
        <w:rPr>
          <w:szCs w:val="20"/>
          <w:lang w:val="en-GB"/>
        </w:rPr>
        <w:t xml:space="preserve">input </w:t>
      </w:r>
      <w:r>
        <w:rPr>
          <w:szCs w:val="20"/>
          <w:lang w:val="en-GB"/>
        </w:rPr>
        <w:t>files are cross</w:t>
      </w:r>
      <w:r w:rsidR="002F35B3">
        <w:rPr>
          <w:szCs w:val="20"/>
          <w:lang w:val="en-GB"/>
        </w:rPr>
        <w:t>-</w:t>
      </w:r>
      <w:r>
        <w:rPr>
          <w:szCs w:val="20"/>
          <w:lang w:val="en-GB"/>
        </w:rPr>
        <w:t xml:space="preserve">referenced via </w:t>
      </w:r>
      <w:r w:rsidR="002F35B3">
        <w:rPr>
          <w:szCs w:val="20"/>
          <w:lang w:val="en-GB"/>
        </w:rPr>
        <w:t xml:space="preserve">codes or </w:t>
      </w:r>
      <w:r>
        <w:rPr>
          <w:szCs w:val="20"/>
          <w:lang w:val="en-GB"/>
        </w:rPr>
        <w:t>profile type</w:t>
      </w:r>
      <w:r w:rsidR="002F35B3">
        <w:rPr>
          <w:szCs w:val="20"/>
          <w:lang w:val="en-GB"/>
        </w:rPr>
        <w:t>s</w:t>
      </w:r>
      <w:r>
        <w:rPr>
          <w:szCs w:val="20"/>
          <w:lang w:val="en-GB"/>
        </w:rPr>
        <w:t>.</w:t>
      </w:r>
    </w:p>
    <w:p w14:paraId="4D00B257" w14:textId="77777777" w:rsidR="002F35B3" w:rsidRDefault="002F35B3" w:rsidP="00682AA3">
      <w:pPr>
        <w:pStyle w:val="ListParagraph"/>
        <w:numPr>
          <w:ilvl w:val="0"/>
          <w:numId w:val="30"/>
        </w:numPr>
        <w:rPr>
          <w:szCs w:val="20"/>
          <w:lang w:val="en-GB"/>
        </w:rPr>
      </w:pPr>
      <w:r>
        <w:rPr>
          <w:szCs w:val="20"/>
          <w:lang w:val="en-GB"/>
        </w:rPr>
        <w:t xml:space="preserve">The surface types have been altered. Previously, grass surfaces were entered separately as irrigated grass and unirrigated grass surfaces, whilst the ‘unmanaged’ land cover fraction was assumed </w:t>
      </w:r>
      <w:r w:rsidR="0009306E">
        <w:rPr>
          <w:szCs w:val="20"/>
          <w:lang w:val="en-GB"/>
        </w:rPr>
        <w:t xml:space="preserve">by the model </w:t>
      </w:r>
      <w:r>
        <w:rPr>
          <w:szCs w:val="20"/>
          <w:lang w:val="en-GB"/>
        </w:rPr>
        <w:t>to behave as unirrigated grass. In v</w:t>
      </w:r>
      <w:r w:rsidR="00830388">
        <w:rPr>
          <w:szCs w:val="20"/>
          <w:lang w:val="en-GB"/>
        </w:rPr>
        <w:t>2015a</w:t>
      </w:r>
      <w:r>
        <w:rPr>
          <w:szCs w:val="20"/>
          <w:lang w:val="en-GB"/>
        </w:rPr>
        <w:t>, there is now a single surface type for grass (</w:t>
      </w:r>
      <w:r w:rsidR="0009306E">
        <w:rPr>
          <w:szCs w:val="20"/>
          <w:lang w:val="en-GB"/>
        </w:rPr>
        <w:t xml:space="preserve">total for </w:t>
      </w:r>
      <w:r>
        <w:rPr>
          <w:szCs w:val="20"/>
          <w:lang w:val="en-GB"/>
        </w:rPr>
        <w:t xml:space="preserve">irrigated plus unirrigated) and a bare soil </w:t>
      </w:r>
      <w:r w:rsidR="003B5C79">
        <w:rPr>
          <w:szCs w:val="20"/>
          <w:lang w:val="en-GB"/>
        </w:rPr>
        <w:t>surface type, and</w:t>
      </w:r>
      <w:r>
        <w:rPr>
          <w:szCs w:val="20"/>
          <w:lang w:val="en-GB"/>
        </w:rPr>
        <w:t xml:space="preserve"> </w:t>
      </w:r>
      <w:r w:rsidR="003B5C79">
        <w:rPr>
          <w:szCs w:val="20"/>
          <w:lang w:val="en-GB"/>
        </w:rPr>
        <w:t>t</w:t>
      </w:r>
      <w:r>
        <w:rPr>
          <w:szCs w:val="20"/>
          <w:lang w:val="en-GB"/>
        </w:rPr>
        <w:t xml:space="preserve">he proportion of </w:t>
      </w:r>
      <w:r w:rsidR="003B5C79">
        <w:rPr>
          <w:szCs w:val="20"/>
          <w:lang w:val="en-GB"/>
        </w:rPr>
        <w:t>irrigated vegetation must now be specified (for grass, evergreen trees and deciduous trees individually).</w:t>
      </w:r>
    </w:p>
    <w:p w14:paraId="2EC69158" w14:textId="77777777" w:rsidR="003B5C79" w:rsidRDefault="003B5C79" w:rsidP="00682AA3">
      <w:pPr>
        <w:pStyle w:val="ListParagraph"/>
        <w:numPr>
          <w:ilvl w:val="0"/>
          <w:numId w:val="30"/>
        </w:numPr>
        <w:rPr>
          <w:szCs w:val="20"/>
          <w:lang w:val="en-GB"/>
        </w:rPr>
      </w:pPr>
      <w:r>
        <w:rPr>
          <w:szCs w:val="20"/>
          <w:lang w:val="en-GB"/>
        </w:rPr>
        <w:t xml:space="preserve">The entire model now runs at a time step </w:t>
      </w:r>
      <w:r w:rsidR="001071C7">
        <w:rPr>
          <w:szCs w:val="20"/>
          <w:lang w:val="en-GB"/>
        </w:rPr>
        <w:t xml:space="preserve">specified by the user. Note that </w:t>
      </w:r>
      <w:r>
        <w:rPr>
          <w:szCs w:val="20"/>
          <w:lang w:val="en-GB"/>
        </w:rPr>
        <w:t xml:space="preserve">5-min </w:t>
      </w:r>
      <w:r w:rsidR="001071C7">
        <w:rPr>
          <w:szCs w:val="20"/>
          <w:lang w:val="en-GB"/>
        </w:rPr>
        <w:t xml:space="preserve">is strongly recommended. </w:t>
      </w:r>
      <w:r>
        <w:rPr>
          <w:szCs w:val="20"/>
          <w:lang w:val="en-GB"/>
        </w:rPr>
        <w:t>(</w:t>
      </w:r>
      <w:r w:rsidR="001071C7">
        <w:rPr>
          <w:szCs w:val="20"/>
          <w:lang w:val="en-GB"/>
        </w:rPr>
        <w:t>P</w:t>
      </w:r>
      <w:r>
        <w:rPr>
          <w:szCs w:val="20"/>
          <w:lang w:val="en-GB"/>
        </w:rPr>
        <w:t>reviously only the water balance calculations were done at 5-min with the energy balance calculations at 60-min).</w:t>
      </w:r>
    </w:p>
    <w:p w14:paraId="12C2995D" w14:textId="77777777" w:rsidR="00084246" w:rsidRDefault="009A1561" w:rsidP="00682AA3">
      <w:pPr>
        <w:pStyle w:val="ListParagraph"/>
        <w:numPr>
          <w:ilvl w:val="0"/>
          <w:numId w:val="30"/>
        </w:numPr>
        <w:rPr>
          <w:szCs w:val="20"/>
          <w:lang w:val="en-GB"/>
        </w:rPr>
      </w:pPr>
      <w:r>
        <w:rPr>
          <w:szCs w:val="20"/>
          <w:lang w:val="en-GB"/>
        </w:rPr>
        <w:t>New suggestions in Troubleshooting section</w:t>
      </w:r>
    </w:p>
    <w:p w14:paraId="4E8247B2" w14:textId="5F13CE64" w:rsidR="009A1561" w:rsidRDefault="00286D1D" w:rsidP="00682AA3">
      <w:pPr>
        <w:pStyle w:val="ListParagraph"/>
        <w:numPr>
          <w:ilvl w:val="0"/>
          <w:numId w:val="30"/>
        </w:numPr>
        <w:rPr>
          <w:szCs w:val="20"/>
          <w:lang w:val="en-GB"/>
        </w:rPr>
      </w:pPr>
      <w:r>
        <w:rPr>
          <w:szCs w:val="20"/>
          <w:lang w:val="en-GB"/>
        </w:rPr>
        <w:t>E</w:t>
      </w:r>
      <w:r w:rsidR="00DA0478">
        <w:rPr>
          <w:szCs w:val="20"/>
          <w:lang w:val="en-GB"/>
        </w:rPr>
        <w:t>dits to the manual</w:t>
      </w:r>
    </w:p>
    <w:p w14:paraId="4A3C147C" w14:textId="7DEAA29F" w:rsidR="00B059C6" w:rsidRPr="00084246" w:rsidRDefault="00B059C6" w:rsidP="00682AA3">
      <w:pPr>
        <w:pStyle w:val="ListParagraph"/>
        <w:numPr>
          <w:ilvl w:val="0"/>
          <w:numId w:val="30"/>
        </w:numPr>
        <w:rPr>
          <w:szCs w:val="20"/>
          <w:lang w:val="en-GB"/>
        </w:rPr>
      </w:pPr>
      <w:r>
        <w:rPr>
          <w:szCs w:val="20"/>
          <w:lang w:val="en-GB"/>
        </w:rPr>
        <w:t>CBL model included.</w:t>
      </w:r>
    </w:p>
    <w:p w14:paraId="7705595E" w14:textId="77777777" w:rsidR="002645E3" w:rsidRPr="00084246" w:rsidRDefault="00084246" w:rsidP="00084246">
      <w:pPr>
        <w:rPr>
          <w:szCs w:val="20"/>
          <w:lang w:val="en-GB"/>
        </w:rPr>
      </w:pPr>
      <w:r w:rsidRPr="005E0B6A">
        <w:rPr>
          <w:szCs w:val="20"/>
          <w:lang w:val="en-GB"/>
        </w:rPr>
        <w:t xml:space="preserve">Previous version changes: see </w:t>
      </w:r>
      <w:hyperlink w:anchor="_Appendix_D:_Version" w:history="1">
        <w:r w:rsidRPr="005E0B6A">
          <w:rPr>
            <w:rStyle w:val="Hyperlink"/>
            <w:szCs w:val="20"/>
            <w:lang w:val="en-GB"/>
          </w:rPr>
          <w:t>Appendix</w:t>
        </w:r>
        <w:r w:rsidR="009E45C7">
          <w:rPr>
            <w:rStyle w:val="Hyperlink"/>
            <w:szCs w:val="20"/>
            <w:lang w:val="en-GB"/>
          </w:rPr>
          <w:t xml:space="preserve"> B</w:t>
        </w:r>
      </w:hyperlink>
      <w:r>
        <w:rPr>
          <w:szCs w:val="20"/>
          <w:lang w:val="en-GB"/>
        </w:rPr>
        <w:t xml:space="preserve">. </w:t>
      </w:r>
      <w:hyperlink w:anchor="_Contact_Information" w:history="1">
        <w:r w:rsidR="004A5885" w:rsidRPr="00084246">
          <w:rPr>
            <w:rStyle w:val="Hyperlink"/>
            <w:lang w:val="en-GB"/>
          </w:rPr>
          <w:t>Plea</w:t>
        </w:r>
        <w:r w:rsidR="002645E3" w:rsidRPr="00084246">
          <w:rPr>
            <w:rStyle w:val="Hyperlink"/>
            <w:lang w:val="en-GB"/>
          </w:rPr>
          <w:t>se let us know</w:t>
        </w:r>
      </w:hyperlink>
      <w:r w:rsidR="002645E3" w:rsidRPr="00084246">
        <w:rPr>
          <w:lang w:val="en-GB"/>
        </w:rPr>
        <w:t xml:space="preserve"> if you find problems or have suggestions for the manual.</w:t>
      </w:r>
    </w:p>
    <w:p w14:paraId="234265F5" w14:textId="77777777" w:rsidR="004E6D64" w:rsidRDefault="002F6E02" w:rsidP="00C9647A">
      <w:pPr>
        <w:pStyle w:val="Heading1"/>
      </w:pPr>
      <w:r>
        <w:rPr>
          <w:szCs w:val="20"/>
        </w:rPr>
        <w:br w:type="page"/>
      </w:r>
      <w:bookmarkStart w:id="13" w:name="_Toc275420618"/>
      <w:bookmarkStart w:id="14" w:name="_Toc414112022"/>
      <w:bookmarkEnd w:id="13"/>
      <w:r w:rsidR="004E6D64" w:rsidRPr="0035573A">
        <w:lastRenderedPageBreak/>
        <w:t>Notation</w:t>
      </w:r>
      <w:r w:rsidR="00F13DFF" w:rsidRPr="0035573A">
        <w:t xml:space="preserve"> </w:t>
      </w:r>
      <w:r w:rsidR="00A56FF4" w:rsidRPr="0035573A">
        <w:t>(</w:t>
      </w:r>
      <w:r w:rsidR="003C0606" w:rsidRPr="001C53F7">
        <w:t>in alphabetical order</w:t>
      </w:r>
      <w:r w:rsidR="00A56FF4" w:rsidRPr="0035573A">
        <w:t>)</w:t>
      </w:r>
      <w:bookmarkEnd w:id="14"/>
    </w:p>
    <w:tbl>
      <w:tblPr>
        <w:tblStyle w:val="TableGrid"/>
        <w:tblW w:w="0" w:type="auto"/>
        <w:tblLook w:val="04A0" w:firstRow="1" w:lastRow="0" w:firstColumn="1" w:lastColumn="0" w:noHBand="0" w:noVBand="1"/>
      </w:tblPr>
      <w:tblGrid>
        <w:gridCol w:w="1091"/>
        <w:gridCol w:w="6707"/>
      </w:tblGrid>
      <w:tr w:rsidR="002F6E02" w:rsidRPr="001E175E" w14:paraId="1E557FA7" w14:textId="77777777" w:rsidTr="00084246">
        <w:tc>
          <w:tcPr>
            <w:tcW w:w="1056" w:type="dxa"/>
          </w:tcPr>
          <w:p w14:paraId="454E36C1" w14:textId="77777777" w:rsidR="002F6E02" w:rsidRPr="001E175E" w:rsidRDefault="002F6E02" w:rsidP="002755CC">
            <w:pPr>
              <w:rPr>
                <w:rFonts w:cs="Times New Roman"/>
                <w:szCs w:val="20"/>
              </w:rPr>
            </w:pPr>
            <w:r w:rsidRPr="006F5155">
              <w:rPr>
                <w:i/>
              </w:rPr>
              <w:t xml:space="preserve">italics </w:t>
            </w:r>
          </w:p>
        </w:tc>
        <w:tc>
          <w:tcPr>
            <w:tcW w:w="6707" w:type="dxa"/>
          </w:tcPr>
          <w:p w14:paraId="64976047" w14:textId="77777777" w:rsidR="002F6E02" w:rsidRPr="001E175E" w:rsidRDefault="002F6E02" w:rsidP="002755CC">
            <w:pPr>
              <w:rPr>
                <w:rFonts w:cs="Times New Roman"/>
                <w:szCs w:val="20"/>
              </w:rPr>
            </w:pPr>
            <w:r w:rsidRPr="006F5155">
              <w:t>variables names in the tables</w:t>
            </w:r>
          </w:p>
        </w:tc>
      </w:tr>
      <w:tr w:rsidR="002F6E02" w:rsidRPr="001E175E" w14:paraId="3CDADBD2" w14:textId="77777777" w:rsidTr="00084246">
        <w:tc>
          <w:tcPr>
            <w:tcW w:w="1056" w:type="dxa"/>
          </w:tcPr>
          <w:p w14:paraId="510EE6CF" w14:textId="77777777" w:rsidR="002F6E02" w:rsidRPr="001E175E" w:rsidRDefault="002F6E02" w:rsidP="002755CC">
            <w:pPr>
              <w:rPr>
                <w:rFonts w:cs="Times New Roman"/>
                <w:szCs w:val="20"/>
              </w:rPr>
            </w:pPr>
            <w:r w:rsidRPr="006F5155">
              <w:rPr>
                <w:b/>
              </w:rPr>
              <w:t>bold</w:t>
            </w:r>
          </w:p>
        </w:tc>
        <w:tc>
          <w:tcPr>
            <w:tcW w:w="6707" w:type="dxa"/>
          </w:tcPr>
          <w:p w14:paraId="43B9756E" w14:textId="77777777" w:rsidR="002F6E02" w:rsidRPr="001E175E" w:rsidRDefault="002F6E02" w:rsidP="002755CC">
            <w:pPr>
              <w:rPr>
                <w:rFonts w:cs="Times New Roman"/>
                <w:szCs w:val="20"/>
              </w:rPr>
            </w:pPr>
            <w:r w:rsidRPr="006F5155">
              <w:t>input/output filenames</w:t>
            </w:r>
          </w:p>
        </w:tc>
      </w:tr>
      <w:tr w:rsidR="002F6E02" w:rsidRPr="00103F7A" w14:paraId="02339332" w14:textId="77777777" w:rsidTr="002F6E02">
        <w:tc>
          <w:tcPr>
            <w:tcW w:w="1056" w:type="dxa"/>
          </w:tcPr>
          <w:p w14:paraId="332FDF7B" w14:textId="77777777" w:rsidR="002F6E02" w:rsidRPr="001E175E" w:rsidRDefault="002F6E02" w:rsidP="001E175E">
            <w:pPr>
              <w:rPr>
                <w:rFonts w:cs="Times New Roman"/>
                <w:i/>
                <w:szCs w:val="20"/>
                <w:vertAlign w:val="subscript"/>
              </w:rPr>
            </w:pPr>
            <w:r w:rsidRPr="001E175E">
              <w:rPr>
                <w:rFonts w:cs="Times New Roman"/>
                <w:i/>
                <w:szCs w:val="20"/>
              </w:rPr>
              <w:t>λ</w:t>
            </w:r>
            <w:r w:rsidRPr="001E175E">
              <w:rPr>
                <w:rFonts w:cs="Times New Roman"/>
                <w:i/>
                <w:szCs w:val="20"/>
                <w:vertAlign w:val="subscript"/>
              </w:rPr>
              <w:t>F</w:t>
            </w:r>
          </w:p>
        </w:tc>
        <w:tc>
          <w:tcPr>
            <w:tcW w:w="6707" w:type="dxa"/>
          </w:tcPr>
          <w:p w14:paraId="4E9D4381" w14:textId="77777777" w:rsidR="002F6E02" w:rsidRPr="001E175E" w:rsidRDefault="002F6E02" w:rsidP="002F6E02">
            <w:pPr>
              <w:rPr>
                <w:szCs w:val="20"/>
              </w:rPr>
            </w:pPr>
            <w:r w:rsidRPr="001E175E">
              <w:rPr>
                <w:rFonts w:cs="Times New Roman"/>
                <w:szCs w:val="20"/>
              </w:rPr>
              <w:t xml:space="preserve">frontal area </w:t>
            </w:r>
            <w:r>
              <w:rPr>
                <w:rFonts w:cs="Times New Roman"/>
                <w:szCs w:val="20"/>
              </w:rPr>
              <w:t>index</w:t>
            </w:r>
          </w:p>
        </w:tc>
      </w:tr>
      <w:tr w:rsidR="002F6E02" w:rsidRPr="001E175E" w14:paraId="16A7F39F" w14:textId="77777777" w:rsidTr="002F6E02">
        <w:tc>
          <w:tcPr>
            <w:tcW w:w="1056" w:type="dxa"/>
          </w:tcPr>
          <w:p w14:paraId="0FA284C9" w14:textId="77777777" w:rsidR="002F6E02" w:rsidRPr="001E175E" w:rsidRDefault="002F6E02" w:rsidP="001E175E">
            <w:pPr>
              <w:rPr>
                <w:rFonts w:cs="Times New Roman"/>
                <w:szCs w:val="20"/>
                <w:vertAlign w:val="subscript"/>
              </w:rPr>
            </w:pPr>
            <w:r w:rsidRPr="001E175E">
              <w:rPr>
                <w:rFonts w:cs="Times New Roman"/>
                <w:szCs w:val="20"/>
              </w:rPr>
              <w:t>Δ</w:t>
            </w:r>
            <w:r w:rsidRPr="001E175E">
              <w:rPr>
                <w:rFonts w:cs="Times New Roman"/>
                <w:i/>
                <w:szCs w:val="20"/>
              </w:rPr>
              <w:t>Q</w:t>
            </w:r>
            <w:r w:rsidRPr="001E175E">
              <w:rPr>
                <w:rFonts w:cs="Times New Roman"/>
                <w:szCs w:val="20"/>
                <w:vertAlign w:val="subscript"/>
              </w:rPr>
              <w:t>S</w:t>
            </w:r>
          </w:p>
        </w:tc>
        <w:tc>
          <w:tcPr>
            <w:tcW w:w="6707" w:type="dxa"/>
          </w:tcPr>
          <w:p w14:paraId="68CCDF86" w14:textId="77777777" w:rsidR="002F6E02" w:rsidRPr="001E175E" w:rsidRDefault="002F6E02" w:rsidP="001E175E">
            <w:pPr>
              <w:rPr>
                <w:rFonts w:cs="Times New Roman"/>
                <w:szCs w:val="20"/>
              </w:rPr>
            </w:pPr>
            <w:r w:rsidRPr="001E175E">
              <w:rPr>
                <w:rFonts w:cs="Times New Roman"/>
                <w:szCs w:val="20"/>
              </w:rPr>
              <w:t>storage heat flux</w:t>
            </w:r>
          </w:p>
        </w:tc>
      </w:tr>
      <w:tr w:rsidR="002F6E02" w:rsidRPr="001E175E" w14:paraId="251CA0E1" w14:textId="77777777" w:rsidTr="002F6E02">
        <w:tc>
          <w:tcPr>
            <w:tcW w:w="1056" w:type="dxa"/>
          </w:tcPr>
          <w:p w14:paraId="4439C95E" w14:textId="77777777" w:rsidR="002F6E02" w:rsidRPr="001E175E" w:rsidRDefault="002F6E02" w:rsidP="00F02B5A">
            <w:pPr>
              <w:rPr>
                <w:rFonts w:cs="Times New Roman"/>
                <w:i/>
                <w:szCs w:val="20"/>
              </w:rPr>
            </w:pPr>
            <w:r>
              <w:rPr>
                <w:rFonts w:cs="Times New Roman"/>
                <w:szCs w:val="20"/>
              </w:rPr>
              <w:t>BLUEWS</w:t>
            </w:r>
          </w:p>
        </w:tc>
        <w:tc>
          <w:tcPr>
            <w:tcW w:w="6707" w:type="dxa"/>
          </w:tcPr>
          <w:p w14:paraId="77EEF43C" w14:textId="77777777" w:rsidR="002F6E02" w:rsidRPr="001E175E" w:rsidRDefault="002F6E02" w:rsidP="00F02B5A">
            <w:pPr>
              <w:rPr>
                <w:rFonts w:cs="Times New Roman"/>
                <w:szCs w:val="20"/>
              </w:rPr>
            </w:pPr>
            <w:r w:rsidRPr="00220307">
              <w:t>Boundary Layer version of SUEWS</w:t>
            </w:r>
          </w:p>
        </w:tc>
      </w:tr>
      <w:tr w:rsidR="002F6E02" w:rsidRPr="001E175E" w14:paraId="42D3B28F" w14:textId="77777777" w:rsidTr="002F6E02">
        <w:tc>
          <w:tcPr>
            <w:tcW w:w="1056" w:type="dxa"/>
          </w:tcPr>
          <w:p w14:paraId="56548D9C" w14:textId="77777777" w:rsidR="002F6E02" w:rsidRPr="001E175E" w:rsidRDefault="002F6E02" w:rsidP="00F02B5A">
            <w:pPr>
              <w:rPr>
                <w:rFonts w:cs="Times New Roman"/>
                <w:szCs w:val="20"/>
              </w:rPr>
            </w:pPr>
            <w:r w:rsidRPr="001E175E">
              <w:rPr>
                <w:rFonts w:cs="Times New Roman"/>
                <w:i/>
                <w:szCs w:val="20"/>
              </w:rPr>
              <w:t>B</w:t>
            </w:r>
          </w:p>
        </w:tc>
        <w:tc>
          <w:tcPr>
            <w:tcW w:w="6707" w:type="dxa"/>
          </w:tcPr>
          <w:p w14:paraId="04C98A85" w14:textId="77777777" w:rsidR="002F6E02" w:rsidRPr="001E175E" w:rsidRDefault="002F6E02" w:rsidP="00F02B5A">
            <w:pPr>
              <w:rPr>
                <w:rFonts w:cs="Times New Roman"/>
                <w:szCs w:val="20"/>
              </w:rPr>
            </w:pPr>
            <w:r w:rsidRPr="001E175E">
              <w:rPr>
                <w:rFonts w:cs="Times New Roman"/>
                <w:szCs w:val="20"/>
              </w:rPr>
              <w:t>coefficient in drainage equation</w:t>
            </w:r>
          </w:p>
        </w:tc>
      </w:tr>
      <w:tr w:rsidR="004102CC" w:rsidRPr="001E175E" w14:paraId="030797EF" w14:textId="77777777" w:rsidTr="002F6E02">
        <w:tc>
          <w:tcPr>
            <w:tcW w:w="1056" w:type="dxa"/>
          </w:tcPr>
          <w:p w14:paraId="4E75F22A" w14:textId="77777777" w:rsidR="004102CC" w:rsidRPr="00026E7C" w:rsidRDefault="004102CC" w:rsidP="00F02B5A">
            <w:pPr>
              <w:rPr>
                <w:rFonts w:cs="Times New Roman"/>
                <w:szCs w:val="20"/>
              </w:rPr>
            </w:pPr>
            <w:r w:rsidRPr="00026E7C">
              <w:rPr>
                <w:rFonts w:cs="Times New Roman"/>
                <w:szCs w:val="20"/>
              </w:rPr>
              <w:t>BLD</w:t>
            </w:r>
            <w:r w:rsidR="0078623B">
              <w:rPr>
                <w:rFonts w:cs="Times New Roman"/>
                <w:szCs w:val="20"/>
              </w:rPr>
              <w:t>G</w:t>
            </w:r>
          </w:p>
        </w:tc>
        <w:tc>
          <w:tcPr>
            <w:tcW w:w="6707" w:type="dxa"/>
          </w:tcPr>
          <w:p w14:paraId="1DD80369" w14:textId="77777777" w:rsidR="004102CC" w:rsidRPr="001E175E" w:rsidRDefault="004102CC" w:rsidP="00F02B5A">
            <w:pPr>
              <w:rPr>
                <w:rFonts w:cs="Times New Roman"/>
                <w:szCs w:val="20"/>
              </w:rPr>
            </w:pPr>
            <w:r>
              <w:rPr>
                <w:rFonts w:cs="Times New Roman"/>
                <w:szCs w:val="20"/>
              </w:rPr>
              <w:t>Building surface</w:t>
            </w:r>
          </w:p>
        </w:tc>
      </w:tr>
      <w:tr w:rsidR="002F6E02" w:rsidRPr="001E175E" w14:paraId="29688A8D" w14:textId="77777777" w:rsidTr="002F6E02">
        <w:tc>
          <w:tcPr>
            <w:tcW w:w="1056" w:type="dxa"/>
          </w:tcPr>
          <w:p w14:paraId="555C558F" w14:textId="77777777" w:rsidR="002F6E02" w:rsidRPr="001E175E" w:rsidRDefault="002F6E02" w:rsidP="00F02B5A">
            <w:pPr>
              <w:rPr>
                <w:rFonts w:cs="Times New Roman"/>
                <w:szCs w:val="20"/>
              </w:rPr>
            </w:pPr>
            <w:r>
              <w:rPr>
                <w:rFonts w:cs="Times New Roman"/>
                <w:szCs w:val="20"/>
              </w:rPr>
              <w:t xml:space="preserve">CBL </w:t>
            </w:r>
          </w:p>
        </w:tc>
        <w:tc>
          <w:tcPr>
            <w:tcW w:w="6707" w:type="dxa"/>
          </w:tcPr>
          <w:p w14:paraId="524B2F75" w14:textId="77777777" w:rsidR="002F6E02" w:rsidRPr="001E175E" w:rsidRDefault="002F6E02" w:rsidP="00F02B5A">
            <w:pPr>
              <w:rPr>
                <w:rFonts w:cs="Times New Roman"/>
                <w:szCs w:val="20"/>
              </w:rPr>
            </w:pPr>
            <w:r>
              <w:rPr>
                <w:rFonts w:cs="Times New Roman"/>
                <w:szCs w:val="20"/>
              </w:rPr>
              <w:t>Convective boundary layer</w:t>
            </w:r>
          </w:p>
        </w:tc>
      </w:tr>
      <w:tr w:rsidR="002F6E02" w:rsidRPr="001E175E" w14:paraId="3DC8EFB4" w14:textId="77777777" w:rsidTr="002F6E02">
        <w:tc>
          <w:tcPr>
            <w:tcW w:w="1056" w:type="dxa"/>
          </w:tcPr>
          <w:p w14:paraId="2A97FE0B" w14:textId="77777777" w:rsidR="002F6E02" w:rsidRPr="001E175E" w:rsidRDefault="002F6E02" w:rsidP="005E1D24">
            <w:pPr>
              <w:rPr>
                <w:rFonts w:cs="Times New Roman"/>
                <w:szCs w:val="20"/>
              </w:rPr>
            </w:pPr>
            <w:r w:rsidRPr="001E175E">
              <w:rPr>
                <w:rFonts w:cs="Times New Roman"/>
                <w:i/>
                <w:szCs w:val="20"/>
              </w:rPr>
              <w:t>D</w:t>
            </w:r>
            <w:r w:rsidRPr="001E175E">
              <w:rPr>
                <w:rFonts w:cs="Times New Roman"/>
                <w:szCs w:val="20"/>
                <w:vertAlign w:val="subscript"/>
              </w:rPr>
              <w:t>0</w:t>
            </w:r>
          </w:p>
        </w:tc>
        <w:tc>
          <w:tcPr>
            <w:tcW w:w="6707" w:type="dxa"/>
          </w:tcPr>
          <w:p w14:paraId="23F9B607" w14:textId="77777777" w:rsidR="002F6E02" w:rsidRPr="001E175E" w:rsidRDefault="002F6E02" w:rsidP="005E1D24">
            <w:pPr>
              <w:rPr>
                <w:rFonts w:cs="Times New Roman"/>
                <w:szCs w:val="20"/>
              </w:rPr>
            </w:pPr>
            <w:r w:rsidRPr="001E175E">
              <w:rPr>
                <w:rFonts w:cs="Times New Roman"/>
                <w:szCs w:val="20"/>
              </w:rPr>
              <w:t>coefficient in drainage equation</w:t>
            </w:r>
          </w:p>
        </w:tc>
      </w:tr>
      <w:tr w:rsidR="00893AFF" w:rsidRPr="001E175E" w14:paraId="7E2AB38F" w14:textId="77777777" w:rsidTr="002F6E02">
        <w:tc>
          <w:tcPr>
            <w:tcW w:w="1056" w:type="dxa"/>
          </w:tcPr>
          <w:p w14:paraId="10B3E5DA" w14:textId="47377407" w:rsidR="00893AFF" w:rsidRPr="001E175E" w:rsidRDefault="00893AFF" w:rsidP="005E1D24">
            <w:pPr>
              <w:rPr>
                <w:rFonts w:cs="Times New Roman"/>
                <w:i/>
                <w:szCs w:val="20"/>
              </w:rPr>
            </w:pPr>
            <w:r>
              <w:rPr>
                <w:rFonts w:cs="Times New Roman"/>
                <w:i/>
                <w:szCs w:val="20"/>
              </w:rPr>
              <w:t>DSM</w:t>
            </w:r>
          </w:p>
        </w:tc>
        <w:tc>
          <w:tcPr>
            <w:tcW w:w="6707" w:type="dxa"/>
          </w:tcPr>
          <w:p w14:paraId="60858ACD" w14:textId="11B10602" w:rsidR="00893AFF" w:rsidRPr="001E175E" w:rsidRDefault="00893AFF" w:rsidP="005E1D24">
            <w:pPr>
              <w:rPr>
                <w:rFonts w:cs="Times New Roman"/>
                <w:szCs w:val="20"/>
              </w:rPr>
            </w:pPr>
            <w:r>
              <w:rPr>
                <w:rFonts w:cs="Times New Roman"/>
                <w:szCs w:val="20"/>
              </w:rPr>
              <w:t>Digital surface model</w:t>
            </w:r>
          </w:p>
        </w:tc>
      </w:tr>
      <w:tr w:rsidR="002F6E02" w:rsidRPr="001E175E" w14:paraId="3D06698D" w14:textId="77777777" w:rsidTr="002F6E02">
        <w:tc>
          <w:tcPr>
            <w:tcW w:w="1056" w:type="dxa"/>
          </w:tcPr>
          <w:p w14:paraId="60A098F7" w14:textId="77777777" w:rsidR="002F6E02" w:rsidRPr="001E175E" w:rsidRDefault="002F6E02" w:rsidP="005E1D24">
            <w:pPr>
              <w:rPr>
                <w:rFonts w:cs="Times New Roman"/>
                <w:szCs w:val="20"/>
              </w:rPr>
            </w:pPr>
            <w:r w:rsidRPr="001E175E">
              <w:rPr>
                <w:rFonts w:cs="Times New Roman"/>
                <w:szCs w:val="20"/>
              </w:rPr>
              <w:t>D</w:t>
            </w:r>
            <w:r w:rsidR="00E55098">
              <w:rPr>
                <w:rFonts w:cs="Times New Roman"/>
                <w:szCs w:val="20"/>
              </w:rPr>
              <w:t>ec</w:t>
            </w:r>
            <w:r w:rsidRPr="001E175E">
              <w:rPr>
                <w:rFonts w:cs="Times New Roman"/>
                <w:szCs w:val="20"/>
              </w:rPr>
              <w:t>T</w:t>
            </w:r>
            <w:r w:rsidR="00E55098">
              <w:rPr>
                <w:rFonts w:cs="Times New Roman"/>
                <w:szCs w:val="20"/>
              </w:rPr>
              <w:t>r</w:t>
            </w:r>
          </w:p>
        </w:tc>
        <w:tc>
          <w:tcPr>
            <w:tcW w:w="6707" w:type="dxa"/>
          </w:tcPr>
          <w:p w14:paraId="0C192E00" w14:textId="77777777" w:rsidR="002F6E02" w:rsidRPr="001E175E" w:rsidRDefault="002F6E02" w:rsidP="005E1D24">
            <w:pPr>
              <w:rPr>
                <w:rFonts w:cs="Times New Roman"/>
                <w:szCs w:val="20"/>
              </w:rPr>
            </w:pPr>
            <w:r w:rsidRPr="001E175E">
              <w:rPr>
                <w:rFonts w:cs="Times New Roman"/>
                <w:szCs w:val="20"/>
              </w:rPr>
              <w:t>deciduous trees and shrubs</w:t>
            </w:r>
          </w:p>
        </w:tc>
      </w:tr>
      <w:tr w:rsidR="004577F9" w:rsidRPr="001E175E" w14:paraId="348EEB30" w14:textId="77777777" w:rsidTr="002F6E02">
        <w:tc>
          <w:tcPr>
            <w:tcW w:w="1056" w:type="dxa"/>
          </w:tcPr>
          <w:p w14:paraId="3A0C1EDD" w14:textId="77777777" w:rsidR="004577F9" w:rsidRPr="001E175E" w:rsidRDefault="004577F9" w:rsidP="005E1D24">
            <w:pPr>
              <w:rPr>
                <w:rFonts w:cs="Times New Roman"/>
                <w:szCs w:val="20"/>
              </w:rPr>
            </w:pPr>
            <w:r>
              <w:rPr>
                <w:rFonts w:cs="Times New Roman"/>
                <w:szCs w:val="20"/>
              </w:rPr>
              <w:t>E</w:t>
            </w:r>
            <w:r w:rsidR="00E55098">
              <w:rPr>
                <w:rFonts w:cs="Times New Roman"/>
                <w:szCs w:val="20"/>
              </w:rPr>
              <w:t>ve</w:t>
            </w:r>
            <w:r w:rsidRPr="001E175E">
              <w:rPr>
                <w:rFonts w:cs="Times New Roman"/>
                <w:szCs w:val="20"/>
              </w:rPr>
              <w:t>T</w:t>
            </w:r>
            <w:r w:rsidR="00E55098">
              <w:rPr>
                <w:rFonts w:cs="Times New Roman"/>
                <w:szCs w:val="20"/>
              </w:rPr>
              <w:t>r</w:t>
            </w:r>
          </w:p>
        </w:tc>
        <w:tc>
          <w:tcPr>
            <w:tcW w:w="6707" w:type="dxa"/>
          </w:tcPr>
          <w:p w14:paraId="7E08D98D" w14:textId="77777777" w:rsidR="004577F9" w:rsidRPr="001E175E" w:rsidRDefault="004577F9" w:rsidP="00E702C9">
            <w:pPr>
              <w:rPr>
                <w:rFonts w:cs="Times New Roman"/>
                <w:szCs w:val="20"/>
              </w:rPr>
            </w:pPr>
            <w:r>
              <w:rPr>
                <w:rFonts w:cs="Times New Roman"/>
                <w:szCs w:val="20"/>
              </w:rPr>
              <w:t>Evergreen</w:t>
            </w:r>
            <w:r w:rsidRPr="001E175E">
              <w:rPr>
                <w:rFonts w:cs="Times New Roman"/>
                <w:szCs w:val="20"/>
              </w:rPr>
              <w:t xml:space="preserve"> trees and shrubs</w:t>
            </w:r>
          </w:p>
        </w:tc>
      </w:tr>
      <w:tr w:rsidR="002F6E02" w:rsidRPr="001E175E" w14:paraId="44E39F34" w14:textId="77777777" w:rsidTr="002F6E02">
        <w:tc>
          <w:tcPr>
            <w:tcW w:w="1056" w:type="dxa"/>
          </w:tcPr>
          <w:p w14:paraId="69E158BE" w14:textId="77777777" w:rsidR="002F6E02" w:rsidRPr="001E175E" w:rsidRDefault="00E55098" w:rsidP="005E1D24">
            <w:pPr>
              <w:rPr>
                <w:rFonts w:cs="Times New Roman"/>
                <w:szCs w:val="20"/>
              </w:rPr>
            </w:pPr>
            <w:r>
              <w:rPr>
                <w:rFonts w:cs="Times New Roman"/>
                <w:szCs w:val="20"/>
              </w:rPr>
              <w:t>Grass</w:t>
            </w:r>
          </w:p>
        </w:tc>
        <w:tc>
          <w:tcPr>
            <w:tcW w:w="6707" w:type="dxa"/>
          </w:tcPr>
          <w:p w14:paraId="051655BB" w14:textId="77777777" w:rsidR="002F6E02" w:rsidRPr="001E175E" w:rsidRDefault="002F6E02" w:rsidP="005E1D24">
            <w:pPr>
              <w:rPr>
                <w:rFonts w:cs="Times New Roman"/>
                <w:szCs w:val="20"/>
              </w:rPr>
            </w:pPr>
            <w:r w:rsidRPr="001E175E">
              <w:rPr>
                <w:rFonts w:cs="Times New Roman"/>
                <w:szCs w:val="20"/>
              </w:rPr>
              <w:t>irrigated grass</w:t>
            </w:r>
          </w:p>
        </w:tc>
      </w:tr>
      <w:tr w:rsidR="002F6E02" w:rsidRPr="001E175E" w14:paraId="02E054B5" w14:textId="77777777" w:rsidTr="002F6E02">
        <w:tc>
          <w:tcPr>
            <w:tcW w:w="1056" w:type="dxa"/>
          </w:tcPr>
          <w:p w14:paraId="6B5F778A" w14:textId="77777777" w:rsidR="002F6E02" w:rsidRPr="001E175E" w:rsidRDefault="00E55098" w:rsidP="005E1D24">
            <w:pPr>
              <w:rPr>
                <w:i/>
                <w:szCs w:val="20"/>
              </w:rPr>
            </w:pPr>
            <w:r>
              <w:rPr>
                <w:rFonts w:cs="Times New Roman"/>
                <w:szCs w:val="20"/>
              </w:rPr>
              <w:t>UnmanBare</w:t>
            </w:r>
          </w:p>
        </w:tc>
        <w:tc>
          <w:tcPr>
            <w:tcW w:w="6707" w:type="dxa"/>
          </w:tcPr>
          <w:p w14:paraId="4879C751" w14:textId="77777777" w:rsidR="002F6E02" w:rsidRPr="001E175E" w:rsidRDefault="00E55098" w:rsidP="005E1D24">
            <w:pPr>
              <w:rPr>
                <w:rFonts w:cs="Times New Roman"/>
                <w:szCs w:val="20"/>
              </w:rPr>
            </w:pPr>
            <w:r>
              <w:rPr>
                <w:rFonts w:cs="Times New Roman"/>
                <w:szCs w:val="20"/>
              </w:rPr>
              <w:t>Umanaged and/or Bare Soil</w:t>
            </w:r>
          </w:p>
        </w:tc>
      </w:tr>
      <w:tr w:rsidR="00084246" w:rsidRPr="001E175E" w14:paraId="008BDD98" w14:textId="77777777" w:rsidTr="002F6E02">
        <w:tc>
          <w:tcPr>
            <w:tcW w:w="1056" w:type="dxa"/>
          </w:tcPr>
          <w:p w14:paraId="731E54E7" w14:textId="77777777" w:rsidR="00084246" w:rsidRPr="001E175E" w:rsidRDefault="00084246" w:rsidP="005E1D24">
            <w:pPr>
              <w:rPr>
                <w:rFonts w:cs="Times New Roman"/>
                <w:szCs w:val="20"/>
              </w:rPr>
            </w:pPr>
            <w:r>
              <w:rPr>
                <w:rFonts w:cs="Times New Roman"/>
                <w:szCs w:val="20"/>
              </w:rPr>
              <w:t>HL</w:t>
            </w:r>
          </w:p>
        </w:tc>
        <w:tc>
          <w:tcPr>
            <w:tcW w:w="6707" w:type="dxa"/>
          </w:tcPr>
          <w:p w14:paraId="6DAC281D" w14:textId="77777777" w:rsidR="00084246" w:rsidRPr="001E175E" w:rsidRDefault="00084246" w:rsidP="005E1D24">
            <w:pPr>
              <w:rPr>
                <w:rFonts w:cs="Times New Roman"/>
                <w:szCs w:val="20"/>
              </w:rPr>
            </w:pPr>
            <w:r>
              <w:rPr>
                <w:rFonts w:cs="Times New Roman"/>
                <w:szCs w:val="20"/>
              </w:rPr>
              <w:t>high-latitude</w:t>
            </w:r>
          </w:p>
        </w:tc>
      </w:tr>
      <w:tr w:rsidR="002F6E02" w:rsidRPr="001E175E" w14:paraId="1C04942C" w14:textId="77777777" w:rsidTr="002F6E02">
        <w:tc>
          <w:tcPr>
            <w:tcW w:w="1056" w:type="dxa"/>
          </w:tcPr>
          <w:p w14:paraId="10C0C9D8" w14:textId="77777777" w:rsidR="002F6E02" w:rsidRPr="001E175E" w:rsidRDefault="002F6E02" w:rsidP="005E1D24">
            <w:pPr>
              <w:rPr>
                <w:rFonts w:cs="Times New Roman"/>
                <w:szCs w:val="20"/>
              </w:rPr>
            </w:pPr>
            <w:r w:rsidRPr="001E175E">
              <w:rPr>
                <w:i/>
                <w:szCs w:val="20"/>
              </w:rPr>
              <w:t>Id</w:t>
            </w:r>
          </w:p>
        </w:tc>
        <w:tc>
          <w:tcPr>
            <w:tcW w:w="6707" w:type="dxa"/>
          </w:tcPr>
          <w:p w14:paraId="4F0C0ABB" w14:textId="77777777" w:rsidR="002F6E02" w:rsidRPr="001E175E" w:rsidRDefault="002F6E02" w:rsidP="005E1D24">
            <w:pPr>
              <w:rPr>
                <w:rFonts w:cs="Times New Roman"/>
                <w:szCs w:val="20"/>
              </w:rPr>
            </w:pPr>
            <w:r w:rsidRPr="001E175E">
              <w:rPr>
                <w:szCs w:val="20"/>
              </w:rPr>
              <w:t>day of year</w:t>
            </w:r>
          </w:p>
        </w:tc>
      </w:tr>
      <w:tr w:rsidR="002F6E02" w:rsidRPr="00103F7A" w14:paraId="46AA9344" w14:textId="77777777" w:rsidTr="002F6E02">
        <w:tc>
          <w:tcPr>
            <w:tcW w:w="1056" w:type="dxa"/>
          </w:tcPr>
          <w:p w14:paraId="76B50AE3" w14:textId="77777777" w:rsidR="002F6E02" w:rsidRPr="001E175E" w:rsidRDefault="002F6E02" w:rsidP="005E1D24">
            <w:pPr>
              <w:rPr>
                <w:rFonts w:cs="Times New Roman"/>
                <w:szCs w:val="20"/>
              </w:rPr>
            </w:pPr>
            <w:r w:rsidRPr="001E175E">
              <w:rPr>
                <w:rFonts w:cs="Times New Roman"/>
                <w:i/>
                <w:szCs w:val="20"/>
              </w:rPr>
              <w:t>L↓</w:t>
            </w:r>
          </w:p>
        </w:tc>
        <w:tc>
          <w:tcPr>
            <w:tcW w:w="6707" w:type="dxa"/>
          </w:tcPr>
          <w:p w14:paraId="1A6F9B6E" w14:textId="77777777" w:rsidR="002F6E02" w:rsidRPr="001E175E" w:rsidRDefault="002F6E02" w:rsidP="005E1D24">
            <w:pPr>
              <w:rPr>
                <w:rFonts w:cs="Times New Roman"/>
                <w:szCs w:val="20"/>
              </w:rPr>
            </w:pPr>
            <w:r w:rsidRPr="001E175E">
              <w:rPr>
                <w:rFonts w:cs="Times New Roman"/>
                <w:szCs w:val="20"/>
              </w:rPr>
              <w:t>incoming longwave radiation</w:t>
            </w:r>
          </w:p>
        </w:tc>
      </w:tr>
      <w:tr w:rsidR="002F6E02" w:rsidRPr="00103F7A" w14:paraId="75784C27" w14:textId="77777777" w:rsidTr="002F6E02">
        <w:tc>
          <w:tcPr>
            <w:tcW w:w="1056" w:type="dxa"/>
          </w:tcPr>
          <w:p w14:paraId="18E07C69" w14:textId="77777777" w:rsidR="002F6E02" w:rsidRPr="001E175E" w:rsidRDefault="002F6E02" w:rsidP="005E1D24">
            <w:pPr>
              <w:rPr>
                <w:rFonts w:cs="Times New Roman"/>
                <w:szCs w:val="20"/>
              </w:rPr>
            </w:pPr>
            <w:bookmarkStart w:id="15" w:name="LAI"/>
            <w:r>
              <w:rPr>
                <w:rFonts w:cs="Times New Roman"/>
                <w:szCs w:val="20"/>
              </w:rPr>
              <w:t>LAI</w:t>
            </w:r>
            <w:bookmarkEnd w:id="15"/>
          </w:p>
        </w:tc>
        <w:tc>
          <w:tcPr>
            <w:tcW w:w="6707" w:type="dxa"/>
          </w:tcPr>
          <w:p w14:paraId="7711806A" w14:textId="77777777" w:rsidR="002F6E02" w:rsidRPr="001E175E" w:rsidRDefault="002F6E02" w:rsidP="00117744">
            <w:pPr>
              <w:rPr>
                <w:rFonts w:cs="Times New Roman"/>
                <w:szCs w:val="20"/>
              </w:rPr>
            </w:pPr>
            <w:r>
              <w:rPr>
                <w:rFonts w:cs="Times New Roman"/>
                <w:szCs w:val="20"/>
              </w:rPr>
              <w:t>Leaf area index.</w:t>
            </w:r>
            <w:r w:rsidRPr="003B1104">
              <w:rPr>
                <w:sz w:val="18"/>
              </w:rPr>
              <w:t xml:space="preserve"> </w:t>
            </w:r>
            <w:r>
              <w:rPr>
                <w:sz w:val="18"/>
              </w:rPr>
              <w:t>-</w:t>
            </w:r>
            <w:r w:rsidRPr="003B1104">
              <w:rPr>
                <w:sz w:val="18"/>
              </w:rPr>
              <w:t xml:space="preserve"> </w:t>
            </w:r>
            <w:r w:rsidRPr="00494115">
              <w:rPr>
                <w:b/>
                <w:sz w:val="18"/>
              </w:rPr>
              <w:t>depend</w:t>
            </w:r>
            <w:r w:rsidR="00117744">
              <w:rPr>
                <w:b/>
                <w:sz w:val="18"/>
              </w:rPr>
              <w:t>s</w:t>
            </w:r>
            <w:r w:rsidRPr="00494115">
              <w:rPr>
                <w:b/>
                <w:sz w:val="18"/>
              </w:rPr>
              <w:t xml:space="preserve"> on the local phenology</w:t>
            </w:r>
            <w:r w:rsidRPr="003B1104">
              <w:rPr>
                <w:sz w:val="18"/>
              </w:rPr>
              <w:t xml:space="preserve"> of the area of interest</w:t>
            </w:r>
            <w:r>
              <w:t>.</w:t>
            </w:r>
          </w:p>
        </w:tc>
      </w:tr>
      <w:tr w:rsidR="002F6E02" w:rsidRPr="00103F7A" w14:paraId="0E7CBFC7" w14:textId="77777777" w:rsidTr="002F6E02">
        <w:tc>
          <w:tcPr>
            <w:tcW w:w="1056" w:type="dxa"/>
          </w:tcPr>
          <w:p w14:paraId="230E78DE" w14:textId="77777777" w:rsidR="002F6E02" w:rsidRPr="001E175E" w:rsidRDefault="002F6E02" w:rsidP="005E1D24">
            <w:pPr>
              <w:rPr>
                <w:rFonts w:cs="Times New Roman"/>
                <w:szCs w:val="20"/>
              </w:rPr>
            </w:pPr>
            <w:r w:rsidRPr="001E175E">
              <w:rPr>
                <w:rFonts w:cs="Times New Roman"/>
                <w:szCs w:val="20"/>
              </w:rPr>
              <w:t>LUMPS</w:t>
            </w:r>
          </w:p>
        </w:tc>
        <w:tc>
          <w:tcPr>
            <w:tcW w:w="6707" w:type="dxa"/>
          </w:tcPr>
          <w:p w14:paraId="7D3FAA7F" w14:textId="77777777" w:rsidR="002F6E02" w:rsidRPr="001E175E" w:rsidRDefault="002F6E02" w:rsidP="005E1D24">
            <w:pPr>
              <w:rPr>
                <w:rFonts w:cs="Times New Roman"/>
                <w:szCs w:val="20"/>
              </w:rPr>
            </w:pPr>
            <w:r w:rsidRPr="001E175E">
              <w:rPr>
                <w:rFonts w:cs="Times New Roman"/>
                <w:szCs w:val="20"/>
              </w:rPr>
              <w:t>Local scale Urban Meteorological Parameterization Scheme</w:t>
            </w:r>
          </w:p>
        </w:tc>
      </w:tr>
      <w:tr w:rsidR="002F6E02" w:rsidRPr="001E175E" w14:paraId="01EACE7F" w14:textId="77777777" w:rsidTr="002F6E02">
        <w:tc>
          <w:tcPr>
            <w:tcW w:w="1056" w:type="dxa"/>
          </w:tcPr>
          <w:p w14:paraId="62D5EFA9" w14:textId="77777777" w:rsidR="002F6E02" w:rsidRPr="001E175E" w:rsidRDefault="002F6E02" w:rsidP="005E1D24">
            <w:pPr>
              <w:rPr>
                <w:rFonts w:cs="Times New Roman"/>
                <w:szCs w:val="20"/>
              </w:rPr>
            </w:pPr>
            <w:r w:rsidRPr="001E175E">
              <w:rPr>
                <w:rFonts w:cs="Times New Roman"/>
                <w:szCs w:val="20"/>
              </w:rPr>
              <w:t>NARP</w:t>
            </w:r>
          </w:p>
        </w:tc>
        <w:tc>
          <w:tcPr>
            <w:tcW w:w="6707" w:type="dxa"/>
          </w:tcPr>
          <w:p w14:paraId="44581357" w14:textId="77777777" w:rsidR="002F6E02" w:rsidRPr="001E175E" w:rsidRDefault="002F6E02" w:rsidP="005E1D24">
            <w:pPr>
              <w:rPr>
                <w:rFonts w:cs="Times New Roman"/>
                <w:szCs w:val="20"/>
              </w:rPr>
            </w:pPr>
            <w:r w:rsidRPr="001E175E">
              <w:rPr>
                <w:rFonts w:cs="Times New Roman"/>
                <w:szCs w:val="20"/>
              </w:rPr>
              <w:t>Net All-wave Radiation Parameterization</w:t>
            </w:r>
            <w:r>
              <w:rPr>
                <w:rFonts w:cs="Times New Roman"/>
                <w:szCs w:val="20"/>
              </w:rPr>
              <w:t xml:space="preserve"> </w:t>
            </w:r>
            <w:r>
              <w:t>(</w:t>
            </w:r>
            <w:hyperlink w:anchor="OGO03" w:history="1">
              <w:r w:rsidRPr="00C309DF">
                <w:rPr>
                  <w:rStyle w:val="Hyperlink"/>
                  <w:sz w:val="18"/>
                  <w:szCs w:val="18"/>
                </w:rPr>
                <w:t>Offerle et al. 2003</w:t>
              </w:r>
            </w:hyperlink>
            <w:r>
              <w:rPr>
                <w:sz w:val="18"/>
                <w:szCs w:val="18"/>
              </w:rPr>
              <w:t xml:space="preserve">, </w:t>
            </w:r>
            <w:hyperlink w:anchor="LGOUSJL10" w:history="1">
              <w:r w:rsidRPr="00C309DF">
                <w:rPr>
                  <w:rStyle w:val="Hyperlink"/>
                  <w:sz w:val="18"/>
                  <w:szCs w:val="18"/>
                </w:rPr>
                <w:t>Loridan et al. 2010</w:t>
              </w:r>
            </w:hyperlink>
            <w:r>
              <w:rPr>
                <w:sz w:val="18"/>
                <w:szCs w:val="18"/>
              </w:rPr>
              <w:t>)</w:t>
            </w:r>
          </w:p>
        </w:tc>
      </w:tr>
      <w:tr w:rsidR="002F6E02" w:rsidRPr="001E175E" w14:paraId="33FB41C8" w14:textId="77777777" w:rsidTr="002F6E02">
        <w:tc>
          <w:tcPr>
            <w:tcW w:w="1056" w:type="dxa"/>
          </w:tcPr>
          <w:p w14:paraId="2800821B" w14:textId="77777777" w:rsidR="002F6E02" w:rsidRPr="001E175E" w:rsidRDefault="002F6E02" w:rsidP="00726022">
            <w:pPr>
              <w:rPr>
                <w:szCs w:val="20"/>
              </w:rPr>
            </w:pPr>
            <w:r w:rsidRPr="001E175E">
              <w:rPr>
                <w:rFonts w:cs="Times New Roman"/>
                <w:szCs w:val="20"/>
              </w:rPr>
              <w:t xml:space="preserve">OHM </w:t>
            </w:r>
          </w:p>
        </w:tc>
        <w:tc>
          <w:tcPr>
            <w:tcW w:w="6707" w:type="dxa"/>
          </w:tcPr>
          <w:p w14:paraId="368C007B" w14:textId="77777777" w:rsidR="002F6E02" w:rsidRPr="001E175E" w:rsidRDefault="002F6E02" w:rsidP="002F6E02">
            <w:pPr>
              <w:spacing w:before="4"/>
              <w:rPr>
                <w:szCs w:val="20"/>
              </w:rPr>
            </w:pPr>
            <w:r w:rsidRPr="002F6E02">
              <w:rPr>
                <w:rFonts w:cs="Times New Roman"/>
                <w:szCs w:val="20"/>
              </w:rPr>
              <w:t xml:space="preserve">Objective Hysteresis Model </w:t>
            </w:r>
            <w:r w:rsidRPr="00DC1813">
              <w:rPr>
                <w:sz w:val="18"/>
                <w:szCs w:val="18"/>
              </w:rPr>
              <w:t>(</w:t>
            </w:r>
            <w:hyperlink w:anchor="GCO1991" w:history="1">
              <w:r w:rsidRPr="00DC1813">
                <w:rPr>
                  <w:rStyle w:val="Hyperlink"/>
                  <w:sz w:val="18"/>
                  <w:szCs w:val="18"/>
                </w:rPr>
                <w:t>Grimmond et al. 1991</w:t>
              </w:r>
            </w:hyperlink>
            <w:r w:rsidRPr="00DC1813">
              <w:rPr>
                <w:sz w:val="18"/>
                <w:szCs w:val="18"/>
              </w:rPr>
              <w:t xml:space="preserve">, </w:t>
            </w:r>
            <w:hyperlink w:anchor="G099a" w:history="1">
              <w:r w:rsidRPr="00DC1813">
                <w:rPr>
                  <w:rStyle w:val="Hyperlink"/>
                  <w:sz w:val="18"/>
                  <w:szCs w:val="18"/>
                </w:rPr>
                <w:t>Grimmond &amp; Oke 1999a</w:t>
              </w:r>
            </w:hyperlink>
            <w:r w:rsidRPr="00DC1813">
              <w:rPr>
                <w:sz w:val="18"/>
                <w:szCs w:val="18"/>
              </w:rPr>
              <w:t xml:space="preserve">, </w:t>
            </w:r>
            <w:hyperlink w:anchor="G02002" w:history="1">
              <w:r w:rsidRPr="00DC1813">
                <w:rPr>
                  <w:rStyle w:val="Hyperlink"/>
                  <w:sz w:val="18"/>
                  <w:szCs w:val="18"/>
                </w:rPr>
                <w:t>2002</w:t>
              </w:r>
            </w:hyperlink>
            <w:r w:rsidRPr="00DC1813">
              <w:rPr>
                <w:sz w:val="18"/>
                <w:szCs w:val="18"/>
              </w:rPr>
              <w:t>)</w:t>
            </w:r>
            <w:r w:rsidRPr="002F6E02">
              <w:rPr>
                <w:sz w:val="18"/>
                <w:szCs w:val="18"/>
              </w:rPr>
              <w:t xml:space="preserve"> </w:t>
            </w:r>
          </w:p>
        </w:tc>
      </w:tr>
      <w:tr w:rsidR="00026E7C" w:rsidRPr="001E175E" w14:paraId="105C23F9" w14:textId="77777777" w:rsidTr="002F6E02">
        <w:tc>
          <w:tcPr>
            <w:tcW w:w="1056" w:type="dxa"/>
          </w:tcPr>
          <w:p w14:paraId="491759FE" w14:textId="77777777" w:rsidR="00026E7C" w:rsidRPr="001E175E" w:rsidRDefault="00026E7C" w:rsidP="00726022">
            <w:pPr>
              <w:rPr>
                <w:rFonts w:cs="Times New Roman"/>
                <w:szCs w:val="20"/>
              </w:rPr>
            </w:pPr>
            <w:r>
              <w:rPr>
                <w:rFonts w:cs="Times New Roman"/>
                <w:szCs w:val="20"/>
              </w:rPr>
              <w:t>PAV</w:t>
            </w:r>
          </w:p>
        </w:tc>
        <w:tc>
          <w:tcPr>
            <w:tcW w:w="6707" w:type="dxa"/>
          </w:tcPr>
          <w:p w14:paraId="1FE431ED" w14:textId="77777777" w:rsidR="00026E7C" w:rsidRPr="002F6E02" w:rsidRDefault="00026E7C" w:rsidP="002F6E02">
            <w:pPr>
              <w:spacing w:before="4"/>
              <w:rPr>
                <w:rFonts w:cs="Times New Roman"/>
                <w:szCs w:val="20"/>
              </w:rPr>
            </w:pPr>
            <w:r>
              <w:rPr>
                <w:rFonts w:cs="Times New Roman"/>
                <w:szCs w:val="20"/>
              </w:rPr>
              <w:t>paved surface</w:t>
            </w:r>
          </w:p>
        </w:tc>
      </w:tr>
      <w:tr w:rsidR="002F6E02" w:rsidRPr="001E175E" w14:paraId="1A9C6F6F" w14:textId="77777777" w:rsidTr="002F6E02">
        <w:tc>
          <w:tcPr>
            <w:tcW w:w="1056" w:type="dxa"/>
          </w:tcPr>
          <w:p w14:paraId="39DCB6E3" w14:textId="77777777" w:rsidR="002F6E02" w:rsidRPr="001E175E" w:rsidRDefault="002F6E02" w:rsidP="00726022">
            <w:pPr>
              <w:rPr>
                <w:szCs w:val="20"/>
              </w:rPr>
            </w:pPr>
            <w:r w:rsidRPr="001E175E">
              <w:rPr>
                <w:i/>
                <w:szCs w:val="20"/>
              </w:rPr>
              <w:t>Q*</w:t>
            </w:r>
          </w:p>
        </w:tc>
        <w:tc>
          <w:tcPr>
            <w:tcW w:w="6707" w:type="dxa"/>
          </w:tcPr>
          <w:p w14:paraId="6360FB7A" w14:textId="77777777" w:rsidR="002F6E02" w:rsidRPr="001E175E" w:rsidRDefault="002F6E02" w:rsidP="00726022">
            <w:pPr>
              <w:rPr>
                <w:szCs w:val="20"/>
              </w:rPr>
            </w:pPr>
            <w:r w:rsidRPr="001E175E">
              <w:rPr>
                <w:szCs w:val="20"/>
              </w:rPr>
              <w:t>net all-wave radiation</w:t>
            </w:r>
          </w:p>
        </w:tc>
      </w:tr>
      <w:tr w:rsidR="002F6E02" w:rsidRPr="001E175E" w14:paraId="7FDC6B64" w14:textId="77777777" w:rsidTr="002F6E02">
        <w:tc>
          <w:tcPr>
            <w:tcW w:w="1056" w:type="dxa"/>
          </w:tcPr>
          <w:p w14:paraId="7E6BAF51" w14:textId="77777777" w:rsidR="002F6E02" w:rsidRPr="001E175E" w:rsidRDefault="002F6E02" w:rsidP="00726022">
            <w:pPr>
              <w:rPr>
                <w:szCs w:val="20"/>
              </w:rPr>
            </w:pPr>
            <w:r w:rsidRPr="001E175E">
              <w:rPr>
                <w:i/>
                <w:szCs w:val="20"/>
              </w:rPr>
              <w:t>Q</w:t>
            </w:r>
            <w:r w:rsidRPr="001E175E">
              <w:rPr>
                <w:i/>
                <w:szCs w:val="20"/>
                <w:vertAlign w:val="subscript"/>
              </w:rPr>
              <w:t>E</w:t>
            </w:r>
          </w:p>
        </w:tc>
        <w:tc>
          <w:tcPr>
            <w:tcW w:w="6707" w:type="dxa"/>
          </w:tcPr>
          <w:p w14:paraId="0431A6E6" w14:textId="77777777" w:rsidR="002F6E02" w:rsidRPr="001E175E" w:rsidRDefault="002F6E02" w:rsidP="00726022">
            <w:pPr>
              <w:rPr>
                <w:szCs w:val="20"/>
              </w:rPr>
            </w:pPr>
            <w:r w:rsidRPr="001E175E">
              <w:rPr>
                <w:szCs w:val="20"/>
              </w:rPr>
              <w:t>latent heat flux</w:t>
            </w:r>
          </w:p>
        </w:tc>
      </w:tr>
      <w:tr w:rsidR="002F6E02" w:rsidRPr="001E175E" w14:paraId="5D60D3DA" w14:textId="77777777" w:rsidTr="002F6E02">
        <w:tc>
          <w:tcPr>
            <w:tcW w:w="1056" w:type="dxa"/>
          </w:tcPr>
          <w:p w14:paraId="4610D11E" w14:textId="77777777" w:rsidR="002F6E02" w:rsidRPr="001E175E" w:rsidRDefault="002F6E02" w:rsidP="00726022">
            <w:pPr>
              <w:rPr>
                <w:szCs w:val="20"/>
              </w:rPr>
            </w:pPr>
            <w:r w:rsidRPr="001E175E">
              <w:rPr>
                <w:i/>
                <w:szCs w:val="20"/>
              </w:rPr>
              <w:t>Q</w:t>
            </w:r>
            <w:r w:rsidRPr="001E175E">
              <w:rPr>
                <w:i/>
                <w:szCs w:val="20"/>
                <w:vertAlign w:val="subscript"/>
              </w:rPr>
              <w:t>F</w:t>
            </w:r>
          </w:p>
        </w:tc>
        <w:tc>
          <w:tcPr>
            <w:tcW w:w="6707" w:type="dxa"/>
          </w:tcPr>
          <w:p w14:paraId="0E33340F" w14:textId="77777777" w:rsidR="002F6E02" w:rsidRPr="001E175E" w:rsidRDefault="002F6E02" w:rsidP="00726022">
            <w:pPr>
              <w:rPr>
                <w:szCs w:val="20"/>
              </w:rPr>
            </w:pPr>
            <w:r w:rsidRPr="001E175E">
              <w:rPr>
                <w:szCs w:val="20"/>
              </w:rPr>
              <w:t>anthropogenic heat flux</w:t>
            </w:r>
          </w:p>
        </w:tc>
      </w:tr>
      <w:tr w:rsidR="002F6E02" w:rsidRPr="001E175E" w14:paraId="0B18BDEB" w14:textId="77777777" w:rsidTr="002F6E02">
        <w:tc>
          <w:tcPr>
            <w:tcW w:w="1056" w:type="dxa"/>
          </w:tcPr>
          <w:p w14:paraId="66AC3912" w14:textId="77777777" w:rsidR="002F6E02" w:rsidRPr="00A91B34" w:rsidRDefault="002F6E02" w:rsidP="00726022">
            <w:pPr>
              <w:rPr>
                <w:i/>
                <w:szCs w:val="20"/>
              </w:rPr>
            </w:pPr>
            <w:r w:rsidRPr="001E175E">
              <w:rPr>
                <w:i/>
                <w:szCs w:val="20"/>
              </w:rPr>
              <w:t>Q</w:t>
            </w:r>
            <w:r w:rsidRPr="001E175E">
              <w:rPr>
                <w:i/>
                <w:szCs w:val="20"/>
                <w:vertAlign w:val="subscript"/>
              </w:rPr>
              <w:t>H</w:t>
            </w:r>
          </w:p>
        </w:tc>
        <w:tc>
          <w:tcPr>
            <w:tcW w:w="6707" w:type="dxa"/>
          </w:tcPr>
          <w:p w14:paraId="78165070" w14:textId="77777777" w:rsidR="002F6E02" w:rsidRPr="001E175E" w:rsidRDefault="002F6E02" w:rsidP="00726022">
            <w:pPr>
              <w:rPr>
                <w:szCs w:val="20"/>
              </w:rPr>
            </w:pPr>
            <w:r w:rsidRPr="001E175E">
              <w:rPr>
                <w:szCs w:val="20"/>
              </w:rPr>
              <w:t>sensible heat flux</w:t>
            </w:r>
          </w:p>
        </w:tc>
      </w:tr>
      <w:tr w:rsidR="002F6E02" w:rsidRPr="00103F7A" w14:paraId="35FD38F3" w14:textId="77777777" w:rsidTr="002F6E02">
        <w:tc>
          <w:tcPr>
            <w:tcW w:w="1056" w:type="dxa"/>
          </w:tcPr>
          <w:p w14:paraId="4F3AA322" w14:textId="77777777" w:rsidR="002F6E02" w:rsidRPr="001E175E" w:rsidRDefault="002F6E02" w:rsidP="00726022">
            <w:pPr>
              <w:rPr>
                <w:szCs w:val="20"/>
              </w:rPr>
            </w:pPr>
            <w:r w:rsidRPr="00A91B34">
              <w:rPr>
                <w:i/>
                <w:szCs w:val="20"/>
              </w:rPr>
              <w:t>Q</w:t>
            </w:r>
          </w:p>
        </w:tc>
        <w:tc>
          <w:tcPr>
            <w:tcW w:w="6707" w:type="dxa"/>
          </w:tcPr>
          <w:p w14:paraId="17912320" w14:textId="77777777" w:rsidR="002F6E02" w:rsidRPr="001E175E" w:rsidRDefault="002F6E02" w:rsidP="00726022">
            <w:pPr>
              <w:rPr>
                <w:szCs w:val="20"/>
              </w:rPr>
            </w:pPr>
            <w:r w:rsidRPr="001E175E">
              <w:rPr>
                <w:szCs w:val="20"/>
              </w:rPr>
              <w:t>specific humidity</w:t>
            </w:r>
          </w:p>
        </w:tc>
      </w:tr>
      <w:tr w:rsidR="002F6E02" w:rsidRPr="001E175E" w14:paraId="032581D1" w14:textId="77777777" w:rsidTr="002F6E02">
        <w:tc>
          <w:tcPr>
            <w:tcW w:w="1056" w:type="dxa"/>
          </w:tcPr>
          <w:p w14:paraId="4E7E9034" w14:textId="77777777" w:rsidR="002F6E02" w:rsidRPr="001E175E" w:rsidRDefault="002F6E02" w:rsidP="00726022">
            <w:pPr>
              <w:rPr>
                <w:szCs w:val="20"/>
              </w:rPr>
            </w:pPr>
            <w:r w:rsidRPr="001E175E">
              <w:rPr>
                <w:i/>
                <w:szCs w:val="20"/>
              </w:rPr>
              <w:t>SS</w:t>
            </w:r>
          </w:p>
        </w:tc>
        <w:tc>
          <w:tcPr>
            <w:tcW w:w="6707" w:type="dxa"/>
          </w:tcPr>
          <w:p w14:paraId="686EF122" w14:textId="77777777" w:rsidR="002F6E02" w:rsidRPr="001E175E" w:rsidRDefault="002F6E02" w:rsidP="00726022">
            <w:pPr>
              <w:rPr>
                <w:szCs w:val="20"/>
              </w:rPr>
            </w:pPr>
            <w:r w:rsidRPr="001E175E">
              <w:rPr>
                <w:szCs w:val="20"/>
              </w:rPr>
              <w:t>two letter code for the measurement site</w:t>
            </w:r>
          </w:p>
        </w:tc>
      </w:tr>
      <w:tr w:rsidR="002F6E02" w:rsidRPr="001E175E" w14:paraId="46190DA8" w14:textId="77777777" w:rsidTr="002F6E02">
        <w:tc>
          <w:tcPr>
            <w:tcW w:w="1056" w:type="dxa"/>
          </w:tcPr>
          <w:p w14:paraId="50F1E7F2" w14:textId="77777777" w:rsidR="002F6E02" w:rsidRPr="001E175E" w:rsidRDefault="002F6E02" w:rsidP="00726022">
            <w:pPr>
              <w:rPr>
                <w:szCs w:val="20"/>
              </w:rPr>
            </w:pPr>
            <w:r w:rsidRPr="001E175E">
              <w:rPr>
                <w:rFonts w:cs="Times New Roman"/>
                <w:i/>
                <w:szCs w:val="20"/>
              </w:rPr>
              <w:t>Ss</w:t>
            </w:r>
          </w:p>
        </w:tc>
        <w:tc>
          <w:tcPr>
            <w:tcW w:w="6707" w:type="dxa"/>
          </w:tcPr>
          <w:p w14:paraId="6B5C1185" w14:textId="77777777" w:rsidR="002F6E02" w:rsidRPr="001E175E" w:rsidRDefault="002F6E02" w:rsidP="00726022">
            <w:pPr>
              <w:rPr>
                <w:szCs w:val="20"/>
              </w:rPr>
            </w:pPr>
            <w:r w:rsidRPr="001E175E">
              <w:rPr>
                <w:rFonts w:cs="Times New Roman"/>
                <w:szCs w:val="20"/>
              </w:rPr>
              <w:t>model area (Grid) identification code</w:t>
            </w:r>
          </w:p>
        </w:tc>
      </w:tr>
      <w:tr w:rsidR="00A73DAF" w:rsidRPr="001E175E" w14:paraId="2AAAA0C0" w14:textId="77777777" w:rsidTr="002F6E02">
        <w:tc>
          <w:tcPr>
            <w:tcW w:w="1056" w:type="dxa"/>
          </w:tcPr>
          <w:p w14:paraId="6D8A46F5" w14:textId="7C465B67" w:rsidR="00A73DAF" w:rsidRPr="001E175E" w:rsidRDefault="00A73DAF" w:rsidP="00830648">
            <w:pPr>
              <w:rPr>
                <w:rFonts w:cs="Times New Roman"/>
                <w:i/>
                <w:szCs w:val="20"/>
              </w:rPr>
            </w:pPr>
            <w:r w:rsidRPr="0002406F">
              <w:rPr>
                <w:szCs w:val="20"/>
                <w:lang w:val="en-US"/>
              </w:rPr>
              <w:t>SOLWEIG</w:t>
            </w:r>
          </w:p>
        </w:tc>
        <w:tc>
          <w:tcPr>
            <w:tcW w:w="6707" w:type="dxa"/>
          </w:tcPr>
          <w:p w14:paraId="6CD10B47" w14:textId="5A4680A6" w:rsidR="00A73DAF" w:rsidRPr="001E175E" w:rsidRDefault="00A73DAF" w:rsidP="00A73DAF">
            <w:pPr>
              <w:spacing w:before="4"/>
              <w:rPr>
                <w:rFonts w:cs="Times New Roman"/>
                <w:szCs w:val="20"/>
              </w:rPr>
            </w:pPr>
            <w:r w:rsidRPr="00A73DAF">
              <w:rPr>
                <w:szCs w:val="20"/>
                <w:lang w:val="en-US"/>
              </w:rPr>
              <w:t>The solar and longwave environmental irradiance geometry model (Lindberg et al. 2</w:t>
            </w:r>
            <w:r>
              <w:rPr>
                <w:szCs w:val="20"/>
                <w:lang w:val="en-US"/>
              </w:rPr>
              <w:t>008, Lindberg and Grimmond 2011)</w:t>
            </w:r>
          </w:p>
        </w:tc>
      </w:tr>
      <w:tr w:rsidR="00893AFF" w:rsidRPr="001E175E" w14:paraId="5CCDB596" w14:textId="77777777" w:rsidTr="002F6E02">
        <w:tc>
          <w:tcPr>
            <w:tcW w:w="1056" w:type="dxa"/>
          </w:tcPr>
          <w:p w14:paraId="3B38B0C2" w14:textId="5ABC25BD" w:rsidR="00893AFF" w:rsidRPr="0002406F" w:rsidRDefault="00893AFF" w:rsidP="00726022">
            <w:pPr>
              <w:rPr>
                <w:szCs w:val="20"/>
                <w:lang w:val="en-US"/>
              </w:rPr>
            </w:pPr>
            <w:r>
              <w:rPr>
                <w:szCs w:val="20"/>
                <w:lang w:val="en-US"/>
              </w:rPr>
              <w:t>SVF</w:t>
            </w:r>
          </w:p>
        </w:tc>
        <w:tc>
          <w:tcPr>
            <w:tcW w:w="6707" w:type="dxa"/>
          </w:tcPr>
          <w:p w14:paraId="08E1E2FD" w14:textId="7F00B33A" w:rsidR="00893AFF" w:rsidRPr="00A73DAF" w:rsidRDefault="00893AFF" w:rsidP="00A73DAF">
            <w:pPr>
              <w:spacing w:before="4"/>
              <w:rPr>
                <w:szCs w:val="20"/>
                <w:lang w:val="en-US"/>
              </w:rPr>
            </w:pPr>
            <w:r>
              <w:rPr>
                <w:szCs w:val="20"/>
                <w:lang w:val="en-US"/>
              </w:rPr>
              <w:t>Sky view factor</w:t>
            </w:r>
          </w:p>
        </w:tc>
      </w:tr>
      <w:tr w:rsidR="002F6E02" w:rsidRPr="001E175E" w14:paraId="37308B78" w14:textId="77777777" w:rsidTr="002F6E02">
        <w:tc>
          <w:tcPr>
            <w:tcW w:w="1056" w:type="dxa"/>
          </w:tcPr>
          <w:p w14:paraId="4A2DC710" w14:textId="77777777" w:rsidR="002F6E02" w:rsidRPr="001E175E" w:rsidRDefault="002F6E02" w:rsidP="002F6E02">
            <w:pPr>
              <w:rPr>
                <w:szCs w:val="20"/>
              </w:rPr>
            </w:pPr>
            <w:r w:rsidRPr="001E175E">
              <w:rPr>
                <w:i/>
                <w:szCs w:val="20"/>
              </w:rPr>
              <w:t>theta</w:t>
            </w:r>
          </w:p>
        </w:tc>
        <w:tc>
          <w:tcPr>
            <w:tcW w:w="6707" w:type="dxa"/>
          </w:tcPr>
          <w:p w14:paraId="593A9344" w14:textId="77777777" w:rsidR="002F6E02" w:rsidRPr="001E175E" w:rsidRDefault="002F6E02" w:rsidP="002F6E02">
            <w:pPr>
              <w:rPr>
                <w:szCs w:val="20"/>
              </w:rPr>
            </w:pPr>
            <w:r w:rsidRPr="001E175E">
              <w:rPr>
                <w:szCs w:val="20"/>
              </w:rPr>
              <w:t>potential temperature</w:t>
            </w:r>
          </w:p>
        </w:tc>
      </w:tr>
      <w:tr w:rsidR="002F6E02" w:rsidRPr="001E175E" w14:paraId="51897179" w14:textId="77777777" w:rsidTr="002F6E02">
        <w:tc>
          <w:tcPr>
            <w:tcW w:w="1056" w:type="dxa"/>
          </w:tcPr>
          <w:p w14:paraId="5C63466B" w14:textId="77777777" w:rsidR="002F6E02" w:rsidRPr="001E175E" w:rsidRDefault="002F6E02" w:rsidP="002F6E02">
            <w:pPr>
              <w:rPr>
                <w:szCs w:val="20"/>
              </w:rPr>
            </w:pPr>
            <w:r w:rsidRPr="001E175E">
              <w:rPr>
                <w:i/>
                <w:szCs w:val="20"/>
              </w:rPr>
              <w:t>tt</w:t>
            </w:r>
          </w:p>
        </w:tc>
        <w:tc>
          <w:tcPr>
            <w:tcW w:w="6707" w:type="dxa"/>
          </w:tcPr>
          <w:p w14:paraId="6791702E" w14:textId="77777777" w:rsidR="002F6E02" w:rsidRPr="001E175E" w:rsidRDefault="002F6E02" w:rsidP="002F6E02">
            <w:pPr>
              <w:rPr>
                <w:szCs w:val="20"/>
              </w:rPr>
            </w:pPr>
            <w:r w:rsidRPr="001E175E">
              <w:rPr>
                <w:szCs w:val="20"/>
              </w:rPr>
              <w:t>time step of data</w:t>
            </w:r>
          </w:p>
        </w:tc>
      </w:tr>
      <w:tr w:rsidR="004102CC" w:rsidRPr="001E175E" w14:paraId="0711C444" w14:textId="77777777" w:rsidTr="002F6E02">
        <w:tc>
          <w:tcPr>
            <w:tcW w:w="1056" w:type="dxa"/>
          </w:tcPr>
          <w:p w14:paraId="20D303DA" w14:textId="77777777" w:rsidR="004102CC" w:rsidRPr="00026E7C" w:rsidRDefault="004102CC" w:rsidP="002F6E02">
            <w:pPr>
              <w:rPr>
                <w:szCs w:val="20"/>
              </w:rPr>
            </w:pPr>
            <w:r w:rsidRPr="00026E7C">
              <w:rPr>
                <w:szCs w:val="20"/>
              </w:rPr>
              <w:t>W</w:t>
            </w:r>
          </w:p>
        </w:tc>
        <w:tc>
          <w:tcPr>
            <w:tcW w:w="6707" w:type="dxa"/>
          </w:tcPr>
          <w:p w14:paraId="5A479451" w14:textId="77777777" w:rsidR="004102CC" w:rsidRPr="001E175E" w:rsidRDefault="004102CC" w:rsidP="002F6E02">
            <w:pPr>
              <w:rPr>
                <w:szCs w:val="20"/>
              </w:rPr>
            </w:pPr>
            <w:r>
              <w:rPr>
                <w:szCs w:val="20"/>
              </w:rPr>
              <w:t>water surface</w:t>
            </w:r>
          </w:p>
        </w:tc>
      </w:tr>
      <w:tr w:rsidR="002F6E02" w:rsidRPr="001E175E" w14:paraId="577BAA0A" w14:textId="77777777" w:rsidTr="002F6E02">
        <w:tc>
          <w:tcPr>
            <w:tcW w:w="1056" w:type="dxa"/>
          </w:tcPr>
          <w:p w14:paraId="4FA31A34" w14:textId="77777777" w:rsidR="002F6E02" w:rsidRPr="00294C8A" w:rsidRDefault="002F6E02" w:rsidP="002F6E02">
            <w:pPr>
              <w:rPr>
                <w:i/>
                <w:szCs w:val="20"/>
              </w:rPr>
            </w:pPr>
            <w:r w:rsidRPr="001E175E">
              <w:rPr>
                <w:szCs w:val="20"/>
              </w:rPr>
              <w:t>WB</w:t>
            </w:r>
          </w:p>
        </w:tc>
        <w:tc>
          <w:tcPr>
            <w:tcW w:w="6707" w:type="dxa"/>
          </w:tcPr>
          <w:p w14:paraId="3F310AE4" w14:textId="77777777" w:rsidR="002F6E02" w:rsidRPr="001E175E" w:rsidRDefault="002F6E02" w:rsidP="002F6E02">
            <w:pPr>
              <w:rPr>
                <w:szCs w:val="20"/>
                <w:vertAlign w:val="subscript"/>
              </w:rPr>
            </w:pPr>
            <w:r w:rsidRPr="001E175E">
              <w:rPr>
                <w:szCs w:val="20"/>
              </w:rPr>
              <w:t>water balance</w:t>
            </w:r>
          </w:p>
        </w:tc>
      </w:tr>
      <w:tr w:rsidR="002F6E02" w:rsidRPr="001E175E" w14:paraId="1D282E11" w14:textId="77777777" w:rsidTr="002F6E02">
        <w:tc>
          <w:tcPr>
            <w:tcW w:w="1056" w:type="dxa"/>
          </w:tcPr>
          <w:p w14:paraId="3E3719F9" w14:textId="77777777" w:rsidR="002F6E02" w:rsidRPr="001E175E" w:rsidRDefault="002F6E02" w:rsidP="002F6E02">
            <w:pPr>
              <w:rPr>
                <w:szCs w:val="20"/>
              </w:rPr>
            </w:pPr>
            <w:r w:rsidRPr="001E175E">
              <w:rPr>
                <w:i/>
                <w:szCs w:val="20"/>
              </w:rPr>
              <w:t>YYYY</w:t>
            </w:r>
          </w:p>
        </w:tc>
        <w:tc>
          <w:tcPr>
            <w:tcW w:w="6707" w:type="dxa"/>
          </w:tcPr>
          <w:p w14:paraId="62EC4537" w14:textId="77777777" w:rsidR="002F6E02" w:rsidRPr="001E175E" w:rsidRDefault="00027EB5" w:rsidP="002F6E02">
            <w:pPr>
              <w:rPr>
                <w:szCs w:val="20"/>
              </w:rPr>
            </w:pPr>
            <w:r w:rsidRPr="001E175E">
              <w:rPr>
                <w:szCs w:val="20"/>
              </w:rPr>
              <w:t>Y</w:t>
            </w:r>
            <w:r w:rsidR="002F6E02" w:rsidRPr="001E175E">
              <w:rPr>
                <w:szCs w:val="20"/>
              </w:rPr>
              <w:t>ear</w:t>
            </w:r>
          </w:p>
        </w:tc>
      </w:tr>
      <w:tr w:rsidR="002F6E02" w:rsidRPr="001E175E" w14:paraId="2BCE05E6" w14:textId="77777777" w:rsidTr="002F6E02">
        <w:tc>
          <w:tcPr>
            <w:tcW w:w="1056" w:type="dxa"/>
          </w:tcPr>
          <w:p w14:paraId="297C08E9" w14:textId="77777777" w:rsidR="002F6E02" w:rsidRPr="001E175E" w:rsidRDefault="002F6E02" w:rsidP="002F6E02">
            <w:pPr>
              <w:rPr>
                <w:szCs w:val="20"/>
              </w:rPr>
            </w:pPr>
            <w:r w:rsidRPr="00294C8A">
              <w:rPr>
                <w:i/>
                <w:szCs w:val="20"/>
              </w:rPr>
              <w:t>z</w:t>
            </w:r>
            <w:r w:rsidRPr="00294C8A">
              <w:rPr>
                <w:i/>
                <w:szCs w:val="20"/>
                <w:vertAlign w:val="subscript"/>
              </w:rPr>
              <w:t>i</w:t>
            </w:r>
          </w:p>
        </w:tc>
        <w:tc>
          <w:tcPr>
            <w:tcW w:w="6707" w:type="dxa"/>
          </w:tcPr>
          <w:p w14:paraId="166E981B" w14:textId="77777777" w:rsidR="002F6E02" w:rsidRPr="001E175E" w:rsidRDefault="002F6E02" w:rsidP="002F6E02">
            <w:pPr>
              <w:rPr>
                <w:szCs w:val="20"/>
              </w:rPr>
            </w:pPr>
            <w:r w:rsidRPr="001E175E">
              <w:rPr>
                <w:szCs w:val="20"/>
              </w:rPr>
              <w:t>Convective boundary layer height</w:t>
            </w:r>
          </w:p>
        </w:tc>
      </w:tr>
      <w:tr w:rsidR="002F6E02" w:rsidRPr="001E175E" w14:paraId="5AB02F90" w14:textId="77777777" w:rsidTr="002F6E02">
        <w:tc>
          <w:tcPr>
            <w:tcW w:w="1056" w:type="dxa"/>
          </w:tcPr>
          <w:p w14:paraId="19C503FA" w14:textId="77777777" w:rsidR="002F6E02" w:rsidRPr="001E175E" w:rsidRDefault="002F6E02" w:rsidP="002F6E02">
            <w:pPr>
              <w:rPr>
                <w:rFonts w:cs="Times New Roman"/>
                <w:i/>
                <w:szCs w:val="20"/>
                <w:vertAlign w:val="subscript"/>
              </w:rPr>
            </w:pPr>
            <w:r w:rsidRPr="001E175E">
              <w:rPr>
                <w:rFonts w:cs="Times New Roman"/>
                <w:i/>
                <w:szCs w:val="20"/>
              </w:rPr>
              <w:t>z</w:t>
            </w:r>
            <w:r w:rsidRPr="001E175E">
              <w:rPr>
                <w:rFonts w:cs="Times New Roman"/>
                <w:i/>
                <w:szCs w:val="20"/>
                <w:vertAlign w:val="subscript"/>
              </w:rPr>
              <w:t>0m</w:t>
            </w:r>
          </w:p>
        </w:tc>
        <w:tc>
          <w:tcPr>
            <w:tcW w:w="6707" w:type="dxa"/>
          </w:tcPr>
          <w:p w14:paraId="363642DF" w14:textId="77777777" w:rsidR="002F6E02" w:rsidRPr="001E175E" w:rsidRDefault="002F6E02" w:rsidP="002F6E02">
            <w:pPr>
              <w:rPr>
                <w:rFonts w:cs="Times New Roman"/>
                <w:szCs w:val="20"/>
              </w:rPr>
            </w:pPr>
            <w:r w:rsidRPr="001E175E">
              <w:rPr>
                <w:rFonts w:cs="Times New Roman"/>
                <w:szCs w:val="20"/>
              </w:rPr>
              <w:t>roughness length for momentum</w:t>
            </w:r>
          </w:p>
        </w:tc>
      </w:tr>
    </w:tbl>
    <w:p w14:paraId="341D9D40" w14:textId="77777777" w:rsidR="003360C6" w:rsidRDefault="003360C6" w:rsidP="00F10655"/>
    <w:p w14:paraId="6F267657" w14:textId="77777777" w:rsidR="003360C6" w:rsidRDefault="003360C6" w:rsidP="00F10655"/>
    <w:p w14:paraId="3196DC7F" w14:textId="77777777" w:rsidR="003360C6" w:rsidRDefault="003360C6" w:rsidP="00870E7A">
      <w:pPr>
        <w:pStyle w:val="Heading2"/>
        <w:numPr>
          <w:ilvl w:val="0"/>
          <w:numId w:val="0"/>
        </w:numPr>
      </w:pPr>
      <w:bookmarkStart w:id="16" w:name="_Contact_Information"/>
      <w:bookmarkStart w:id="17" w:name="_Toc414112023"/>
      <w:bookmarkEnd w:id="16"/>
      <w:r>
        <w:t>Contact Information</w:t>
      </w:r>
      <w:bookmarkEnd w:id="17"/>
    </w:p>
    <w:p w14:paraId="0395B567" w14:textId="77777777" w:rsidR="003360C6" w:rsidRDefault="003360C6" w:rsidP="003360C6">
      <w:pPr>
        <w:rPr>
          <w:lang w:val="en-GB" w:eastAsia="fi-FI"/>
        </w:rPr>
      </w:pPr>
    </w:p>
    <w:p w14:paraId="215CEBEA" w14:textId="77777777" w:rsidR="003360C6" w:rsidRPr="00C1390A" w:rsidRDefault="003360C6" w:rsidP="003360C6">
      <w:pPr>
        <w:jc w:val="center"/>
        <w:rPr>
          <w:rFonts w:cs="Times New Roman"/>
          <w:sz w:val="22"/>
          <w:lang w:val="en-GB"/>
        </w:rPr>
      </w:pPr>
      <w:r w:rsidRPr="00C1390A">
        <w:rPr>
          <w:rFonts w:cs="Times New Roman"/>
          <w:sz w:val="22"/>
          <w:lang w:val="en-GB"/>
        </w:rPr>
        <w:t>Web page: http://www.met.reading.ac.uk/micromet/</w:t>
      </w:r>
    </w:p>
    <w:p w14:paraId="04D32C08" w14:textId="77777777" w:rsidR="003360C6" w:rsidRPr="00C1390A" w:rsidRDefault="003360C6" w:rsidP="003360C6">
      <w:pPr>
        <w:jc w:val="center"/>
        <w:rPr>
          <w:sz w:val="22"/>
          <w:lang w:val="en-GB"/>
        </w:rPr>
      </w:pPr>
      <w:r w:rsidRPr="00C1390A">
        <w:rPr>
          <w:rFonts w:cs="Times New Roman"/>
          <w:sz w:val="22"/>
          <w:lang w:val="en-GB"/>
        </w:rPr>
        <w:t>Email address: c.s.grimmond@reading.ac.uk</w:t>
      </w:r>
    </w:p>
    <w:p w14:paraId="344CCEFA" w14:textId="77777777" w:rsidR="003360C6" w:rsidRDefault="003360C6">
      <w:pPr>
        <w:spacing w:after="200" w:line="276" w:lineRule="auto"/>
        <w:rPr>
          <w:rFonts w:cs="Times New Roman"/>
          <w:szCs w:val="20"/>
          <w:lang w:val="en-GB"/>
        </w:rPr>
      </w:pPr>
    </w:p>
    <w:p w14:paraId="01AD1CC6" w14:textId="77777777" w:rsidR="003360C6" w:rsidRDefault="003360C6">
      <w:pPr>
        <w:spacing w:after="200" w:line="276" w:lineRule="auto"/>
        <w:rPr>
          <w:rFonts w:cs="Times New Roman"/>
          <w:szCs w:val="20"/>
          <w:lang w:val="en-GB"/>
        </w:rPr>
      </w:pPr>
    </w:p>
    <w:p w14:paraId="69358423" w14:textId="77777777" w:rsidR="003360C6" w:rsidRDefault="003360C6">
      <w:pPr>
        <w:spacing w:after="200" w:line="276" w:lineRule="auto"/>
        <w:rPr>
          <w:rFonts w:cs="Times New Roman"/>
          <w:szCs w:val="20"/>
          <w:lang w:val="en-GB"/>
        </w:rPr>
      </w:pPr>
    </w:p>
    <w:p w14:paraId="451B1300" w14:textId="77777777" w:rsidR="003360C6" w:rsidRDefault="003360C6">
      <w:pPr>
        <w:spacing w:after="200" w:line="276" w:lineRule="auto"/>
        <w:rPr>
          <w:rFonts w:eastAsiaTheme="majorEastAsia" w:cstheme="majorBidi"/>
          <w:b/>
          <w:bCs/>
          <w:color w:val="365F91" w:themeColor="accent1" w:themeShade="BF"/>
          <w:sz w:val="24"/>
          <w:szCs w:val="28"/>
          <w:lang w:val="en-GB"/>
        </w:rPr>
      </w:pPr>
      <w:r>
        <w:br w:type="page"/>
      </w:r>
    </w:p>
    <w:p w14:paraId="3AB4C124" w14:textId="77777777" w:rsidR="008855A7" w:rsidRDefault="00331730" w:rsidP="00C9647A">
      <w:pPr>
        <w:pStyle w:val="Heading1"/>
      </w:pPr>
      <w:bookmarkStart w:id="18" w:name="_Toc414112024"/>
      <w:r>
        <w:lastRenderedPageBreak/>
        <w:t xml:space="preserve">Preparing to </w:t>
      </w:r>
      <w:r w:rsidR="00212690">
        <w:t>r</w:t>
      </w:r>
      <w:r>
        <w:t>un the model</w:t>
      </w:r>
      <w:bookmarkEnd w:id="18"/>
    </w:p>
    <w:p w14:paraId="788C6BF5" w14:textId="77777777" w:rsidR="00955D8A" w:rsidRDefault="00C9647A" w:rsidP="00955D8A">
      <w:pPr>
        <w:rPr>
          <w:lang w:val="en-GB"/>
        </w:rPr>
      </w:pPr>
      <w:r w:rsidRPr="0009306E">
        <w:rPr>
          <w:szCs w:val="20"/>
          <w:lang w:val="en-GB"/>
        </w:rPr>
        <w:t xml:space="preserve">The following provides some comments to help with the model setup. The model allows you to </w:t>
      </w:r>
      <w:r w:rsidR="0009306E">
        <w:rPr>
          <w:szCs w:val="20"/>
          <w:lang w:val="en-GB"/>
        </w:rPr>
        <w:t xml:space="preserve">input </w:t>
      </w:r>
      <w:r w:rsidRPr="0009306E">
        <w:rPr>
          <w:szCs w:val="20"/>
          <w:lang w:val="en-GB"/>
        </w:rPr>
        <w:t>a large number of</w:t>
      </w:r>
      <w:r w:rsidR="0009306E">
        <w:rPr>
          <w:szCs w:val="20"/>
          <w:lang w:val="en-GB"/>
        </w:rPr>
        <w:t xml:space="preserve"> parameters to describe the</w:t>
      </w:r>
      <w:r w:rsidRPr="0009306E">
        <w:rPr>
          <w:szCs w:val="20"/>
          <w:lang w:val="en-GB"/>
        </w:rPr>
        <w:t xml:space="preserve"> characteristics </w:t>
      </w:r>
      <w:r w:rsidR="0009306E">
        <w:rPr>
          <w:szCs w:val="20"/>
          <w:lang w:val="en-GB"/>
        </w:rPr>
        <w:t xml:space="preserve">of </w:t>
      </w:r>
      <w:r w:rsidRPr="0009306E">
        <w:rPr>
          <w:szCs w:val="20"/>
          <w:lang w:val="en-GB"/>
        </w:rPr>
        <w:t xml:space="preserve">your site. You should </w:t>
      </w:r>
      <w:r w:rsidRPr="0009306E">
        <w:rPr>
          <w:b/>
          <w:szCs w:val="20"/>
          <w:lang w:val="en-GB"/>
        </w:rPr>
        <w:t>not assume</w:t>
      </w:r>
      <w:r w:rsidRPr="0009306E">
        <w:rPr>
          <w:szCs w:val="20"/>
          <w:lang w:val="en-GB"/>
        </w:rPr>
        <w:t xml:space="preserve"> that the example values provided </w:t>
      </w:r>
      <w:r w:rsidR="0009306E">
        <w:rPr>
          <w:szCs w:val="20"/>
          <w:lang w:val="en-GB"/>
        </w:rPr>
        <w:t xml:space="preserve">in files or in the tables below </w:t>
      </w:r>
      <w:r w:rsidRPr="0009306E">
        <w:rPr>
          <w:szCs w:val="20"/>
          <w:lang w:val="en-GB"/>
        </w:rPr>
        <w:t>are appropriate.</w:t>
      </w:r>
      <w:r w:rsidR="0009306E" w:rsidRPr="0009306E">
        <w:rPr>
          <w:szCs w:val="20"/>
          <w:lang w:val="en-GB"/>
        </w:rPr>
        <w:t xml:space="preserve"> </w:t>
      </w:r>
      <w:r w:rsidR="0009306E">
        <w:rPr>
          <w:szCs w:val="20"/>
          <w:lang w:val="en-GB"/>
        </w:rPr>
        <w:t xml:space="preserve">Values in blue are examples of recommended values (see the appropriate reference to help decide how appropriate these are for your site/model domain); values in green </w:t>
      </w:r>
      <w:r w:rsidR="0009306E" w:rsidRPr="00CD5CB0">
        <w:rPr>
          <w:b/>
          <w:lang w:val="en-GB"/>
        </w:rPr>
        <w:t>need</w:t>
      </w:r>
      <w:r w:rsidR="0009306E">
        <w:rPr>
          <w:lang w:val="en-GB"/>
        </w:rPr>
        <w:t xml:space="preserve"> to be set (i.e. changed from the example) for </w:t>
      </w:r>
      <w:r w:rsidR="00955D8A">
        <w:rPr>
          <w:lang w:val="en-GB"/>
        </w:rPr>
        <w:t>your site/model domain.</w:t>
      </w:r>
    </w:p>
    <w:p w14:paraId="3E16801A" w14:textId="77777777" w:rsidR="00955D8A" w:rsidRDefault="00955D8A" w:rsidP="00955D8A">
      <w:pPr>
        <w:ind w:left="709"/>
        <w:rPr>
          <w:rFonts w:cs="Times New Roman"/>
          <w:szCs w:val="20"/>
          <w:lang w:val="en-GB"/>
        </w:rPr>
      </w:pPr>
    </w:p>
    <w:p w14:paraId="003D4715" w14:textId="77777777" w:rsidR="00955D8A" w:rsidRDefault="00955D8A" w:rsidP="00955D8A">
      <w:pPr>
        <w:shd w:val="clear" w:color="auto" w:fill="4BACC6" w:themeFill="accent5"/>
        <w:ind w:left="709"/>
        <w:rPr>
          <w:rFonts w:cs="Times New Roman"/>
          <w:szCs w:val="20"/>
          <w:lang w:val="en-GB"/>
        </w:rPr>
      </w:pPr>
      <w:r>
        <w:rPr>
          <w:rFonts w:cs="Times New Roman"/>
          <w:szCs w:val="20"/>
          <w:lang w:val="en-GB"/>
        </w:rPr>
        <w:t xml:space="preserve">Values given are </w:t>
      </w:r>
      <w:r w:rsidRPr="00355C32">
        <w:rPr>
          <w:rFonts w:cs="Times New Roman"/>
          <w:szCs w:val="20"/>
          <w:u w:val="single"/>
          <w:lang w:val="en-GB"/>
        </w:rPr>
        <w:t>examples</w:t>
      </w:r>
      <w:r w:rsidRPr="0009306E">
        <w:rPr>
          <w:rFonts w:cs="Times New Roman"/>
          <w:szCs w:val="20"/>
          <w:lang w:val="en-GB"/>
        </w:rPr>
        <w:t xml:space="preserve"> </w:t>
      </w:r>
      <w:r>
        <w:rPr>
          <w:rFonts w:cs="Times New Roman"/>
          <w:szCs w:val="20"/>
          <w:lang w:val="en-GB"/>
        </w:rPr>
        <w:t>of recommended values</w:t>
      </w:r>
    </w:p>
    <w:p w14:paraId="49DC97BE" w14:textId="77777777" w:rsidR="00955D8A" w:rsidRPr="004F2028" w:rsidRDefault="00955D8A" w:rsidP="00955D8A">
      <w:pPr>
        <w:shd w:val="clear" w:color="auto" w:fill="9BBB59" w:themeFill="accent3"/>
        <w:ind w:left="709"/>
        <w:rPr>
          <w:rFonts w:cs="Times New Roman"/>
          <w:szCs w:val="20"/>
          <w:lang w:val="en-GB"/>
        </w:rPr>
      </w:pPr>
      <w:r w:rsidRPr="002D0E75">
        <w:rPr>
          <w:rFonts w:cs="Times New Roman"/>
          <w:szCs w:val="20"/>
          <w:lang w:val="en-GB"/>
        </w:rPr>
        <w:t xml:space="preserve">Values given are </w:t>
      </w:r>
      <w:r w:rsidRPr="002D0E75">
        <w:rPr>
          <w:rFonts w:cs="Times New Roman"/>
          <w:szCs w:val="20"/>
          <w:u w:val="single"/>
          <w:lang w:val="en-GB"/>
        </w:rPr>
        <w:t>example</w:t>
      </w:r>
      <w:r w:rsidRPr="002D0E75">
        <w:rPr>
          <w:rFonts w:cs="Times New Roman"/>
          <w:szCs w:val="20"/>
          <w:lang w:val="en-GB"/>
        </w:rPr>
        <w:t xml:space="preserve"> values</w:t>
      </w:r>
      <w:r>
        <w:rPr>
          <w:rFonts w:cs="Times New Roman"/>
          <w:szCs w:val="20"/>
          <w:lang w:val="en-GB"/>
        </w:rPr>
        <w:t xml:space="preserve"> and need to be changed for your site/model domain.</w:t>
      </w:r>
    </w:p>
    <w:p w14:paraId="2EB626D2" w14:textId="77777777" w:rsidR="00955D8A" w:rsidRPr="00C9647A" w:rsidRDefault="00955D8A" w:rsidP="00955D8A">
      <w:pPr>
        <w:rPr>
          <w:sz w:val="18"/>
          <w:szCs w:val="18"/>
          <w:lang w:val="en-GB"/>
        </w:rPr>
      </w:pPr>
    </w:p>
    <w:p w14:paraId="342E8DDC" w14:textId="77777777" w:rsidR="00331730" w:rsidRPr="00C9647A" w:rsidRDefault="00331730" w:rsidP="00331730">
      <w:pPr>
        <w:rPr>
          <w:sz w:val="18"/>
          <w:szCs w:val="18"/>
          <w:lang w:val="en-GB"/>
        </w:rPr>
      </w:pPr>
    </w:p>
    <w:tbl>
      <w:tblPr>
        <w:tblStyle w:val="TableGrid"/>
        <w:tblW w:w="9931" w:type="dxa"/>
        <w:tblCellMar>
          <w:left w:w="0" w:type="dxa"/>
          <w:right w:w="11" w:type="dxa"/>
        </w:tblCellMar>
        <w:tblLook w:val="04A0" w:firstRow="1" w:lastRow="0" w:firstColumn="1" w:lastColumn="0" w:noHBand="0" w:noVBand="1"/>
      </w:tblPr>
      <w:tblGrid>
        <w:gridCol w:w="1126"/>
        <w:gridCol w:w="8805"/>
      </w:tblGrid>
      <w:tr w:rsidR="00056EEC" w:rsidRPr="00C9647A" w14:paraId="2EEB1612" w14:textId="77777777" w:rsidTr="00775142">
        <w:tc>
          <w:tcPr>
            <w:tcW w:w="1126" w:type="dxa"/>
          </w:tcPr>
          <w:p w14:paraId="0EC3E618" w14:textId="77777777" w:rsidR="00056EEC" w:rsidRPr="00C9647A" w:rsidRDefault="00056EEC" w:rsidP="00C9647A">
            <w:pPr>
              <w:rPr>
                <w:rFonts w:cs="Times New Roman"/>
                <w:sz w:val="18"/>
                <w:szCs w:val="18"/>
              </w:rPr>
            </w:pPr>
          </w:p>
        </w:tc>
        <w:tc>
          <w:tcPr>
            <w:tcW w:w="8805" w:type="dxa"/>
          </w:tcPr>
          <w:p w14:paraId="13B8A710" w14:textId="77777777" w:rsidR="00056EEC" w:rsidRDefault="00056EEC" w:rsidP="00C9647A">
            <w:pPr>
              <w:rPr>
                <w:sz w:val="18"/>
                <w:szCs w:val="18"/>
              </w:rPr>
            </w:pPr>
            <w:r>
              <w:rPr>
                <w:sz w:val="18"/>
                <w:szCs w:val="18"/>
              </w:rPr>
              <w:t>Read the relevant papers</w:t>
            </w:r>
            <w:r w:rsidR="00DD47DF">
              <w:rPr>
                <w:sz w:val="18"/>
                <w:szCs w:val="18"/>
              </w:rPr>
              <w:t xml:space="preserve"> and the manual.</w:t>
            </w:r>
          </w:p>
          <w:p w14:paraId="1E74B0FA" w14:textId="4F3B1A59" w:rsidR="00DD47DF" w:rsidRDefault="00DD47DF" w:rsidP="00C9647A">
            <w:pPr>
              <w:rPr>
                <w:sz w:val="18"/>
                <w:szCs w:val="18"/>
              </w:rPr>
            </w:pPr>
            <w:r>
              <w:rPr>
                <w:sz w:val="18"/>
                <w:szCs w:val="18"/>
              </w:rPr>
              <w:t>Decide what type of model run you are interested</w:t>
            </w:r>
          </w:p>
          <w:p w14:paraId="296EABC3" w14:textId="77777777" w:rsidR="00DD47DF" w:rsidRDefault="00DD47DF" w:rsidP="00C9647A">
            <w:pPr>
              <w:rPr>
                <w:sz w:val="18"/>
                <w:szCs w:val="18"/>
              </w:rPr>
            </w:pPr>
          </w:p>
          <w:tbl>
            <w:tblPr>
              <w:tblStyle w:val="TableGrid"/>
              <w:tblW w:w="0" w:type="auto"/>
              <w:tblLook w:val="04A0" w:firstRow="1" w:lastRow="0" w:firstColumn="1" w:lastColumn="0" w:noHBand="0" w:noVBand="1"/>
            </w:tblPr>
            <w:tblGrid>
              <w:gridCol w:w="2926"/>
              <w:gridCol w:w="2926"/>
              <w:gridCol w:w="2927"/>
            </w:tblGrid>
            <w:tr w:rsidR="00DD47DF" w14:paraId="15D045A5" w14:textId="77777777" w:rsidTr="00DD47DF">
              <w:tc>
                <w:tcPr>
                  <w:tcW w:w="2926" w:type="dxa"/>
                </w:tcPr>
                <w:p w14:paraId="1F3B3BB8" w14:textId="77777777" w:rsidR="00DD47DF" w:rsidRDefault="00DD47DF" w:rsidP="00C9647A">
                  <w:pPr>
                    <w:rPr>
                      <w:sz w:val="18"/>
                      <w:szCs w:val="18"/>
                    </w:rPr>
                  </w:pPr>
                </w:p>
              </w:tc>
              <w:tc>
                <w:tcPr>
                  <w:tcW w:w="2926" w:type="dxa"/>
                </w:tcPr>
                <w:p w14:paraId="3E6ECA4D" w14:textId="1E8DB17C" w:rsidR="00DD47DF" w:rsidRDefault="00DD47DF" w:rsidP="00C9647A">
                  <w:pPr>
                    <w:rPr>
                      <w:sz w:val="18"/>
                      <w:szCs w:val="18"/>
                    </w:rPr>
                  </w:pPr>
                  <w:r>
                    <w:rPr>
                      <w:sz w:val="18"/>
                      <w:szCs w:val="18"/>
                    </w:rPr>
                    <w:t xml:space="preserve">Other decisions (see below for options that are relevant for </w:t>
                  </w:r>
                </w:p>
              </w:tc>
              <w:tc>
                <w:tcPr>
                  <w:tcW w:w="2927" w:type="dxa"/>
                </w:tcPr>
                <w:p w14:paraId="3B53B840" w14:textId="0101820E" w:rsidR="00DD47DF" w:rsidRDefault="00DD47DF" w:rsidP="00DD47DF">
                  <w:pPr>
                    <w:rPr>
                      <w:sz w:val="18"/>
                      <w:szCs w:val="18"/>
                    </w:rPr>
                  </w:pPr>
                  <w:r>
                    <w:rPr>
                      <w:sz w:val="18"/>
                      <w:szCs w:val="18"/>
                    </w:rPr>
                    <w:t>Available in this release</w:t>
                  </w:r>
                </w:p>
              </w:tc>
            </w:tr>
            <w:tr w:rsidR="00DD47DF" w14:paraId="6244685F" w14:textId="77777777" w:rsidTr="00DD47DF">
              <w:tc>
                <w:tcPr>
                  <w:tcW w:w="2926" w:type="dxa"/>
                </w:tcPr>
                <w:p w14:paraId="720C8EF9" w14:textId="2B77EFC6" w:rsidR="00DD47DF" w:rsidRDefault="00DD47DF" w:rsidP="00C9647A">
                  <w:pPr>
                    <w:rPr>
                      <w:sz w:val="18"/>
                      <w:szCs w:val="18"/>
                    </w:rPr>
                  </w:pPr>
                  <w:r>
                    <w:rPr>
                      <w:sz w:val="18"/>
                      <w:szCs w:val="18"/>
                    </w:rPr>
                    <w:t>LUMPS</w:t>
                  </w:r>
                </w:p>
              </w:tc>
              <w:tc>
                <w:tcPr>
                  <w:tcW w:w="2926" w:type="dxa"/>
                </w:tcPr>
                <w:p w14:paraId="66D5E3F6" w14:textId="77777777" w:rsidR="00DD47DF" w:rsidRDefault="00DD47DF" w:rsidP="00C9647A">
                  <w:pPr>
                    <w:rPr>
                      <w:sz w:val="18"/>
                      <w:szCs w:val="18"/>
                    </w:rPr>
                  </w:pPr>
                </w:p>
              </w:tc>
              <w:tc>
                <w:tcPr>
                  <w:tcW w:w="2927" w:type="dxa"/>
                </w:tcPr>
                <w:p w14:paraId="369737CC" w14:textId="7C67107C" w:rsidR="00DD47DF" w:rsidRDefault="00DD47DF" w:rsidP="00C9647A">
                  <w:pPr>
                    <w:rPr>
                      <w:sz w:val="18"/>
                      <w:szCs w:val="18"/>
                    </w:rPr>
                  </w:pPr>
                  <w:r>
                    <w:rPr>
                      <w:sz w:val="18"/>
                      <w:szCs w:val="18"/>
                    </w:rPr>
                    <w:t xml:space="preserve">Yes </w:t>
                  </w:r>
                  <w:r w:rsidRPr="00DD47DF">
                    <w:rPr>
                      <w:sz w:val="18"/>
                      <w:szCs w:val="18"/>
                      <w:highlight w:val="yellow"/>
                    </w:rPr>
                    <w:t>– but not standalone?</w:t>
                  </w:r>
                </w:p>
              </w:tc>
            </w:tr>
            <w:tr w:rsidR="00DD47DF" w14:paraId="7D681C18" w14:textId="77777777" w:rsidTr="00DD47DF">
              <w:tc>
                <w:tcPr>
                  <w:tcW w:w="2926" w:type="dxa"/>
                </w:tcPr>
                <w:p w14:paraId="7564E77D" w14:textId="694DF813" w:rsidR="00DD47DF" w:rsidRDefault="00DD47DF" w:rsidP="00C9647A">
                  <w:pPr>
                    <w:rPr>
                      <w:sz w:val="18"/>
                      <w:szCs w:val="18"/>
                    </w:rPr>
                  </w:pPr>
                  <w:r>
                    <w:rPr>
                      <w:sz w:val="18"/>
                      <w:szCs w:val="18"/>
                    </w:rPr>
                    <w:t>SUEWS – point or one area</w:t>
                  </w:r>
                </w:p>
              </w:tc>
              <w:tc>
                <w:tcPr>
                  <w:tcW w:w="2926" w:type="dxa"/>
                </w:tcPr>
                <w:p w14:paraId="7CAA49B4" w14:textId="77777777" w:rsidR="00DD47DF" w:rsidRDefault="00461382" w:rsidP="00C9647A">
                  <w:pPr>
                    <w:rPr>
                      <w:sz w:val="18"/>
                      <w:szCs w:val="18"/>
                    </w:rPr>
                  </w:pPr>
                  <w:r>
                    <w:rPr>
                      <w:sz w:val="18"/>
                      <w:szCs w:val="18"/>
                    </w:rPr>
                    <w:t>Fractions of different land cover types</w:t>
                  </w:r>
                </w:p>
                <w:p w14:paraId="7987AFC2" w14:textId="77777777" w:rsidR="00461382" w:rsidRDefault="00461382" w:rsidP="00C9647A">
                  <w:pPr>
                    <w:rPr>
                      <w:sz w:val="18"/>
                      <w:szCs w:val="18"/>
                    </w:rPr>
                  </w:pPr>
                  <w:r>
                    <w:rPr>
                      <w:sz w:val="18"/>
                      <w:szCs w:val="18"/>
                    </w:rPr>
                    <w:t>Heights of buildings</w:t>
                  </w:r>
                </w:p>
                <w:p w14:paraId="3B11A497" w14:textId="599B248D" w:rsidR="00461382" w:rsidRDefault="00461382" w:rsidP="00C9647A">
                  <w:pPr>
                    <w:rPr>
                      <w:sz w:val="18"/>
                      <w:szCs w:val="18"/>
                    </w:rPr>
                  </w:pPr>
                </w:p>
              </w:tc>
              <w:tc>
                <w:tcPr>
                  <w:tcW w:w="2927" w:type="dxa"/>
                </w:tcPr>
                <w:p w14:paraId="2EE40A33" w14:textId="6C98D3C6" w:rsidR="00DD47DF" w:rsidRDefault="00DD47DF" w:rsidP="00C9647A">
                  <w:pPr>
                    <w:rPr>
                      <w:sz w:val="18"/>
                      <w:szCs w:val="18"/>
                    </w:rPr>
                  </w:pPr>
                  <w:r>
                    <w:rPr>
                      <w:sz w:val="18"/>
                      <w:szCs w:val="18"/>
                    </w:rPr>
                    <w:t>Yes</w:t>
                  </w:r>
                </w:p>
              </w:tc>
            </w:tr>
            <w:tr w:rsidR="00DD47DF" w14:paraId="25C9EDA2" w14:textId="77777777" w:rsidTr="00DD47DF">
              <w:tc>
                <w:tcPr>
                  <w:tcW w:w="2926" w:type="dxa"/>
                </w:tcPr>
                <w:p w14:paraId="556C3609" w14:textId="656E8F6C" w:rsidR="00DD47DF" w:rsidRDefault="00DD47DF" w:rsidP="00DD47DF">
                  <w:pPr>
                    <w:rPr>
                      <w:sz w:val="18"/>
                      <w:szCs w:val="18"/>
                    </w:rPr>
                  </w:pPr>
                  <w:r>
                    <w:rPr>
                      <w:sz w:val="18"/>
                      <w:szCs w:val="18"/>
                    </w:rPr>
                    <w:t>SUEWS – multiple grids or areas</w:t>
                  </w:r>
                </w:p>
              </w:tc>
              <w:tc>
                <w:tcPr>
                  <w:tcW w:w="2926" w:type="dxa"/>
                </w:tcPr>
                <w:p w14:paraId="3361DEF9" w14:textId="77777777" w:rsidR="00DD47DF" w:rsidRDefault="00DD47DF" w:rsidP="00C9647A">
                  <w:pPr>
                    <w:rPr>
                      <w:sz w:val="18"/>
                      <w:szCs w:val="18"/>
                    </w:rPr>
                  </w:pPr>
                </w:p>
              </w:tc>
              <w:tc>
                <w:tcPr>
                  <w:tcW w:w="2927" w:type="dxa"/>
                </w:tcPr>
                <w:p w14:paraId="4CB3B8EB" w14:textId="3E01395B" w:rsidR="00DD47DF" w:rsidRDefault="00DD47DF" w:rsidP="00C9647A">
                  <w:pPr>
                    <w:rPr>
                      <w:sz w:val="18"/>
                      <w:szCs w:val="18"/>
                    </w:rPr>
                  </w:pPr>
                  <w:r>
                    <w:rPr>
                      <w:sz w:val="18"/>
                      <w:szCs w:val="18"/>
                    </w:rPr>
                    <w:t>Yes</w:t>
                  </w:r>
                </w:p>
              </w:tc>
            </w:tr>
            <w:tr w:rsidR="00DD47DF" w14:paraId="5014D34C" w14:textId="77777777" w:rsidTr="00DD47DF">
              <w:tc>
                <w:tcPr>
                  <w:tcW w:w="2926" w:type="dxa"/>
                </w:tcPr>
                <w:p w14:paraId="0FD2108F" w14:textId="77777777" w:rsidR="00DD47DF" w:rsidRDefault="00DD47DF" w:rsidP="00C9647A">
                  <w:pPr>
                    <w:rPr>
                      <w:sz w:val="18"/>
                      <w:szCs w:val="18"/>
                    </w:rPr>
                  </w:pPr>
                </w:p>
              </w:tc>
              <w:tc>
                <w:tcPr>
                  <w:tcW w:w="2926" w:type="dxa"/>
                </w:tcPr>
                <w:p w14:paraId="08D1EF7B" w14:textId="77777777" w:rsidR="00DD47DF" w:rsidRDefault="00DD47DF" w:rsidP="00C9647A">
                  <w:pPr>
                    <w:rPr>
                      <w:sz w:val="18"/>
                      <w:szCs w:val="18"/>
                    </w:rPr>
                  </w:pPr>
                </w:p>
              </w:tc>
              <w:tc>
                <w:tcPr>
                  <w:tcW w:w="2927" w:type="dxa"/>
                </w:tcPr>
                <w:p w14:paraId="78DCF7A1" w14:textId="77777777" w:rsidR="00DD47DF" w:rsidRDefault="00DD47DF" w:rsidP="00C9647A">
                  <w:pPr>
                    <w:rPr>
                      <w:sz w:val="18"/>
                      <w:szCs w:val="18"/>
                    </w:rPr>
                  </w:pPr>
                </w:p>
              </w:tc>
            </w:tr>
            <w:tr w:rsidR="00DD47DF" w14:paraId="6693034C" w14:textId="77777777" w:rsidTr="00DD47DF">
              <w:tc>
                <w:tcPr>
                  <w:tcW w:w="2926" w:type="dxa"/>
                </w:tcPr>
                <w:p w14:paraId="1E0AAF32" w14:textId="7897D87B" w:rsidR="00DD47DF" w:rsidRDefault="00DD47DF" w:rsidP="00C9647A">
                  <w:pPr>
                    <w:rPr>
                      <w:sz w:val="18"/>
                      <w:szCs w:val="18"/>
                    </w:rPr>
                  </w:pPr>
                  <w:r>
                    <w:rPr>
                      <w:sz w:val="18"/>
                      <w:szCs w:val="18"/>
                    </w:rPr>
                    <w:t>SUEWS/ with Boundary Layer (BL)</w:t>
                  </w:r>
                </w:p>
              </w:tc>
              <w:tc>
                <w:tcPr>
                  <w:tcW w:w="2926" w:type="dxa"/>
                </w:tcPr>
                <w:p w14:paraId="1AEFC8FD" w14:textId="77777777" w:rsidR="00DD47DF" w:rsidRDefault="00DD47DF" w:rsidP="00C9647A">
                  <w:pPr>
                    <w:rPr>
                      <w:sz w:val="18"/>
                      <w:szCs w:val="18"/>
                    </w:rPr>
                  </w:pPr>
                </w:p>
              </w:tc>
              <w:tc>
                <w:tcPr>
                  <w:tcW w:w="2927" w:type="dxa"/>
                </w:tcPr>
                <w:p w14:paraId="7BFE51BF" w14:textId="762D4128" w:rsidR="00DD47DF" w:rsidRDefault="00BC4A3F" w:rsidP="00C9647A">
                  <w:pPr>
                    <w:rPr>
                      <w:sz w:val="18"/>
                      <w:szCs w:val="18"/>
                    </w:rPr>
                  </w:pPr>
                  <w:r>
                    <w:rPr>
                      <w:sz w:val="18"/>
                      <w:szCs w:val="18"/>
                    </w:rPr>
                    <w:t>Yes</w:t>
                  </w:r>
                </w:p>
              </w:tc>
            </w:tr>
            <w:tr w:rsidR="00DD47DF" w14:paraId="5C36556C" w14:textId="77777777" w:rsidTr="00DD47DF">
              <w:tc>
                <w:tcPr>
                  <w:tcW w:w="2926" w:type="dxa"/>
                </w:tcPr>
                <w:p w14:paraId="30F25EA4" w14:textId="630C0389" w:rsidR="00DD47DF" w:rsidRDefault="00DD47DF" w:rsidP="00DD47DF">
                  <w:pPr>
                    <w:rPr>
                      <w:sz w:val="18"/>
                      <w:szCs w:val="18"/>
                    </w:rPr>
                  </w:pPr>
                  <w:r>
                    <w:rPr>
                      <w:sz w:val="18"/>
                      <w:szCs w:val="18"/>
                    </w:rPr>
                    <w:t>SUEWS with snow</w:t>
                  </w:r>
                </w:p>
              </w:tc>
              <w:tc>
                <w:tcPr>
                  <w:tcW w:w="2926" w:type="dxa"/>
                </w:tcPr>
                <w:p w14:paraId="5D257FDC" w14:textId="3D6234B3" w:rsidR="00DD47DF" w:rsidRDefault="00DD47DF" w:rsidP="00DD47DF">
                  <w:pPr>
                    <w:rPr>
                      <w:sz w:val="18"/>
                      <w:szCs w:val="18"/>
                    </w:rPr>
                  </w:pPr>
                  <w:r>
                    <w:rPr>
                      <w:sz w:val="18"/>
                      <w:szCs w:val="18"/>
                    </w:rPr>
                    <w:t>Does snow clearing occur?</w:t>
                  </w:r>
                </w:p>
              </w:tc>
              <w:tc>
                <w:tcPr>
                  <w:tcW w:w="2927" w:type="dxa"/>
                </w:tcPr>
                <w:p w14:paraId="02A7034D" w14:textId="53A108E3" w:rsidR="00DD47DF" w:rsidRDefault="00DD47DF" w:rsidP="00C9647A">
                  <w:pPr>
                    <w:rPr>
                      <w:sz w:val="18"/>
                      <w:szCs w:val="18"/>
                    </w:rPr>
                  </w:pPr>
                  <w:r>
                    <w:rPr>
                      <w:sz w:val="18"/>
                      <w:szCs w:val="18"/>
                    </w:rPr>
                    <w:t>No</w:t>
                  </w:r>
                </w:p>
              </w:tc>
            </w:tr>
            <w:tr w:rsidR="00DD47DF" w14:paraId="1CFCD54C" w14:textId="77777777" w:rsidTr="00DD47DF">
              <w:tc>
                <w:tcPr>
                  <w:tcW w:w="2926" w:type="dxa"/>
                </w:tcPr>
                <w:p w14:paraId="1A6B124D" w14:textId="6DAFB320" w:rsidR="00DD47DF" w:rsidRDefault="00DD47DF" w:rsidP="00DD47DF">
                  <w:pPr>
                    <w:rPr>
                      <w:sz w:val="18"/>
                      <w:szCs w:val="18"/>
                    </w:rPr>
                  </w:pPr>
                  <w:r>
                    <w:rPr>
                      <w:sz w:val="18"/>
                      <w:szCs w:val="18"/>
                    </w:rPr>
                    <w:t>SUEWS with SOLWEIG</w:t>
                  </w:r>
                </w:p>
              </w:tc>
              <w:tc>
                <w:tcPr>
                  <w:tcW w:w="2926" w:type="dxa"/>
                </w:tcPr>
                <w:p w14:paraId="18A9CCD9" w14:textId="77777777" w:rsidR="00DD47DF" w:rsidRDefault="00DD47DF" w:rsidP="00C9647A">
                  <w:pPr>
                    <w:rPr>
                      <w:sz w:val="18"/>
                      <w:szCs w:val="18"/>
                    </w:rPr>
                  </w:pPr>
                </w:p>
              </w:tc>
              <w:tc>
                <w:tcPr>
                  <w:tcW w:w="2927" w:type="dxa"/>
                </w:tcPr>
                <w:p w14:paraId="45244F23" w14:textId="63DED763" w:rsidR="00DD47DF" w:rsidRDefault="00DD47DF" w:rsidP="00C9647A">
                  <w:pPr>
                    <w:rPr>
                      <w:sz w:val="18"/>
                      <w:szCs w:val="18"/>
                    </w:rPr>
                  </w:pPr>
                  <w:r>
                    <w:rPr>
                      <w:sz w:val="18"/>
                      <w:szCs w:val="18"/>
                    </w:rPr>
                    <w:t>Yes</w:t>
                  </w:r>
                </w:p>
              </w:tc>
            </w:tr>
            <w:tr w:rsidR="00DD47DF" w14:paraId="622B4E45" w14:textId="77777777" w:rsidTr="00DD47DF">
              <w:tc>
                <w:tcPr>
                  <w:tcW w:w="2926" w:type="dxa"/>
                </w:tcPr>
                <w:p w14:paraId="6709FD98" w14:textId="7458F232" w:rsidR="00DD47DF" w:rsidRDefault="00DD47DF" w:rsidP="00DD47DF">
                  <w:pPr>
                    <w:rPr>
                      <w:sz w:val="18"/>
                      <w:szCs w:val="18"/>
                    </w:rPr>
                  </w:pPr>
                  <w:r>
                    <w:rPr>
                      <w:sz w:val="18"/>
                      <w:szCs w:val="18"/>
                    </w:rPr>
                    <w:t>SUEWS with SOLWEIG and BL</w:t>
                  </w:r>
                </w:p>
              </w:tc>
              <w:tc>
                <w:tcPr>
                  <w:tcW w:w="2926" w:type="dxa"/>
                </w:tcPr>
                <w:p w14:paraId="0552A94F" w14:textId="77777777" w:rsidR="00DD47DF" w:rsidRDefault="00DD47DF" w:rsidP="00C9647A">
                  <w:pPr>
                    <w:rPr>
                      <w:sz w:val="18"/>
                      <w:szCs w:val="18"/>
                    </w:rPr>
                  </w:pPr>
                </w:p>
              </w:tc>
              <w:tc>
                <w:tcPr>
                  <w:tcW w:w="2927" w:type="dxa"/>
                </w:tcPr>
                <w:p w14:paraId="4F35E8A8" w14:textId="76F9D285" w:rsidR="00DD47DF" w:rsidRDefault="00DD47DF" w:rsidP="00C9647A">
                  <w:pPr>
                    <w:rPr>
                      <w:sz w:val="18"/>
                      <w:szCs w:val="18"/>
                    </w:rPr>
                  </w:pPr>
                  <w:r>
                    <w:rPr>
                      <w:sz w:val="18"/>
                      <w:szCs w:val="18"/>
                    </w:rPr>
                    <w:t>No</w:t>
                  </w:r>
                </w:p>
              </w:tc>
            </w:tr>
            <w:tr w:rsidR="00DD47DF" w14:paraId="011D7935" w14:textId="77777777" w:rsidTr="00DD47DF">
              <w:tc>
                <w:tcPr>
                  <w:tcW w:w="2926" w:type="dxa"/>
                </w:tcPr>
                <w:p w14:paraId="30C4B0CE" w14:textId="4CEA27AC" w:rsidR="00DD47DF" w:rsidRPr="00DD47DF" w:rsidRDefault="00DD47DF" w:rsidP="00DD47DF">
                  <w:pPr>
                    <w:rPr>
                      <w:b/>
                      <w:sz w:val="18"/>
                      <w:szCs w:val="18"/>
                    </w:rPr>
                  </w:pPr>
                  <w:r w:rsidRPr="00DD47DF">
                    <w:rPr>
                      <w:b/>
                      <w:sz w:val="18"/>
                      <w:szCs w:val="18"/>
                    </w:rPr>
                    <w:t>Other decisions</w:t>
                  </w:r>
                </w:p>
              </w:tc>
              <w:tc>
                <w:tcPr>
                  <w:tcW w:w="2926" w:type="dxa"/>
                </w:tcPr>
                <w:p w14:paraId="04BFA648" w14:textId="6FB6BD6A" w:rsidR="00DD47DF" w:rsidRDefault="00DD47DF" w:rsidP="00DD47DF">
                  <w:pPr>
                    <w:rPr>
                      <w:sz w:val="18"/>
                      <w:szCs w:val="18"/>
                    </w:rPr>
                  </w:pPr>
                  <w:r>
                    <w:rPr>
                      <w:sz w:val="18"/>
                      <w:szCs w:val="18"/>
                    </w:rPr>
                    <w:t>These need to be considered in all of the above options</w:t>
                  </w:r>
                </w:p>
              </w:tc>
              <w:tc>
                <w:tcPr>
                  <w:tcW w:w="2927" w:type="dxa"/>
                </w:tcPr>
                <w:p w14:paraId="475ACAA8" w14:textId="77777777" w:rsidR="00DD47DF" w:rsidRDefault="00DD47DF" w:rsidP="00DD47DF">
                  <w:pPr>
                    <w:rPr>
                      <w:sz w:val="18"/>
                      <w:szCs w:val="18"/>
                    </w:rPr>
                  </w:pPr>
                </w:p>
              </w:tc>
            </w:tr>
            <w:tr w:rsidR="00DD47DF" w14:paraId="7E25B337" w14:textId="77777777" w:rsidTr="00DD47DF">
              <w:tc>
                <w:tcPr>
                  <w:tcW w:w="2926" w:type="dxa"/>
                </w:tcPr>
                <w:p w14:paraId="205CFEB6" w14:textId="516EBB91" w:rsidR="00DD47DF" w:rsidRDefault="00DD47DF" w:rsidP="00DD47DF">
                  <w:pPr>
                    <w:rPr>
                      <w:sz w:val="18"/>
                      <w:szCs w:val="18"/>
                    </w:rPr>
                  </w:pPr>
                  <w:r>
                    <w:rPr>
                      <w:sz w:val="18"/>
                      <w:szCs w:val="18"/>
                    </w:rPr>
                    <w:t>External water use</w:t>
                  </w:r>
                </w:p>
              </w:tc>
              <w:tc>
                <w:tcPr>
                  <w:tcW w:w="2926" w:type="dxa"/>
                </w:tcPr>
                <w:p w14:paraId="2AA43F98" w14:textId="173DA162" w:rsidR="00DD47DF" w:rsidRDefault="00461382" w:rsidP="00DD47DF">
                  <w:pPr>
                    <w:rPr>
                      <w:sz w:val="18"/>
                      <w:szCs w:val="18"/>
                    </w:rPr>
                  </w:pPr>
                  <w:r>
                    <w:rPr>
                      <w:sz w:val="18"/>
                      <w:szCs w:val="18"/>
                    </w:rPr>
                    <w:t>Does this occur? Eg street washing, garden irrigation</w:t>
                  </w:r>
                </w:p>
              </w:tc>
              <w:tc>
                <w:tcPr>
                  <w:tcW w:w="2927" w:type="dxa"/>
                </w:tcPr>
                <w:p w14:paraId="7A287BE3" w14:textId="690E252F" w:rsidR="00DD47DF" w:rsidRDefault="00DD47DF" w:rsidP="00DD47DF">
                  <w:pPr>
                    <w:rPr>
                      <w:sz w:val="18"/>
                      <w:szCs w:val="18"/>
                    </w:rPr>
                  </w:pPr>
                  <w:r>
                    <w:rPr>
                      <w:sz w:val="18"/>
                      <w:szCs w:val="18"/>
                    </w:rPr>
                    <w:t>Yes</w:t>
                  </w:r>
                </w:p>
              </w:tc>
            </w:tr>
            <w:tr w:rsidR="00DD47DF" w14:paraId="0F16A4F5" w14:textId="77777777" w:rsidTr="00DD47DF">
              <w:tc>
                <w:tcPr>
                  <w:tcW w:w="2926" w:type="dxa"/>
                </w:tcPr>
                <w:p w14:paraId="6513782E" w14:textId="0DECD331" w:rsidR="00DD47DF" w:rsidRDefault="00DD47DF" w:rsidP="00DD47DF">
                  <w:pPr>
                    <w:rPr>
                      <w:sz w:val="18"/>
                      <w:szCs w:val="18"/>
                    </w:rPr>
                  </w:pPr>
                  <w:r>
                    <w:rPr>
                      <w:sz w:val="18"/>
                      <w:szCs w:val="18"/>
                    </w:rPr>
                    <w:t>Anthropogenic heat flux</w:t>
                  </w:r>
                </w:p>
              </w:tc>
              <w:tc>
                <w:tcPr>
                  <w:tcW w:w="2926" w:type="dxa"/>
                </w:tcPr>
                <w:p w14:paraId="36F67472" w14:textId="2C636870" w:rsidR="00DD47DF" w:rsidRDefault="00461382" w:rsidP="00DD47DF">
                  <w:pPr>
                    <w:rPr>
                      <w:sz w:val="18"/>
                      <w:szCs w:val="18"/>
                    </w:rPr>
                  </w:pPr>
                  <w:r>
                    <w:rPr>
                      <w:sz w:val="18"/>
                      <w:szCs w:val="18"/>
                    </w:rPr>
                    <w:t>Is this liekltly oe be important? Energy use from transport, buildings etc</w:t>
                  </w:r>
                </w:p>
              </w:tc>
              <w:tc>
                <w:tcPr>
                  <w:tcW w:w="2927" w:type="dxa"/>
                </w:tcPr>
                <w:p w14:paraId="27DE1D4C" w14:textId="5EB5796D" w:rsidR="00DD47DF" w:rsidRDefault="00DD47DF" w:rsidP="00DD47DF">
                  <w:pPr>
                    <w:rPr>
                      <w:sz w:val="18"/>
                      <w:szCs w:val="18"/>
                    </w:rPr>
                  </w:pPr>
                  <w:r>
                    <w:rPr>
                      <w:sz w:val="18"/>
                      <w:szCs w:val="18"/>
                    </w:rPr>
                    <w:t>Yes</w:t>
                  </w:r>
                </w:p>
              </w:tc>
            </w:tr>
          </w:tbl>
          <w:p w14:paraId="15C0331B" w14:textId="77777777" w:rsidR="00DD47DF" w:rsidRDefault="00DD47DF" w:rsidP="00C9647A">
            <w:pPr>
              <w:rPr>
                <w:sz w:val="18"/>
                <w:szCs w:val="18"/>
              </w:rPr>
            </w:pPr>
          </w:p>
          <w:p w14:paraId="3C3E0538" w14:textId="77777777" w:rsidR="00DD47DF" w:rsidRDefault="00DD47DF" w:rsidP="00C9647A">
            <w:pPr>
              <w:rPr>
                <w:sz w:val="18"/>
                <w:szCs w:val="18"/>
              </w:rPr>
            </w:pPr>
          </w:p>
          <w:p w14:paraId="0C5EE104" w14:textId="3738F0A5" w:rsidR="00DD47DF" w:rsidRPr="00C9647A" w:rsidRDefault="00DD47DF" w:rsidP="00C9647A">
            <w:pPr>
              <w:rPr>
                <w:sz w:val="18"/>
                <w:szCs w:val="18"/>
              </w:rPr>
            </w:pPr>
          </w:p>
        </w:tc>
      </w:tr>
      <w:tr w:rsidR="00C9647A" w:rsidRPr="00C9647A" w14:paraId="43D0F8F1" w14:textId="77777777" w:rsidTr="00775142">
        <w:tc>
          <w:tcPr>
            <w:tcW w:w="1126" w:type="dxa"/>
          </w:tcPr>
          <w:p w14:paraId="79050BBB" w14:textId="7DB621C9" w:rsidR="00C9647A" w:rsidRPr="00C9647A" w:rsidRDefault="00C9647A" w:rsidP="00C9647A">
            <w:pPr>
              <w:rPr>
                <w:rFonts w:cs="Times New Roman"/>
                <w:sz w:val="18"/>
                <w:szCs w:val="18"/>
              </w:rPr>
            </w:pPr>
            <w:r w:rsidRPr="00C9647A">
              <w:rPr>
                <w:rFonts w:cs="Times New Roman"/>
                <w:sz w:val="18"/>
                <w:szCs w:val="18"/>
              </w:rPr>
              <w:t xml:space="preserve"> Visit the website to receive a link to download the program and example data files </w:t>
            </w:r>
          </w:p>
        </w:tc>
        <w:tc>
          <w:tcPr>
            <w:tcW w:w="8805" w:type="dxa"/>
          </w:tcPr>
          <w:p w14:paraId="51A00AD4" w14:textId="77777777" w:rsidR="00C9647A" w:rsidRPr="00C9647A" w:rsidRDefault="00C9647A" w:rsidP="00C9647A">
            <w:pPr>
              <w:rPr>
                <w:i/>
                <w:sz w:val="18"/>
                <w:szCs w:val="18"/>
              </w:rPr>
            </w:pPr>
            <w:r w:rsidRPr="00C9647A">
              <w:rPr>
                <w:sz w:val="18"/>
                <w:szCs w:val="18"/>
              </w:rPr>
              <w:t xml:space="preserve">Select the appropriate compiled version of the model to download. </w:t>
            </w:r>
            <w:r w:rsidRPr="00C9647A">
              <w:rPr>
                <w:i/>
                <w:sz w:val="18"/>
                <w:szCs w:val="18"/>
              </w:rPr>
              <w:t xml:space="preserve">Note, as the definition of long double precision varies between computers (e.g. Mac vs Windows) slightly different results may occur in the output files. </w:t>
            </w:r>
          </w:p>
          <w:p w14:paraId="03CC57A3" w14:textId="77777777" w:rsidR="00C9647A" w:rsidRPr="00C9647A" w:rsidRDefault="00C9647A" w:rsidP="00C9647A">
            <w:pPr>
              <w:rPr>
                <w:sz w:val="18"/>
                <w:szCs w:val="18"/>
              </w:rPr>
            </w:pPr>
            <w:r w:rsidRPr="00C9647A">
              <w:rPr>
                <w:sz w:val="18"/>
                <w:szCs w:val="18"/>
              </w:rPr>
              <w:t xml:space="preserve">Compiled </w:t>
            </w:r>
            <w:r w:rsidR="009F407E">
              <w:rPr>
                <w:sz w:val="18"/>
                <w:szCs w:val="18"/>
              </w:rPr>
              <w:t>v</w:t>
            </w:r>
            <w:r w:rsidRPr="00C9647A">
              <w:rPr>
                <w:sz w:val="18"/>
                <w:szCs w:val="18"/>
              </w:rPr>
              <w:t>ersions of SUEWS</w:t>
            </w:r>
          </w:p>
          <w:p w14:paraId="514ABBEA" w14:textId="77777777" w:rsidR="00C9647A" w:rsidRDefault="00C9647A" w:rsidP="00C9647A">
            <w:pPr>
              <w:rPr>
                <w:rFonts w:cs="Times New Roman"/>
                <w:b/>
                <w:sz w:val="18"/>
                <w:szCs w:val="18"/>
              </w:rPr>
            </w:pPr>
            <w:r w:rsidRPr="00C9647A">
              <w:rPr>
                <w:rFonts w:cs="Times New Roman"/>
                <w:b/>
                <w:sz w:val="18"/>
                <w:szCs w:val="18"/>
              </w:rPr>
              <w:t>Note- for windows there is an installation version which will put the programs and all the files into the appropriate place</w:t>
            </w:r>
          </w:p>
          <w:p w14:paraId="7E29531D" w14:textId="77777777" w:rsidR="000152F0" w:rsidRDefault="000152F0" w:rsidP="00C9647A">
            <w:pPr>
              <w:rPr>
                <w:rFonts w:cs="Times New Roman"/>
                <w:b/>
                <w:sz w:val="18"/>
                <w:szCs w:val="18"/>
              </w:rPr>
            </w:pPr>
          </w:p>
          <w:p w14:paraId="59D4626E" w14:textId="523C4A07" w:rsidR="00C9647A" w:rsidRPr="00C9647A" w:rsidRDefault="000152F0" w:rsidP="006C1615">
            <w:pPr>
              <w:rPr>
                <w:rFonts w:cs="Times New Roman"/>
                <w:sz w:val="18"/>
                <w:szCs w:val="18"/>
              </w:rPr>
            </w:pPr>
            <w:r w:rsidRPr="000152F0">
              <w:rPr>
                <w:rFonts w:cs="Times New Roman"/>
                <w:sz w:val="18"/>
                <w:szCs w:val="18"/>
              </w:rPr>
              <w:t>If you are not using the Windows setup release</w:t>
            </w:r>
            <w:r>
              <w:rPr>
                <w:rFonts w:cs="Times New Roman"/>
                <w:b/>
                <w:sz w:val="18"/>
                <w:szCs w:val="18"/>
              </w:rPr>
              <w:t xml:space="preserve"> – see </w:t>
            </w:r>
            <w:hyperlink w:anchor="_Appendix_F:_Information" w:history="1">
              <w:r w:rsidRPr="005E6E3A">
                <w:rPr>
                  <w:rStyle w:val="Hyperlink"/>
                  <w:rFonts w:cs="Times New Roman"/>
                  <w:b/>
                  <w:sz w:val="18"/>
                  <w:szCs w:val="18"/>
                </w:rPr>
                <w:t>Appendix F</w:t>
              </w:r>
            </w:hyperlink>
          </w:p>
        </w:tc>
      </w:tr>
      <w:tr w:rsidR="000152F0" w:rsidRPr="00C9647A" w14:paraId="38EF4B58" w14:textId="77777777" w:rsidTr="00775142">
        <w:tc>
          <w:tcPr>
            <w:tcW w:w="1126" w:type="dxa"/>
          </w:tcPr>
          <w:p w14:paraId="42EB0D5E" w14:textId="73F4757A" w:rsidR="000152F0" w:rsidRPr="00C9647A" w:rsidRDefault="00961BCE" w:rsidP="000152F0">
            <w:pPr>
              <w:rPr>
                <w:rFonts w:cs="Times New Roman"/>
                <w:sz w:val="18"/>
                <w:szCs w:val="18"/>
              </w:rPr>
            </w:pPr>
            <w:r>
              <w:rPr>
                <w:rFonts w:cs="Times New Roman"/>
                <w:sz w:val="18"/>
                <w:szCs w:val="18"/>
              </w:rPr>
              <w:t>Files and Example data</w:t>
            </w:r>
          </w:p>
        </w:tc>
        <w:tc>
          <w:tcPr>
            <w:tcW w:w="8805" w:type="dxa"/>
          </w:tcPr>
          <w:p w14:paraId="416F928D" w14:textId="67F424C3" w:rsidR="000152F0" w:rsidRDefault="000152F0" w:rsidP="000152F0">
            <w:pPr>
              <w:rPr>
                <w:rFonts w:cs="Times New Roman"/>
                <w:sz w:val="18"/>
                <w:szCs w:val="18"/>
              </w:rPr>
            </w:pPr>
            <w:r w:rsidRPr="00C9647A">
              <w:rPr>
                <w:rFonts w:cs="Times New Roman"/>
                <w:sz w:val="18"/>
                <w:szCs w:val="18"/>
              </w:rPr>
              <w:t>Files included</w:t>
            </w:r>
            <w:r>
              <w:rPr>
                <w:rFonts w:cs="Times New Roman"/>
                <w:sz w:val="18"/>
                <w:szCs w:val="18"/>
              </w:rPr>
              <w:t xml:space="preserve"> consist of</w:t>
            </w:r>
          </w:p>
          <w:p w14:paraId="1C334C12" w14:textId="22EAB1F5" w:rsidR="000152F0" w:rsidRPr="000152F0" w:rsidRDefault="000152F0" w:rsidP="00682AA3">
            <w:pPr>
              <w:pStyle w:val="ListParagraph"/>
              <w:numPr>
                <w:ilvl w:val="0"/>
                <w:numId w:val="43"/>
              </w:numPr>
              <w:rPr>
                <w:rFonts w:cs="Times New Roman"/>
                <w:sz w:val="18"/>
                <w:szCs w:val="18"/>
              </w:rPr>
            </w:pPr>
            <w:r w:rsidRPr="000152F0">
              <w:rPr>
                <w:rFonts w:cs="Times New Roman"/>
                <w:sz w:val="18"/>
                <w:szCs w:val="18"/>
              </w:rPr>
              <w:t>Programme and required libraries</w:t>
            </w:r>
          </w:p>
          <w:p w14:paraId="20B9D647" w14:textId="3FD52A29" w:rsidR="000152F0" w:rsidRPr="000152F0" w:rsidRDefault="000152F0" w:rsidP="00682AA3">
            <w:pPr>
              <w:pStyle w:val="ListParagraph"/>
              <w:numPr>
                <w:ilvl w:val="0"/>
                <w:numId w:val="43"/>
              </w:numPr>
              <w:rPr>
                <w:rFonts w:cs="Times New Roman"/>
                <w:sz w:val="18"/>
                <w:szCs w:val="18"/>
              </w:rPr>
            </w:pPr>
            <w:r w:rsidRPr="000152F0">
              <w:rPr>
                <w:rFonts w:cs="Times New Roman"/>
                <w:sz w:val="18"/>
                <w:szCs w:val="18"/>
              </w:rPr>
              <w:t>Test</w:t>
            </w:r>
            <w:r w:rsidR="00F21DDC">
              <w:rPr>
                <w:rFonts w:cs="Times New Roman"/>
                <w:sz w:val="18"/>
                <w:szCs w:val="18"/>
              </w:rPr>
              <w:t>/Example</w:t>
            </w:r>
            <w:r w:rsidRPr="000152F0">
              <w:rPr>
                <w:rFonts w:cs="Times New Roman"/>
                <w:sz w:val="18"/>
                <w:szCs w:val="18"/>
              </w:rPr>
              <w:t xml:space="preserve"> Input files</w:t>
            </w:r>
          </w:p>
          <w:p w14:paraId="2E0D33FF" w14:textId="6FBF2E26" w:rsidR="000152F0" w:rsidRPr="00DD47DF" w:rsidRDefault="000152F0" w:rsidP="00682AA3">
            <w:pPr>
              <w:pStyle w:val="ListParagraph"/>
              <w:numPr>
                <w:ilvl w:val="0"/>
                <w:numId w:val="43"/>
              </w:numPr>
              <w:rPr>
                <w:rFonts w:cs="Times New Roman"/>
                <w:b/>
                <w:sz w:val="18"/>
                <w:szCs w:val="18"/>
              </w:rPr>
            </w:pPr>
            <w:r w:rsidRPr="000152F0">
              <w:rPr>
                <w:rFonts w:cs="Times New Roman"/>
                <w:sz w:val="18"/>
                <w:szCs w:val="18"/>
              </w:rPr>
              <w:t>Test</w:t>
            </w:r>
            <w:r w:rsidR="00F21DDC">
              <w:rPr>
                <w:rFonts w:cs="Times New Roman"/>
                <w:sz w:val="18"/>
                <w:szCs w:val="18"/>
              </w:rPr>
              <w:t>/Example</w:t>
            </w:r>
            <w:r w:rsidRPr="000152F0">
              <w:rPr>
                <w:rFonts w:cs="Times New Roman"/>
                <w:sz w:val="18"/>
                <w:szCs w:val="18"/>
              </w:rPr>
              <w:t xml:space="preserve"> Output files</w:t>
            </w:r>
          </w:p>
          <w:p w14:paraId="3CDE991F" w14:textId="77777777" w:rsidR="00DD47DF" w:rsidRDefault="00DD47DF" w:rsidP="00DD47DF">
            <w:pPr>
              <w:rPr>
                <w:rFonts w:cs="Times New Roman"/>
                <w:b/>
                <w:sz w:val="18"/>
                <w:szCs w:val="18"/>
              </w:rPr>
            </w:pPr>
          </w:p>
          <w:tbl>
            <w:tblPr>
              <w:tblStyle w:val="TableGrid"/>
              <w:tblW w:w="0" w:type="auto"/>
              <w:tblLook w:val="04A0" w:firstRow="1" w:lastRow="0" w:firstColumn="1" w:lastColumn="0" w:noHBand="0" w:noVBand="1"/>
            </w:tblPr>
            <w:tblGrid>
              <w:gridCol w:w="2550"/>
              <w:gridCol w:w="1559"/>
              <w:gridCol w:w="4670"/>
            </w:tblGrid>
            <w:tr w:rsidR="00DD47DF" w14:paraId="745B2BAB" w14:textId="77777777" w:rsidTr="00893AFF">
              <w:tc>
                <w:tcPr>
                  <w:tcW w:w="2550" w:type="dxa"/>
                </w:tcPr>
                <w:p w14:paraId="54B41AD8" w14:textId="08B07E4F" w:rsidR="00DD47DF" w:rsidRDefault="00DD47DF" w:rsidP="00DD47DF">
                  <w:pPr>
                    <w:rPr>
                      <w:rFonts w:cs="Times New Roman"/>
                      <w:b/>
                      <w:sz w:val="18"/>
                      <w:szCs w:val="18"/>
                    </w:rPr>
                  </w:pPr>
                  <w:r>
                    <w:rPr>
                      <w:rFonts w:cs="Times New Roman"/>
                      <w:b/>
                      <w:sz w:val="18"/>
                      <w:szCs w:val="18"/>
                    </w:rPr>
                    <w:t>Example File names</w:t>
                  </w:r>
                </w:p>
              </w:tc>
              <w:tc>
                <w:tcPr>
                  <w:tcW w:w="1559" w:type="dxa"/>
                </w:tcPr>
                <w:p w14:paraId="1C76AE95" w14:textId="05651B01" w:rsidR="00DD47DF" w:rsidRDefault="00DD47DF" w:rsidP="00DD47DF">
                  <w:pPr>
                    <w:rPr>
                      <w:rFonts w:cs="Times New Roman"/>
                      <w:b/>
                      <w:sz w:val="18"/>
                      <w:szCs w:val="18"/>
                    </w:rPr>
                  </w:pPr>
                  <w:r>
                    <w:rPr>
                      <w:rFonts w:cs="Times New Roman"/>
                      <w:b/>
                      <w:sz w:val="18"/>
                      <w:szCs w:val="18"/>
                    </w:rPr>
                    <w:t>Used for</w:t>
                  </w:r>
                </w:p>
              </w:tc>
              <w:tc>
                <w:tcPr>
                  <w:tcW w:w="4670" w:type="dxa"/>
                </w:tcPr>
                <w:p w14:paraId="10144301" w14:textId="67790AB0" w:rsidR="00DD47DF" w:rsidRDefault="00CB5F1E" w:rsidP="00DD47DF">
                  <w:pPr>
                    <w:rPr>
                      <w:rFonts w:cs="Times New Roman"/>
                      <w:b/>
                      <w:sz w:val="18"/>
                      <w:szCs w:val="18"/>
                    </w:rPr>
                  </w:pPr>
                  <w:r>
                    <w:rPr>
                      <w:rFonts w:cs="Times New Roman"/>
                      <w:b/>
                      <w:sz w:val="18"/>
                      <w:szCs w:val="18"/>
                    </w:rPr>
                    <w:t>Brief Description</w:t>
                  </w:r>
                </w:p>
              </w:tc>
            </w:tr>
            <w:tr w:rsidR="00DD47DF" w14:paraId="22BA0CA8" w14:textId="77777777" w:rsidTr="00893AFF">
              <w:tc>
                <w:tcPr>
                  <w:tcW w:w="2550" w:type="dxa"/>
                </w:tcPr>
                <w:p w14:paraId="5C52166A" w14:textId="77777777" w:rsidR="00DD47DF" w:rsidRPr="00961BCE" w:rsidRDefault="00CB5F1E" w:rsidP="00DD47DF">
                  <w:pPr>
                    <w:rPr>
                      <w:rFonts w:cs="Times New Roman"/>
                      <w:sz w:val="18"/>
                      <w:szCs w:val="18"/>
                    </w:rPr>
                  </w:pPr>
                  <w:r w:rsidRPr="00961BCE">
                    <w:rPr>
                      <w:rFonts w:cs="Times New Roman"/>
                      <w:sz w:val="18"/>
                      <w:szCs w:val="18"/>
                    </w:rPr>
                    <w:t>Sm</w:t>
                  </w:r>
                </w:p>
                <w:p w14:paraId="5432D3F9" w14:textId="3A906515" w:rsidR="00CB5F1E" w:rsidRPr="00961BCE" w:rsidRDefault="00CB5F1E" w:rsidP="00CB5F1E">
                  <w:pPr>
                    <w:rPr>
                      <w:rFonts w:cs="Times New Roman"/>
                      <w:sz w:val="18"/>
                      <w:szCs w:val="18"/>
                    </w:rPr>
                  </w:pPr>
                  <w:r w:rsidRPr="00961BCE">
                    <w:rPr>
                      <w:rFonts w:cs="Times New Roman"/>
                      <w:sz w:val="18"/>
                      <w:szCs w:val="18"/>
                    </w:rPr>
                    <w:t xml:space="preserve"> </w:t>
                  </w:r>
                  <w:r w:rsidR="00961BCE">
                    <w:rPr>
                      <w:rFonts w:cs="Times New Roman"/>
                      <w:sz w:val="18"/>
                      <w:szCs w:val="18"/>
                    </w:rPr>
                    <w:t>“Sm”, year is 2011</w:t>
                  </w:r>
                </w:p>
                <w:p w14:paraId="68A722B3" w14:textId="654B4677" w:rsidR="00CB5F1E" w:rsidRPr="00961BCE" w:rsidRDefault="00CB5F1E" w:rsidP="00DD47DF">
                  <w:pPr>
                    <w:rPr>
                      <w:rFonts w:cs="Times New Roman"/>
                      <w:sz w:val="18"/>
                      <w:szCs w:val="18"/>
                    </w:rPr>
                  </w:pPr>
                </w:p>
              </w:tc>
              <w:tc>
                <w:tcPr>
                  <w:tcW w:w="1559" w:type="dxa"/>
                </w:tcPr>
                <w:p w14:paraId="6EEB164D" w14:textId="1F0A871F" w:rsidR="00DD47DF" w:rsidRPr="00961BCE" w:rsidRDefault="00F16D9E" w:rsidP="00DD47DF">
                  <w:pPr>
                    <w:rPr>
                      <w:rFonts w:cs="Times New Roman"/>
                      <w:sz w:val="18"/>
                      <w:szCs w:val="18"/>
                    </w:rPr>
                  </w:pPr>
                  <w:r w:rsidRPr="00961BCE">
                    <w:rPr>
                      <w:rFonts w:cs="Times New Roman"/>
                      <w:sz w:val="18"/>
                      <w:szCs w:val="18"/>
                    </w:rPr>
                    <w:t>SUEWS single grid</w:t>
                  </w:r>
                </w:p>
              </w:tc>
              <w:tc>
                <w:tcPr>
                  <w:tcW w:w="4670" w:type="dxa"/>
                </w:tcPr>
                <w:p w14:paraId="4BC369AE" w14:textId="77777777" w:rsidR="00DD47DF" w:rsidRDefault="00DD47DF" w:rsidP="00DD47DF">
                  <w:pPr>
                    <w:rPr>
                      <w:rFonts w:cs="Times New Roman"/>
                      <w:b/>
                      <w:sz w:val="18"/>
                      <w:szCs w:val="18"/>
                    </w:rPr>
                  </w:pPr>
                </w:p>
              </w:tc>
            </w:tr>
            <w:tr w:rsidR="00F16D9E" w14:paraId="2653F7FE" w14:textId="77777777" w:rsidTr="00893AFF">
              <w:tc>
                <w:tcPr>
                  <w:tcW w:w="2550" w:type="dxa"/>
                </w:tcPr>
                <w:p w14:paraId="3AB5634E" w14:textId="77777777" w:rsidR="00F16D9E" w:rsidRPr="00961BCE" w:rsidRDefault="00F16D9E" w:rsidP="00DD47DF">
                  <w:pPr>
                    <w:rPr>
                      <w:rFonts w:cs="Times New Roman"/>
                      <w:sz w:val="18"/>
                      <w:szCs w:val="18"/>
                    </w:rPr>
                  </w:pPr>
                </w:p>
              </w:tc>
              <w:tc>
                <w:tcPr>
                  <w:tcW w:w="1559" w:type="dxa"/>
                </w:tcPr>
                <w:p w14:paraId="5BAF8AEA" w14:textId="3527D9AA" w:rsidR="00F16D9E" w:rsidRPr="00961BCE" w:rsidRDefault="00F16D9E" w:rsidP="00F16D9E">
                  <w:pPr>
                    <w:rPr>
                      <w:rFonts w:cs="Times New Roman"/>
                      <w:sz w:val="18"/>
                      <w:szCs w:val="18"/>
                    </w:rPr>
                  </w:pPr>
                  <w:r w:rsidRPr="00961BCE">
                    <w:rPr>
                      <w:rFonts w:cs="Times New Roman"/>
                      <w:sz w:val="18"/>
                      <w:szCs w:val="18"/>
                    </w:rPr>
                    <w:t>SUEWS muliple grid</w:t>
                  </w:r>
                </w:p>
              </w:tc>
              <w:tc>
                <w:tcPr>
                  <w:tcW w:w="4670" w:type="dxa"/>
                </w:tcPr>
                <w:p w14:paraId="78711C34" w14:textId="77777777" w:rsidR="00F16D9E" w:rsidRDefault="00F16D9E" w:rsidP="00DD47DF">
                  <w:pPr>
                    <w:rPr>
                      <w:rFonts w:cs="Times New Roman"/>
                      <w:b/>
                      <w:sz w:val="18"/>
                      <w:szCs w:val="18"/>
                    </w:rPr>
                  </w:pPr>
                </w:p>
              </w:tc>
            </w:tr>
            <w:tr w:rsidR="00DD47DF" w14:paraId="7A63B3BD" w14:textId="77777777" w:rsidTr="00893AFF">
              <w:tc>
                <w:tcPr>
                  <w:tcW w:w="2550" w:type="dxa"/>
                </w:tcPr>
                <w:p w14:paraId="568457B4" w14:textId="77777777" w:rsidR="00DD47DF" w:rsidRPr="00961BCE" w:rsidRDefault="00DD47DF" w:rsidP="00DD47DF">
                  <w:pPr>
                    <w:rPr>
                      <w:rFonts w:cs="Times New Roman"/>
                      <w:sz w:val="18"/>
                      <w:szCs w:val="18"/>
                    </w:rPr>
                  </w:pPr>
                </w:p>
              </w:tc>
              <w:tc>
                <w:tcPr>
                  <w:tcW w:w="1559" w:type="dxa"/>
                </w:tcPr>
                <w:p w14:paraId="2E2589F4" w14:textId="4BB834F7" w:rsidR="00DD47DF" w:rsidRPr="00961BCE" w:rsidRDefault="00F16D9E" w:rsidP="00DD47DF">
                  <w:pPr>
                    <w:rPr>
                      <w:rFonts w:cs="Times New Roman"/>
                      <w:sz w:val="18"/>
                      <w:szCs w:val="18"/>
                    </w:rPr>
                  </w:pPr>
                  <w:r w:rsidRPr="00961BCE">
                    <w:rPr>
                      <w:rFonts w:cs="Times New Roman"/>
                      <w:sz w:val="18"/>
                      <w:szCs w:val="18"/>
                    </w:rPr>
                    <w:t>Snow</w:t>
                  </w:r>
                </w:p>
              </w:tc>
              <w:tc>
                <w:tcPr>
                  <w:tcW w:w="4670" w:type="dxa"/>
                </w:tcPr>
                <w:p w14:paraId="712A2F41" w14:textId="77777777" w:rsidR="00DD47DF" w:rsidRDefault="00DD47DF" w:rsidP="00DD47DF">
                  <w:pPr>
                    <w:rPr>
                      <w:rFonts w:cs="Times New Roman"/>
                      <w:b/>
                      <w:sz w:val="18"/>
                      <w:szCs w:val="18"/>
                    </w:rPr>
                  </w:pPr>
                </w:p>
              </w:tc>
            </w:tr>
            <w:tr w:rsidR="00BC4A3F" w14:paraId="35422F40" w14:textId="77777777" w:rsidTr="00893AFF">
              <w:tc>
                <w:tcPr>
                  <w:tcW w:w="2550" w:type="dxa"/>
                </w:tcPr>
                <w:p w14:paraId="1EB87832" w14:textId="77777777" w:rsidR="00BC4A3F" w:rsidRDefault="00BC4A3F" w:rsidP="00BC4A3F">
                  <w:pPr>
                    <w:rPr>
                      <w:rFonts w:cs="Times New Roman"/>
                      <w:sz w:val="18"/>
                      <w:szCs w:val="18"/>
                    </w:rPr>
                  </w:pPr>
                  <w:r>
                    <w:rPr>
                      <w:rFonts w:cs="Times New Roman"/>
                      <w:sz w:val="18"/>
                      <w:szCs w:val="18"/>
                    </w:rPr>
                    <w:t>“Sc”, year is 1991</w:t>
                  </w:r>
                </w:p>
                <w:p w14:paraId="5DF365D9" w14:textId="77777777" w:rsidR="00BC4A3F" w:rsidRPr="00961BCE" w:rsidRDefault="00BC4A3F" w:rsidP="00BC4A3F">
                  <w:pPr>
                    <w:rPr>
                      <w:rFonts w:cs="Times New Roman"/>
                      <w:sz w:val="18"/>
                      <w:szCs w:val="18"/>
                    </w:rPr>
                  </w:pPr>
                </w:p>
              </w:tc>
              <w:tc>
                <w:tcPr>
                  <w:tcW w:w="1559" w:type="dxa"/>
                </w:tcPr>
                <w:p w14:paraId="5D973057" w14:textId="4C8AB812" w:rsidR="00BC4A3F" w:rsidRPr="00961BCE" w:rsidRDefault="00BC4A3F" w:rsidP="00BC4A3F">
                  <w:pPr>
                    <w:rPr>
                      <w:rFonts w:cs="Times New Roman"/>
                      <w:sz w:val="18"/>
                      <w:szCs w:val="18"/>
                    </w:rPr>
                  </w:pPr>
                  <w:r>
                    <w:rPr>
                      <w:rFonts w:cs="Times New Roman"/>
                      <w:sz w:val="18"/>
                      <w:szCs w:val="18"/>
                    </w:rPr>
                    <w:t>C</w:t>
                  </w:r>
                  <w:r w:rsidRPr="00961BCE">
                    <w:rPr>
                      <w:rFonts w:cs="Times New Roman"/>
                      <w:sz w:val="18"/>
                      <w:szCs w:val="18"/>
                    </w:rPr>
                    <w:t>BL</w:t>
                  </w:r>
                </w:p>
              </w:tc>
              <w:tc>
                <w:tcPr>
                  <w:tcW w:w="4670" w:type="dxa"/>
                </w:tcPr>
                <w:p w14:paraId="2E94785E" w14:textId="77777777" w:rsidR="00BC4A3F" w:rsidRDefault="00BC4A3F" w:rsidP="00BC4A3F">
                  <w:pPr>
                    <w:rPr>
                      <w:rFonts w:cs="Times New Roman"/>
                      <w:sz w:val="18"/>
                      <w:szCs w:val="18"/>
                    </w:rPr>
                  </w:pPr>
                  <w:r>
                    <w:rPr>
                      <w:rFonts w:cs="Times New Roman"/>
                      <w:sz w:val="18"/>
                      <w:szCs w:val="18"/>
                    </w:rPr>
                    <w:t>Data set are for Sacramento (see Onomura et al. 2015) for more details.</w:t>
                  </w:r>
                </w:p>
                <w:p w14:paraId="00C47039" w14:textId="10DA734F" w:rsidR="00BC4A3F" w:rsidRDefault="00BC4A3F" w:rsidP="00BC4A3F">
                  <w:pPr>
                    <w:ind w:left="709" w:hanging="709"/>
                    <w:rPr>
                      <w:rFonts w:cs="Times New Roman"/>
                      <w:sz w:val="18"/>
                      <w:szCs w:val="18"/>
                    </w:rPr>
                  </w:pPr>
                  <w:r>
                    <w:rPr>
                      <w:rFonts w:cs="Times New Roman"/>
                      <w:sz w:val="18"/>
                      <w:szCs w:val="18"/>
                    </w:rPr>
                    <w:t>The setting for CBL model is done in CBLinput.nml.</w:t>
                  </w:r>
                </w:p>
                <w:p w14:paraId="0B11DA7B" w14:textId="7626784D" w:rsidR="00BC4A3F" w:rsidRDefault="00BC4A3F" w:rsidP="00BC4A3F">
                  <w:pPr>
                    <w:ind w:left="709" w:hanging="709"/>
                    <w:rPr>
                      <w:rFonts w:cs="Times New Roman"/>
                      <w:sz w:val="18"/>
                      <w:szCs w:val="18"/>
                    </w:rPr>
                  </w:pPr>
                  <w:r>
                    <w:rPr>
                      <w:rFonts w:cs="Times New Roman"/>
                      <w:sz w:val="18"/>
                      <w:szCs w:val="18"/>
                    </w:rPr>
                    <w:t>Initial data file name</w:t>
                  </w:r>
                  <w:r w:rsidRPr="00C9647A">
                    <w:rPr>
                      <w:rFonts w:cs="Times New Roman"/>
                      <w:sz w:val="18"/>
                      <w:szCs w:val="18"/>
                    </w:rPr>
                    <w:t xml:space="preserve"> </w:t>
                  </w:r>
                  <w:r>
                    <w:rPr>
                      <w:rFonts w:cs="Times New Roman"/>
                      <w:sz w:val="18"/>
                      <w:szCs w:val="18"/>
                    </w:rPr>
                    <w:t xml:space="preserve">and its path </w:t>
                  </w:r>
                  <w:r w:rsidRPr="00C9647A">
                    <w:rPr>
                      <w:rFonts w:cs="Times New Roman"/>
                      <w:sz w:val="18"/>
                      <w:szCs w:val="18"/>
                    </w:rPr>
                    <w:t xml:space="preserve">is </w:t>
                  </w:r>
                  <w:r>
                    <w:rPr>
                      <w:rFonts w:cs="Times New Roman"/>
                      <w:sz w:val="18"/>
                      <w:szCs w:val="18"/>
                    </w:rPr>
                    <w:t>set</w:t>
                  </w:r>
                  <w:r w:rsidRPr="00C9647A">
                    <w:rPr>
                      <w:rFonts w:cs="Times New Roman"/>
                      <w:sz w:val="18"/>
                      <w:szCs w:val="18"/>
                    </w:rPr>
                    <w:t xml:space="preserve"> in </w:t>
                  </w:r>
                  <w:hyperlink w:anchor="_CBL_input_file" w:history="1">
                    <w:r w:rsidRPr="00DD47DF">
                      <w:rPr>
                        <w:rStyle w:val="Hyperlink"/>
                        <w:rFonts w:cs="Times New Roman"/>
                        <w:sz w:val="18"/>
                        <w:szCs w:val="18"/>
                      </w:rPr>
                      <w:t>CBLinput.nml</w:t>
                    </w:r>
                  </w:hyperlink>
                  <w:r w:rsidRPr="00C9647A">
                    <w:rPr>
                      <w:rFonts w:cs="Times New Roman"/>
                      <w:sz w:val="18"/>
                      <w:szCs w:val="18"/>
                    </w:rPr>
                    <w:t>.</w:t>
                  </w:r>
                </w:p>
                <w:p w14:paraId="0C2652C6" w14:textId="7344C2EC" w:rsidR="00BC4A3F" w:rsidRDefault="00BC4A3F" w:rsidP="00BC4A3F">
                  <w:pPr>
                    <w:ind w:left="709" w:hanging="709"/>
                    <w:rPr>
                      <w:rFonts w:cs="Times New Roman"/>
                      <w:b/>
                      <w:sz w:val="18"/>
                      <w:szCs w:val="18"/>
                    </w:rPr>
                  </w:pPr>
                  <w:r>
                    <w:rPr>
                      <w:rFonts w:cs="Times New Roman"/>
                      <w:sz w:val="18"/>
                      <w:szCs w:val="18"/>
                    </w:rPr>
                    <w:t xml:space="preserve">The format of output file is “SSss_YYYY_BL.txt”. </w:t>
                  </w:r>
                </w:p>
              </w:tc>
            </w:tr>
            <w:tr w:rsidR="00F16D9E" w14:paraId="31FB8B6B" w14:textId="77777777" w:rsidTr="00893AFF">
              <w:tc>
                <w:tcPr>
                  <w:tcW w:w="2550" w:type="dxa"/>
                </w:tcPr>
                <w:p w14:paraId="44B03735" w14:textId="2D37A1F6" w:rsidR="00F16D9E" w:rsidRPr="00961BCE" w:rsidRDefault="0036030E" w:rsidP="00DD47DF">
                  <w:pPr>
                    <w:rPr>
                      <w:rFonts w:cs="Times New Roman"/>
                      <w:sz w:val="18"/>
                      <w:szCs w:val="18"/>
                    </w:rPr>
                  </w:pPr>
                  <w:r>
                    <w:rPr>
                      <w:rFonts w:cs="Times New Roman"/>
                      <w:sz w:val="18"/>
                      <w:szCs w:val="18"/>
                    </w:rPr>
                    <w:t xml:space="preserve">Subfolders </w:t>
                  </w:r>
                  <w:r w:rsidRPr="00893AFF">
                    <w:rPr>
                      <w:rFonts w:cs="Times New Roman"/>
                      <w:b/>
                      <w:sz w:val="18"/>
                      <w:szCs w:val="18"/>
                    </w:rPr>
                    <w:t>DSMs</w:t>
                  </w:r>
                  <w:r>
                    <w:rPr>
                      <w:rFonts w:cs="Times New Roman"/>
                      <w:sz w:val="18"/>
                      <w:szCs w:val="18"/>
                    </w:rPr>
                    <w:t xml:space="preserve"> and </w:t>
                  </w:r>
                  <w:r w:rsidRPr="00893AFF">
                    <w:rPr>
                      <w:rFonts w:cs="Times New Roman"/>
                      <w:b/>
                      <w:sz w:val="18"/>
                      <w:szCs w:val="18"/>
                    </w:rPr>
                    <w:t>SVFs</w:t>
                  </w:r>
                </w:p>
              </w:tc>
              <w:tc>
                <w:tcPr>
                  <w:tcW w:w="1559" w:type="dxa"/>
                </w:tcPr>
                <w:p w14:paraId="3742BE14" w14:textId="6B17900F" w:rsidR="00F16D9E" w:rsidRPr="00961BCE" w:rsidRDefault="00F16D9E" w:rsidP="00DD47DF">
                  <w:pPr>
                    <w:rPr>
                      <w:rFonts w:cs="Times New Roman"/>
                      <w:sz w:val="18"/>
                      <w:szCs w:val="18"/>
                    </w:rPr>
                  </w:pPr>
                  <w:r w:rsidRPr="00961BCE">
                    <w:rPr>
                      <w:rFonts w:cs="Times New Roman"/>
                      <w:sz w:val="18"/>
                      <w:szCs w:val="18"/>
                    </w:rPr>
                    <w:t>SOLWEIG</w:t>
                  </w:r>
                </w:p>
              </w:tc>
              <w:tc>
                <w:tcPr>
                  <w:tcW w:w="4670" w:type="dxa"/>
                </w:tcPr>
                <w:p w14:paraId="7F196ED6" w14:textId="4CA89314" w:rsidR="00BC4A3F" w:rsidRDefault="00BC4A3F" w:rsidP="00893AFF">
                  <w:pPr>
                    <w:rPr>
                      <w:rFonts w:cs="Times New Roman"/>
                      <w:sz w:val="18"/>
                      <w:szCs w:val="18"/>
                    </w:rPr>
                  </w:pPr>
                  <w:r>
                    <w:rPr>
                      <w:rFonts w:cs="Times New Roman"/>
                      <w:sz w:val="18"/>
                      <w:szCs w:val="18"/>
                    </w:rPr>
                    <w:t>In this release, example data from Göteborg, Sweden is included. Model domain is 200 x 200 m and the pixel resolution is 1 m. The data could be used for any other location.</w:t>
                  </w:r>
                </w:p>
                <w:p w14:paraId="0DBDFD3C" w14:textId="77777777" w:rsidR="00BC4A3F" w:rsidRDefault="00BC4A3F" w:rsidP="00893AFF">
                  <w:pPr>
                    <w:rPr>
                      <w:rFonts w:cs="Times New Roman"/>
                      <w:sz w:val="18"/>
                      <w:szCs w:val="18"/>
                    </w:rPr>
                  </w:pPr>
                </w:p>
                <w:p w14:paraId="01675D5C" w14:textId="77777777" w:rsidR="00893AFF" w:rsidRDefault="00FE1546" w:rsidP="00893AFF">
                  <w:pPr>
                    <w:rPr>
                      <w:rFonts w:cs="Times New Roman"/>
                      <w:sz w:val="18"/>
                      <w:szCs w:val="18"/>
                    </w:rPr>
                  </w:pPr>
                  <w:r>
                    <w:rPr>
                      <w:rFonts w:cs="Times New Roman"/>
                      <w:sz w:val="18"/>
                      <w:szCs w:val="18"/>
                    </w:rPr>
                    <w:t>File</w:t>
                  </w:r>
                  <w:r w:rsidR="0036030E">
                    <w:rPr>
                      <w:rFonts w:cs="Times New Roman"/>
                      <w:sz w:val="18"/>
                      <w:szCs w:val="18"/>
                    </w:rPr>
                    <w:t>s</w:t>
                  </w:r>
                  <w:r>
                    <w:rPr>
                      <w:rFonts w:cs="Times New Roman"/>
                      <w:sz w:val="18"/>
                      <w:szCs w:val="18"/>
                    </w:rPr>
                    <w:t xml:space="preserve"> and subfolder</w:t>
                  </w:r>
                  <w:r w:rsidR="0036030E">
                    <w:rPr>
                      <w:rFonts w:cs="Times New Roman"/>
                      <w:sz w:val="18"/>
                      <w:szCs w:val="18"/>
                    </w:rPr>
                    <w:t>s</w:t>
                  </w:r>
                  <w:r>
                    <w:rPr>
                      <w:rFonts w:cs="Times New Roman"/>
                      <w:sz w:val="18"/>
                      <w:szCs w:val="18"/>
                    </w:rPr>
                    <w:t xml:space="preserve"> names is set in SOLWEIGinput.nml</w:t>
                  </w:r>
                  <w:r w:rsidR="0036030E">
                    <w:rPr>
                      <w:rFonts w:cs="Times New Roman"/>
                      <w:sz w:val="18"/>
                      <w:szCs w:val="18"/>
                    </w:rPr>
                    <w:t xml:space="preserve">. Subfolder </w:t>
                  </w:r>
                  <w:r w:rsidR="0036030E" w:rsidRPr="001863CB">
                    <w:rPr>
                      <w:rFonts w:cs="Times New Roman"/>
                      <w:b/>
                      <w:sz w:val="18"/>
                      <w:szCs w:val="18"/>
                    </w:rPr>
                    <w:t>DSMs</w:t>
                  </w:r>
                  <w:r w:rsidR="0036030E">
                    <w:rPr>
                      <w:rFonts w:cs="Times New Roman"/>
                      <w:sz w:val="18"/>
                      <w:szCs w:val="18"/>
                    </w:rPr>
                    <w:t xml:space="preserve"> includes digital surface models of </w:t>
                  </w:r>
                </w:p>
                <w:p w14:paraId="3068EA52" w14:textId="77777777" w:rsidR="00893AFF" w:rsidRDefault="0036030E" w:rsidP="00893AFF">
                  <w:pPr>
                    <w:rPr>
                      <w:rFonts w:cs="Times New Roman"/>
                      <w:sz w:val="18"/>
                      <w:szCs w:val="18"/>
                    </w:rPr>
                  </w:pPr>
                  <w:r>
                    <w:rPr>
                      <w:rFonts w:cs="Times New Roman"/>
                      <w:sz w:val="18"/>
                      <w:szCs w:val="18"/>
                    </w:rPr>
                    <w:t>1. Gro</w:t>
                  </w:r>
                  <w:r w:rsidR="00893AFF">
                    <w:rPr>
                      <w:rFonts w:cs="Times New Roman"/>
                      <w:sz w:val="18"/>
                      <w:szCs w:val="18"/>
                    </w:rPr>
                    <w:t>u</w:t>
                  </w:r>
                  <w:r>
                    <w:rPr>
                      <w:rFonts w:cs="Times New Roman"/>
                      <w:sz w:val="18"/>
                      <w:szCs w:val="18"/>
                    </w:rPr>
                    <w:t xml:space="preserve">nd and buildings </w:t>
                  </w:r>
                </w:p>
                <w:p w14:paraId="5C937B63" w14:textId="77777777" w:rsidR="00893AFF" w:rsidRDefault="0036030E" w:rsidP="00893AFF">
                  <w:pPr>
                    <w:rPr>
                      <w:rFonts w:cs="Times New Roman"/>
                      <w:sz w:val="18"/>
                      <w:szCs w:val="18"/>
                    </w:rPr>
                  </w:pPr>
                  <w:r>
                    <w:rPr>
                      <w:rFonts w:cs="Times New Roman"/>
                      <w:sz w:val="18"/>
                      <w:szCs w:val="18"/>
                    </w:rPr>
                    <w:t>2. Vegetation canopy he</w:t>
                  </w:r>
                  <w:r w:rsidR="00893AFF">
                    <w:rPr>
                      <w:rFonts w:cs="Times New Roman"/>
                      <w:sz w:val="18"/>
                      <w:szCs w:val="18"/>
                    </w:rPr>
                    <w:t>i</w:t>
                  </w:r>
                  <w:r>
                    <w:rPr>
                      <w:rFonts w:cs="Times New Roman"/>
                      <w:sz w:val="18"/>
                      <w:szCs w:val="18"/>
                    </w:rPr>
                    <w:t>g</w:t>
                  </w:r>
                  <w:r w:rsidR="00893AFF">
                    <w:rPr>
                      <w:rFonts w:cs="Times New Roman"/>
                      <w:sz w:val="18"/>
                      <w:szCs w:val="18"/>
                    </w:rPr>
                    <w:t>h</w:t>
                  </w:r>
                  <w:r>
                    <w:rPr>
                      <w:rFonts w:cs="Times New Roman"/>
                      <w:sz w:val="18"/>
                      <w:szCs w:val="18"/>
                    </w:rPr>
                    <w:t xml:space="preserve">ts </w:t>
                  </w:r>
                </w:p>
                <w:p w14:paraId="68A3616D" w14:textId="77777777" w:rsidR="00893AFF" w:rsidRDefault="0036030E" w:rsidP="00893AFF">
                  <w:pPr>
                    <w:rPr>
                      <w:rFonts w:cs="Times New Roman"/>
                      <w:sz w:val="18"/>
                      <w:szCs w:val="18"/>
                    </w:rPr>
                  </w:pPr>
                  <w:r>
                    <w:rPr>
                      <w:rFonts w:cs="Times New Roman"/>
                      <w:sz w:val="18"/>
                      <w:szCs w:val="18"/>
                    </w:rPr>
                    <w:lastRenderedPageBreak/>
                    <w:t xml:space="preserve">3. Vegetation trunks zone height. </w:t>
                  </w:r>
                </w:p>
                <w:p w14:paraId="58B2451B" w14:textId="77777777" w:rsidR="00F16D9E" w:rsidRDefault="0036030E" w:rsidP="00893AFF">
                  <w:pPr>
                    <w:rPr>
                      <w:rFonts w:cs="Times New Roman"/>
                      <w:sz w:val="18"/>
                      <w:szCs w:val="18"/>
                    </w:rPr>
                  </w:pPr>
                  <w:r>
                    <w:rPr>
                      <w:rFonts w:cs="Times New Roman"/>
                      <w:sz w:val="18"/>
                      <w:szCs w:val="18"/>
                    </w:rPr>
                    <w:t xml:space="preserve">Also a grid specifying location of building pixels should be included. Subfolder </w:t>
                  </w:r>
                  <w:r w:rsidRPr="001863CB">
                    <w:rPr>
                      <w:rFonts w:cs="Times New Roman"/>
                      <w:b/>
                      <w:sz w:val="18"/>
                      <w:szCs w:val="18"/>
                    </w:rPr>
                    <w:t>SVFs</w:t>
                  </w:r>
                  <w:r>
                    <w:rPr>
                      <w:rFonts w:cs="Times New Roman"/>
                      <w:sz w:val="18"/>
                      <w:szCs w:val="18"/>
                    </w:rPr>
                    <w:t xml:space="preserve"> includ</w:t>
                  </w:r>
                  <w:r w:rsidR="00893AFF">
                    <w:rPr>
                      <w:rFonts w:cs="Times New Roman"/>
                      <w:sz w:val="18"/>
                      <w:szCs w:val="18"/>
                    </w:rPr>
                    <w:t>ed sky view factor grids that are</w:t>
                  </w:r>
                  <w:r>
                    <w:rPr>
                      <w:rFonts w:cs="Times New Roman"/>
                      <w:sz w:val="18"/>
                      <w:szCs w:val="18"/>
                    </w:rPr>
                    <w:t xml:space="preserve"> used. We recommend to use the </w:t>
                  </w:r>
                  <w:r w:rsidRPr="00BC4A3F">
                    <w:rPr>
                      <w:rFonts w:cs="Times New Roman"/>
                      <w:sz w:val="18"/>
                      <w:szCs w:val="18"/>
                    </w:rPr>
                    <w:t>SOLWEIG interface to create SVF grids</w:t>
                  </w:r>
                </w:p>
                <w:p w14:paraId="1682C63B" w14:textId="66199942" w:rsidR="00BC4A3F" w:rsidRPr="00893AFF" w:rsidRDefault="009A2F49" w:rsidP="00BC4A3F">
                  <w:pPr>
                    <w:rPr>
                      <w:rFonts w:cs="Times New Roman"/>
                      <w:sz w:val="18"/>
                      <w:szCs w:val="18"/>
                    </w:rPr>
                  </w:pPr>
                  <w:hyperlink r:id="rId16" w:history="1">
                    <w:r w:rsidR="00BC4A3F" w:rsidRPr="000D4B5B">
                      <w:rPr>
                        <w:rStyle w:val="Hyperlink"/>
                        <w:rFonts w:cs="Times New Roman"/>
                        <w:sz w:val="18"/>
                        <w:szCs w:val="18"/>
                      </w:rPr>
                      <w:t>http://gvc.gu.se/english/research/climate/urban-climate/software/solweig</w:t>
                    </w:r>
                  </w:hyperlink>
                  <w:r w:rsidR="00BC4A3F" w:rsidRPr="00076382">
                    <w:rPr>
                      <w:rFonts w:cs="Times New Roman"/>
                      <w:sz w:val="18"/>
                      <w:szCs w:val="18"/>
                    </w:rPr>
                    <w:t>)</w:t>
                  </w:r>
                  <w:r w:rsidR="00BC4A3F" w:rsidRPr="0062202A">
                    <w:rPr>
                      <w:rFonts w:cs="Times New Roman"/>
                      <w:sz w:val="18"/>
                      <w:szCs w:val="18"/>
                    </w:rPr>
                    <w:t xml:space="preserve"> to create SVF grids</w:t>
                  </w:r>
                  <w:r w:rsidR="00BC4A3F">
                    <w:rPr>
                      <w:rFonts w:cs="Times New Roman"/>
                      <w:sz w:val="18"/>
                      <w:szCs w:val="18"/>
                    </w:rPr>
                    <w:t xml:space="preserve">. Consult the SOLWEIG-manual for more information. </w:t>
                  </w:r>
                </w:p>
              </w:tc>
            </w:tr>
          </w:tbl>
          <w:p w14:paraId="018E89C0" w14:textId="77777777" w:rsidR="00DD47DF" w:rsidRDefault="00DD47DF" w:rsidP="00DD47DF">
            <w:pPr>
              <w:rPr>
                <w:rFonts w:cs="Times New Roman"/>
                <w:b/>
                <w:sz w:val="18"/>
                <w:szCs w:val="18"/>
              </w:rPr>
            </w:pPr>
          </w:p>
          <w:tbl>
            <w:tblPr>
              <w:tblStyle w:val="LightShading-Accent2"/>
              <w:tblW w:w="0" w:type="auto"/>
              <w:tblLook w:val="04A0" w:firstRow="1" w:lastRow="0" w:firstColumn="1" w:lastColumn="0" w:noHBand="0" w:noVBand="1"/>
            </w:tblPr>
            <w:tblGrid>
              <w:gridCol w:w="2874"/>
              <w:gridCol w:w="2440"/>
              <w:gridCol w:w="1094"/>
              <w:gridCol w:w="2019"/>
            </w:tblGrid>
            <w:tr w:rsidR="00961BCE" w:rsidRPr="000152F0" w14:paraId="295DC9F2" w14:textId="77777777" w:rsidTr="00961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74CD74" w14:textId="0E190BC1" w:rsidR="00CB5F1E" w:rsidRPr="000152F0" w:rsidRDefault="00CB5F1E" w:rsidP="00F16D9E">
                  <w:pPr>
                    <w:rPr>
                      <w:b w:val="0"/>
                      <w:color w:val="000000"/>
                      <w:sz w:val="18"/>
                      <w:szCs w:val="18"/>
                      <w:highlight w:val="yellow"/>
                    </w:rPr>
                  </w:pPr>
                  <w:r>
                    <w:rPr>
                      <w:b w:val="0"/>
                      <w:color w:val="000000"/>
                      <w:sz w:val="18"/>
                      <w:szCs w:val="18"/>
                      <w:highlight w:val="yellow"/>
                    </w:rPr>
                    <w:t>F</w:t>
                  </w:r>
                  <w:r w:rsidRPr="00CB5F1E">
                    <w:rPr>
                      <w:b w:val="0"/>
                      <w:color w:val="000000"/>
                      <w:sz w:val="18"/>
                      <w:szCs w:val="18"/>
                    </w:rPr>
                    <w:t>ilename</w:t>
                  </w:r>
                </w:p>
              </w:tc>
              <w:tc>
                <w:tcPr>
                  <w:tcW w:w="0" w:type="auto"/>
                </w:tcPr>
                <w:p w14:paraId="6FFAD9D7" w14:textId="7C608344" w:rsidR="00CB5F1E" w:rsidRPr="00CB5F1E" w:rsidRDefault="00CB5F1E" w:rsidP="00CB5F1E">
                  <w:pPr>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sidRPr="00CB5F1E">
                    <w:rPr>
                      <w:rFonts w:cs="Times New Roman"/>
                      <w:sz w:val="18"/>
                      <w:szCs w:val="18"/>
                      <w:lang w:val="en-GB"/>
                    </w:rPr>
                    <w:t>Description</w:t>
                  </w:r>
                </w:p>
              </w:tc>
              <w:tc>
                <w:tcPr>
                  <w:tcW w:w="0" w:type="auto"/>
                </w:tcPr>
                <w:p w14:paraId="0584133B" w14:textId="0A425522" w:rsidR="00CB5F1E" w:rsidRPr="00CB5F1E" w:rsidRDefault="00CB5F1E" w:rsidP="00F16D9E">
                  <w:pPr>
                    <w:tabs>
                      <w:tab w:val="left" w:pos="1310"/>
                    </w:tabs>
                    <w:ind w:left="33" w:firstLine="1"/>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sidRPr="00CB5F1E">
                    <w:rPr>
                      <w:rFonts w:cs="Times New Roman"/>
                      <w:sz w:val="18"/>
                      <w:szCs w:val="18"/>
                      <w:lang w:val="en-GB"/>
                    </w:rPr>
                    <w:t>Intut/Output</w:t>
                  </w:r>
                </w:p>
              </w:tc>
              <w:tc>
                <w:tcPr>
                  <w:tcW w:w="2019" w:type="dxa"/>
                </w:tcPr>
                <w:p w14:paraId="36E2774E" w14:textId="5ABE1F03" w:rsidR="00CB5F1E" w:rsidRPr="00CB5F1E" w:rsidRDefault="00961BCE" w:rsidP="00961BCE">
                  <w:pPr>
                    <w:tabs>
                      <w:tab w:val="left" w:pos="1310"/>
                    </w:tabs>
                    <w:ind w:left="33" w:firstLine="1"/>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Pr>
                      <w:rFonts w:cs="Times New Roman"/>
                      <w:sz w:val="18"/>
                      <w:szCs w:val="18"/>
                      <w:lang w:val="en-GB"/>
                    </w:rPr>
                    <w:t>Part of model</w:t>
                  </w:r>
                </w:p>
              </w:tc>
            </w:tr>
            <w:tr w:rsidR="00961BCE" w:rsidRPr="000152F0" w14:paraId="16945860" w14:textId="1FA83FF4" w:rsidTr="00961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8A16C0" w14:textId="77777777" w:rsidR="00CB5F1E" w:rsidRPr="000152F0" w:rsidRDefault="00CB5F1E" w:rsidP="00F16D9E">
                  <w:pPr>
                    <w:rPr>
                      <w:b w:val="0"/>
                      <w:color w:val="000000"/>
                      <w:sz w:val="18"/>
                      <w:szCs w:val="18"/>
                      <w:highlight w:val="yellow"/>
                    </w:rPr>
                  </w:pPr>
                  <w:r w:rsidRPr="000152F0">
                    <w:rPr>
                      <w:b w:val="0"/>
                      <w:color w:val="000000"/>
                      <w:sz w:val="18"/>
                      <w:szCs w:val="18"/>
                      <w:highlight w:val="yellow"/>
                    </w:rPr>
                    <w:t>Sm1_2010_data_tt.txt</w:t>
                  </w:r>
                </w:p>
              </w:tc>
              <w:tc>
                <w:tcPr>
                  <w:tcW w:w="0" w:type="auto"/>
                </w:tcPr>
                <w:p w14:paraId="24979FB0" w14:textId="77777777" w:rsidR="00CB5F1E" w:rsidRPr="00CB5F1E" w:rsidRDefault="00CB5F1E" w:rsidP="00F16D9E">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B5F1E">
                    <w:rPr>
                      <w:rFonts w:cs="Times New Roman"/>
                      <w:sz w:val="18"/>
                      <w:szCs w:val="18"/>
                      <w:lang w:val="en-GB"/>
                    </w:rPr>
                    <w:t>Meteorological input file</w:t>
                  </w:r>
                </w:p>
              </w:tc>
              <w:tc>
                <w:tcPr>
                  <w:tcW w:w="0" w:type="auto"/>
                </w:tcPr>
                <w:p w14:paraId="67D5F7E7" w14:textId="167E8E19" w:rsidR="00CB5F1E" w:rsidRPr="00CB5F1E" w:rsidRDefault="00CB5F1E" w:rsidP="00961BC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B5F1E">
                    <w:rPr>
                      <w:rFonts w:cs="Times New Roman"/>
                      <w:sz w:val="18"/>
                      <w:szCs w:val="18"/>
                      <w:lang w:val="en-GB"/>
                    </w:rPr>
                    <w:t xml:space="preserve">Input </w:t>
                  </w:r>
                </w:p>
              </w:tc>
              <w:tc>
                <w:tcPr>
                  <w:tcW w:w="2019" w:type="dxa"/>
                </w:tcPr>
                <w:p w14:paraId="6D7D91BE" w14:textId="17E67FBB" w:rsidR="00CB5F1E" w:rsidRPr="00961BCE" w:rsidRDefault="00CB5F1E" w:rsidP="00F16D9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961BCE">
                    <w:rPr>
                      <w:rFonts w:cs="Times New Roman"/>
                      <w:sz w:val="18"/>
                      <w:szCs w:val="18"/>
                    </w:rPr>
                    <w:t>SUEWS single grid</w:t>
                  </w:r>
                </w:p>
              </w:tc>
            </w:tr>
            <w:tr w:rsidR="00961BCE" w:rsidRPr="00C9647A" w14:paraId="18642052" w14:textId="62742FFC" w:rsidTr="00961BCE">
              <w:tc>
                <w:tcPr>
                  <w:cnfStyle w:val="001000000000" w:firstRow="0" w:lastRow="0" w:firstColumn="1" w:lastColumn="0" w:oddVBand="0" w:evenVBand="0" w:oddHBand="0" w:evenHBand="0" w:firstRowFirstColumn="0" w:firstRowLastColumn="0" w:lastRowFirstColumn="0" w:lastRowLastColumn="0"/>
                  <w:tcW w:w="0" w:type="auto"/>
                </w:tcPr>
                <w:p w14:paraId="540F0D3A" w14:textId="480E8CAF" w:rsidR="00CB5F1E" w:rsidRPr="00C9647A" w:rsidRDefault="00CB5F1E" w:rsidP="00F16D9E">
                  <w:pPr>
                    <w:rPr>
                      <w:rFonts w:cs="Times New Roman"/>
                      <w:b w:val="0"/>
                      <w:sz w:val="18"/>
                      <w:szCs w:val="18"/>
                      <w:lang w:val="en-GB"/>
                    </w:rPr>
                  </w:pPr>
                  <w:r w:rsidRPr="00C9647A">
                    <w:rPr>
                      <w:b w:val="0"/>
                      <w:color w:val="000000"/>
                      <w:sz w:val="18"/>
                      <w:szCs w:val="18"/>
                    </w:rPr>
                    <w:t>InitialConditionsSm1_2010_2010.nml</w:t>
                  </w:r>
                  <w:r>
                    <w:rPr>
                      <w:rStyle w:val="FootnoteReference"/>
                      <w:b w:val="0"/>
                      <w:color w:val="000000"/>
                      <w:sz w:val="18"/>
                      <w:szCs w:val="18"/>
                    </w:rPr>
                    <w:footnoteReference w:id="1"/>
                  </w:r>
                </w:p>
              </w:tc>
              <w:tc>
                <w:tcPr>
                  <w:tcW w:w="0" w:type="auto"/>
                </w:tcPr>
                <w:p w14:paraId="607B464E" w14:textId="26B22170" w:rsidR="00CB5F1E" w:rsidRPr="00CB5F1E" w:rsidRDefault="00CB5F1E" w:rsidP="00F16D9E">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B5F1E">
                    <w:rPr>
                      <w:rFonts w:cs="Times New Roman"/>
                      <w:sz w:val="18"/>
                      <w:szCs w:val="18"/>
                      <w:lang w:val="en-GB"/>
                    </w:rPr>
                    <w:t>Initial conditions</w:t>
                  </w:r>
                </w:p>
              </w:tc>
              <w:tc>
                <w:tcPr>
                  <w:tcW w:w="0" w:type="auto"/>
                </w:tcPr>
                <w:p w14:paraId="74450F2D" w14:textId="2831FC3B" w:rsidR="00CB5F1E" w:rsidRPr="00CB5F1E" w:rsidRDefault="00CB5F1E" w:rsidP="00961BC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B5F1E">
                    <w:rPr>
                      <w:rFonts w:cs="Times New Roman"/>
                      <w:sz w:val="18"/>
                      <w:szCs w:val="18"/>
                      <w:lang w:val="en-GB"/>
                    </w:rPr>
                    <w:t xml:space="preserve">Input </w:t>
                  </w:r>
                </w:p>
              </w:tc>
              <w:tc>
                <w:tcPr>
                  <w:tcW w:w="2019" w:type="dxa"/>
                </w:tcPr>
                <w:p w14:paraId="782E39F1" w14:textId="00BEF271" w:rsidR="00CB5F1E" w:rsidRPr="00961BCE" w:rsidRDefault="00CB5F1E" w:rsidP="00F16D9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961BCE">
                    <w:rPr>
                      <w:rFonts w:cs="Times New Roman"/>
                      <w:sz w:val="18"/>
                      <w:szCs w:val="18"/>
                    </w:rPr>
                    <w:t>SUEWS single grid</w:t>
                  </w:r>
                </w:p>
              </w:tc>
            </w:tr>
            <w:tr w:rsidR="00961BCE" w:rsidRPr="00C9647A" w14:paraId="18FB4F26" w14:textId="293F0385" w:rsidTr="00961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89DB7" w14:textId="77777777" w:rsidR="00CB5F1E" w:rsidRPr="00C9647A" w:rsidRDefault="00CB5F1E" w:rsidP="00F16D9E">
                  <w:pPr>
                    <w:rPr>
                      <w:rFonts w:cs="Times New Roman"/>
                      <w:b w:val="0"/>
                      <w:sz w:val="18"/>
                      <w:szCs w:val="18"/>
                      <w:lang w:val="en-GB"/>
                    </w:rPr>
                  </w:pPr>
                </w:p>
              </w:tc>
              <w:tc>
                <w:tcPr>
                  <w:tcW w:w="0" w:type="auto"/>
                </w:tcPr>
                <w:p w14:paraId="1B074A9A" w14:textId="77777777" w:rsidR="00CB5F1E" w:rsidRPr="00CB5F1E" w:rsidRDefault="00CB5F1E" w:rsidP="00F16D9E">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p>
              </w:tc>
              <w:tc>
                <w:tcPr>
                  <w:tcW w:w="0" w:type="auto"/>
                </w:tcPr>
                <w:p w14:paraId="01C5B69D" w14:textId="77777777" w:rsidR="00CB5F1E" w:rsidRPr="00CB5F1E" w:rsidRDefault="00CB5F1E" w:rsidP="00F16D9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p>
              </w:tc>
              <w:tc>
                <w:tcPr>
                  <w:tcW w:w="2019" w:type="dxa"/>
                </w:tcPr>
                <w:p w14:paraId="45D51425" w14:textId="77777777" w:rsidR="00CB5F1E" w:rsidRPr="00CB5F1E" w:rsidRDefault="00CB5F1E" w:rsidP="00F16D9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p>
              </w:tc>
            </w:tr>
            <w:tr w:rsidR="00961BCE" w:rsidRPr="00C9647A" w14:paraId="41EEF9D4" w14:textId="769E473F" w:rsidTr="00961BCE">
              <w:tc>
                <w:tcPr>
                  <w:cnfStyle w:val="001000000000" w:firstRow="0" w:lastRow="0" w:firstColumn="1" w:lastColumn="0" w:oddVBand="0" w:evenVBand="0" w:oddHBand="0" w:evenHBand="0" w:firstRowFirstColumn="0" w:firstRowLastColumn="0" w:lastRowFirstColumn="0" w:lastRowLastColumn="0"/>
                  <w:tcW w:w="0" w:type="auto"/>
                </w:tcPr>
                <w:p w14:paraId="7C181B6D" w14:textId="77777777" w:rsidR="00CB5F1E" w:rsidRPr="00C9647A" w:rsidRDefault="00CB5F1E" w:rsidP="00F16D9E">
                  <w:pPr>
                    <w:rPr>
                      <w:rFonts w:cs="Times New Roman"/>
                      <w:b w:val="0"/>
                      <w:sz w:val="18"/>
                      <w:szCs w:val="18"/>
                      <w:highlight w:val="yellow"/>
                      <w:lang w:val="en-GB"/>
                    </w:rPr>
                  </w:pPr>
                  <w:r w:rsidRPr="00C9647A">
                    <w:rPr>
                      <w:b w:val="0"/>
                      <w:sz w:val="18"/>
                      <w:szCs w:val="18"/>
                      <w:highlight w:val="yellow"/>
                    </w:rPr>
                    <w:t>Sm</w:t>
                  </w:r>
                  <w:r w:rsidRPr="00C9647A">
                    <w:rPr>
                      <w:rFonts w:cs="Times New Roman"/>
                      <w:b w:val="0"/>
                      <w:sz w:val="18"/>
                      <w:szCs w:val="18"/>
                      <w:highlight w:val="yellow"/>
                      <w:lang w:val="en-GB"/>
                    </w:rPr>
                    <w:t>_Filechoices.txt</w:t>
                  </w:r>
                </w:p>
              </w:tc>
              <w:tc>
                <w:tcPr>
                  <w:tcW w:w="0" w:type="auto"/>
                </w:tcPr>
                <w:p w14:paraId="43E12566" w14:textId="3202D783" w:rsidR="00CB5F1E" w:rsidRPr="00CB5F1E" w:rsidRDefault="00CB5F1E" w:rsidP="00CB5F1E">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B5F1E">
                    <w:rPr>
                      <w:rFonts w:cs="Times New Roman"/>
                      <w:sz w:val="18"/>
                      <w:szCs w:val="18"/>
                      <w:lang w:val="en-GB"/>
                    </w:rPr>
                    <w:t xml:space="preserve">Run options </w:t>
                  </w:r>
                </w:p>
              </w:tc>
              <w:tc>
                <w:tcPr>
                  <w:tcW w:w="0" w:type="auto"/>
                </w:tcPr>
                <w:p w14:paraId="2F649D30" w14:textId="789DBC2B" w:rsidR="00CB5F1E" w:rsidRPr="00CB5F1E" w:rsidRDefault="00CB5F1E" w:rsidP="00F16D9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B5F1E">
                    <w:rPr>
                      <w:rFonts w:cs="Times New Roman"/>
                      <w:sz w:val="18"/>
                      <w:szCs w:val="18"/>
                      <w:lang w:val="en-GB"/>
                    </w:rPr>
                    <w:t>Output</w:t>
                  </w:r>
                </w:p>
              </w:tc>
              <w:tc>
                <w:tcPr>
                  <w:tcW w:w="2019" w:type="dxa"/>
                </w:tcPr>
                <w:p w14:paraId="3AE0ABD2" w14:textId="77777777" w:rsidR="00CB5F1E" w:rsidRPr="00CB5F1E" w:rsidRDefault="00CB5F1E" w:rsidP="00F16D9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p>
              </w:tc>
            </w:tr>
            <w:tr w:rsidR="00961BCE" w:rsidRPr="00C9647A" w14:paraId="56437468" w14:textId="3A9D27E6" w:rsidTr="00961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F3071F" w14:textId="77777777" w:rsidR="00CB5F1E" w:rsidRPr="00C9647A" w:rsidRDefault="00CB5F1E" w:rsidP="00F16D9E">
                  <w:pPr>
                    <w:rPr>
                      <w:b w:val="0"/>
                      <w:i/>
                      <w:sz w:val="18"/>
                      <w:szCs w:val="18"/>
                      <w:highlight w:val="yellow"/>
                    </w:rPr>
                  </w:pPr>
                  <w:r w:rsidRPr="00C9647A">
                    <w:rPr>
                      <w:b w:val="0"/>
                      <w:sz w:val="18"/>
                      <w:szCs w:val="18"/>
                      <w:highlight w:val="yellow"/>
                    </w:rPr>
                    <w:t>Sm_2011</w:t>
                  </w:r>
                  <w:r w:rsidRPr="00C9647A">
                    <w:rPr>
                      <w:rFonts w:cs="Times New Roman"/>
                      <w:b w:val="0"/>
                      <w:sz w:val="18"/>
                      <w:szCs w:val="18"/>
                      <w:highlight w:val="yellow"/>
                      <w:lang w:val="en-GB"/>
                    </w:rPr>
                    <w:t>_5min.txt</w:t>
                  </w:r>
                </w:p>
              </w:tc>
              <w:tc>
                <w:tcPr>
                  <w:tcW w:w="0" w:type="auto"/>
                </w:tcPr>
                <w:p w14:paraId="1164E038" w14:textId="215392B3" w:rsidR="00CB5F1E" w:rsidRPr="00CB5F1E" w:rsidRDefault="00CB5F1E" w:rsidP="00CB5F1E">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B5F1E">
                    <w:rPr>
                      <w:rFonts w:cs="Times New Roman"/>
                      <w:sz w:val="18"/>
                      <w:szCs w:val="18"/>
                      <w:lang w:val="en-GB"/>
                    </w:rPr>
                    <w:t>(Optional) 5-min resolution</w:t>
                  </w:r>
                </w:p>
              </w:tc>
              <w:tc>
                <w:tcPr>
                  <w:tcW w:w="0" w:type="auto"/>
                </w:tcPr>
                <w:p w14:paraId="65FA8169" w14:textId="40CFE4D3" w:rsidR="00CB5F1E" w:rsidRPr="00CB5F1E" w:rsidRDefault="00CB5F1E" w:rsidP="00F16D9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B5F1E">
                    <w:rPr>
                      <w:rFonts w:cs="Times New Roman"/>
                      <w:sz w:val="18"/>
                      <w:szCs w:val="18"/>
                      <w:lang w:val="en-GB"/>
                    </w:rPr>
                    <w:t>Output</w:t>
                  </w:r>
                </w:p>
              </w:tc>
              <w:tc>
                <w:tcPr>
                  <w:tcW w:w="2019" w:type="dxa"/>
                </w:tcPr>
                <w:p w14:paraId="3CAC28C6" w14:textId="77777777" w:rsidR="00CB5F1E" w:rsidRPr="00CB5F1E" w:rsidRDefault="00CB5F1E" w:rsidP="00F16D9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p>
              </w:tc>
            </w:tr>
            <w:tr w:rsidR="00961BCE" w:rsidRPr="00C9647A" w14:paraId="2C188E72" w14:textId="252224A2" w:rsidTr="00961BCE">
              <w:tc>
                <w:tcPr>
                  <w:cnfStyle w:val="001000000000" w:firstRow="0" w:lastRow="0" w:firstColumn="1" w:lastColumn="0" w:oddVBand="0" w:evenVBand="0" w:oddHBand="0" w:evenHBand="0" w:firstRowFirstColumn="0" w:firstRowLastColumn="0" w:lastRowFirstColumn="0" w:lastRowLastColumn="0"/>
                  <w:tcW w:w="0" w:type="auto"/>
                </w:tcPr>
                <w:p w14:paraId="74D59CC2" w14:textId="77777777" w:rsidR="00CB5F1E" w:rsidRPr="00C9647A" w:rsidRDefault="00CB5F1E" w:rsidP="00F16D9E">
                  <w:pPr>
                    <w:rPr>
                      <w:rFonts w:cs="Times New Roman"/>
                      <w:b w:val="0"/>
                      <w:sz w:val="18"/>
                      <w:szCs w:val="18"/>
                      <w:highlight w:val="yellow"/>
                      <w:lang w:val="en-GB"/>
                    </w:rPr>
                  </w:pPr>
                  <w:r w:rsidRPr="00C9647A">
                    <w:rPr>
                      <w:b w:val="0"/>
                      <w:sz w:val="18"/>
                      <w:szCs w:val="18"/>
                      <w:highlight w:val="yellow"/>
                    </w:rPr>
                    <w:t>Sm_2011</w:t>
                  </w:r>
                  <w:r w:rsidRPr="00C9647A">
                    <w:rPr>
                      <w:rFonts w:cs="Times New Roman"/>
                      <w:b w:val="0"/>
                      <w:sz w:val="18"/>
                      <w:szCs w:val="18"/>
                      <w:highlight w:val="yellow"/>
                      <w:lang w:val="en-GB"/>
                    </w:rPr>
                    <w:t>_60.txt</w:t>
                  </w:r>
                </w:p>
              </w:tc>
              <w:tc>
                <w:tcPr>
                  <w:tcW w:w="0" w:type="auto"/>
                </w:tcPr>
                <w:p w14:paraId="41EBBCA8" w14:textId="77777777" w:rsidR="00CB5F1E" w:rsidRPr="00CB5F1E" w:rsidRDefault="00CB5F1E" w:rsidP="00F16D9E">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B5F1E">
                    <w:rPr>
                      <w:rFonts w:cs="Times New Roman"/>
                      <w:sz w:val="18"/>
                      <w:szCs w:val="18"/>
                      <w:lang w:val="en-GB"/>
                    </w:rPr>
                    <w:t xml:space="preserve">60-min output file </w:t>
                  </w:r>
                </w:p>
              </w:tc>
              <w:tc>
                <w:tcPr>
                  <w:tcW w:w="0" w:type="auto"/>
                </w:tcPr>
                <w:p w14:paraId="0BB14E61" w14:textId="0DFBB714" w:rsidR="00CB5F1E" w:rsidRPr="00CB5F1E" w:rsidRDefault="00CB5F1E" w:rsidP="00F16D9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B5F1E">
                    <w:rPr>
                      <w:rFonts w:cs="Times New Roman"/>
                      <w:sz w:val="18"/>
                      <w:szCs w:val="18"/>
                      <w:lang w:val="en-GB"/>
                    </w:rPr>
                    <w:t>Output</w:t>
                  </w:r>
                </w:p>
              </w:tc>
              <w:tc>
                <w:tcPr>
                  <w:tcW w:w="2019" w:type="dxa"/>
                </w:tcPr>
                <w:p w14:paraId="5ACF559D" w14:textId="77777777" w:rsidR="00CB5F1E" w:rsidRPr="00CB5F1E" w:rsidRDefault="00CB5F1E" w:rsidP="00F16D9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p>
              </w:tc>
            </w:tr>
            <w:tr w:rsidR="00961BCE" w:rsidRPr="00C9647A" w14:paraId="63FBC311" w14:textId="30173AE2" w:rsidTr="00961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1D6F86" w14:textId="77777777" w:rsidR="00CB5F1E" w:rsidRPr="00C9647A" w:rsidRDefault="00CB5F1E" w:rsidP="00F16D9E">
                  <w:pPr>
                    <w:rPr>
                      <w:b w:val="0"/>
                      <w:sz w:val="18"/>
                      <w:szCs w:val="18"/>
                      <w:highlight w:val="yellow"/>
                    </w:rPr>
                  </w:pPr>
                  <w:r w:rsidRPr="00C9647A">
                    <w:rPr>
                      <w:b w:val="0"/>
                      <w:sz w:val="18"/>
                      <w:szCs w:val="18"/>
                      <w:highlight w:val="yellow"/>
                    </w:rPr>
                    <w:t>Sm_DailyState.txt</w:t>
                  </w:r>
                </w:p>
              </w:tc>
              <w:tc>
                <w:tcPr>
                  <w:tcW w:w="0" w:type="auto"/>
                </w:tcPr>
                <w:p w14:paraId="154C45CB" w14:textId="5E1B24B6" w:rsidR="00CB5F1E" w:rsidRPr="00CB5F1E" w:rsidRDefault="00CB5F1E" w:rsidP="00CB5F1E">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B5F1E">
                    <w:rPr>
                      <w:rFonts w:cs="Times New Roman"/>
                      <w:sz w:val="18"/>
                      <w:szCs w:val="18"/>
                      <w:lang w:val="en-GB"/>
                    </w:rPr>
                    <w:t>Daily state variables for each year</w:t>
                  </w:r>
                </w:p>
              </w:tc>
              <w:tc>
                <w:tcPr>
                  <w:tcW w:w="0" w:type="auto"/>
                </w:tcPr>
                <w:p w14:paraId="2A1E359E" w14:textId="1FE6C51A" w:rsidR="00CB5F1E" w:rsidRPr="00CB5F1E" w:rsidRDefault="00CB5F1E" w:rsidP="00F16D9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B5F1E">
                    <w:rPr>
                      <w:rFonts w:cs="Times New Roman"/>
                      <w:sz w:val="18"/>
                      <w:szCs w:val="18"/>
                      <w:lang w:val="en-GB"/>
                    </w:rPr>
                    <w:t>Output</w:t>
                  </w:r>
                </w:p>
              </w:tc>
              <w:tc>
                <w:tcPr>
                  <w:tcW w:w="2019" w:type="dxa"/>
                </w:tcPr>
                <w:p w14:paraId="2760DDDA" w14:textId="77777777" w:rsidR="00CB5F1E" w:rsidRPr="00CB5F1E" w:rsidRDefault="00CB5F1E" w:rsidP="00F16D9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p>
              </w:tc>
            </w:tr>
            <w:tr w:rsidR="00961BCE" w:rsidRPr="00C9647A" w14:paraId="4AEED4D1" w14:textId="1670AA99" w:rsidTr="00961BC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36C0A" w:themeColor="accent6" w:themeShade="BF"/>
                    <w:bottom w:val="single" w:sz="4" w:space="0" w:color="E36C0A" w:themeColor="accent6" w:themeShade="BF"/>
                  </w:tcBorders>
                  <w:shd w:val="clear" w:color="auto" w:fill="FBD4B4" w:themeFill="accent6" w:themeFillTint="66"/>
                </w:tcPr>
                <w:p w14:paraId="3BBEDCC8" w14:textId="77777777" w:rsidR="00CB5F1E" w:rsidRPr="00C9647A" w:rsidRDefault="00CB5F1E" w:rsidP="00F16D9E">
                  <w:pPr>
                    <w:rPr>
                      <w:b w:val="0"/>
                      <w:sz w:val="18"/>
                      <w:szCs w:val="18"/>
                    </w:rPr>
                  </w:pPr>
                  <w:r w:rsidRPr="00C9647A">
                    <w:rPr>
                      <w:b w:val="0"/>
                      <w:sz w:val="18"/>
                      <w:szCs w:val="18"/>
                    </w:rPr>
                    <w:t>CBL_initial_data.txt (*)</w:t>
                  </w:r>
                </w:p>
              </w:tc>
              <w:tc>
                <w:tcPr>
                  <w:tcW w:w="0" w:type="auto"/>
                  <w:tcBorders>
                    <w:top w:val="single" w:sz="4" w:space="0" w:color="E36C0A" w:themeColor="accent6" w:themeShade="BF"/>
                    <w:bottom w:val="single" w:sz="4" w:space="0" w:color="E36C0A" w:themeColor="accent6" w:themeShade="BF"/>
                  </w:tcBorders>
                  <w:shd w:val="clear" w:color="auto" w:fill="FBD4B4" w:themeFill="accent6" w:themeFillTint="66"/>
                </w:tcPr>
                <w:p w14:paraId="2428B56E" w14:textId="77777777" w:rsidR="00CB5F1E" w:rsidRPr="00C9647A" w:rsidRDefault="00CB5F1E" w:rsidP="00F16D9E">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Initial data for CBL model</w:t>
                  </w:r>
                </w:p>
              </w:tc>
              <w:tc>
                <w:tcPr>
                  <w:tcW w:w="0" w:type="auto"/>
                  <w:tcBorders>
                    <w:top w:val="single" w:sz="4" w:space="0" w:color="E36C0A" w:themeColor="accent6" w:themeShade="BF"/>
                    <w:bottom w:val="single" w:sz="4" w:space="0" w:color="E36C0A" w:themeColor="accent6" w:themeShade="BF"/>
                  </w:tcBorders>
                  <w:shd w:val="clear" w:color="auto" w:fill="FBD4B4" w:themeFill="accent6" w:themeFillTint="66"/>
                </w:tcPr>
                <w:p w14:paraId="48C50F75" w14:textId="636ADCC5" w:rsidR="00CB5F1E" w:rsidRPr="00C9647A" w:rsidRDefault="00CB5F1E" w:rsidP="00CB5F1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Pr>
                      <w:rFonts w:cs="Times New Roman"/>
                      <w:sz w:val="18"/>
                      <w:szCs w:val="18"/>
                      <w:lang w:val="en-GB"/>
                    </w:rPr>
                    <w:t>Input</w:t>
                  </w:r>
                </w:p>
              </w:tc>
              <w:tc>
                <w:tcPr>
                  <w:tcW w:w="2019" w:type="dxa"/>
                  <w:tcBorders>
                    <w:top w:val="single" w:sz="4" w:space="0" w:color="E36C0A" w:themeColor="accent6" w:themeShade="BF"/>
                    <w:bottom w:val="single" w:sz="4" w:space="0" w:color="E36C0A" w:themeColor="accent6" w:themeShade="BF"/>
                  </w:tcBorders>
                  <w:shd w:val="clear" w:color="auto" w:fill="FBD4B4" w:themeFill="accent6" w:themeFillTint="66"/>
                </w:tcPr>
                <w:p w14:paraId="08BAD86D" w14:textId="73244917" w:rsidR="00CB5F1E" w:rsidRPr="00C9647A" w:rsidRDefault="00CB5F1E" w:rsidP="00F16D9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Pr>
                      <w:rFonts w:cs="Times New Roman"/>
                      <w:sz w:val="18"/>
                      <w:szCs w:val="18"/>
                      <w:lang w:val="en-GB"/>
                    </w:rPr>
                    <w:t>BL</w:t>
                  </w:r>
                </w:p>
              </w:tc>
            </w:tr>
            <w:tr w:rsidR="00961BCE" w:rsidRPr="00C9647A" w14:paraId="4DC0FFF5" w14:textId="6628423A" w:rsidTr="00961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36C0A" w:themeColor="accent6" w:themeShade="BF"/>
                    <w:bottom w:val="single" w:sz="4" w:space="0" w:color="E36C0A" w:themeColor="accent6" w:themeShade="BF"/>
                  </w:tcBorders>
                  <w:shd w:val="clear" w:color="auto" w:fill="FBD4B4" w:themeFill="accent6" w:themeFillTint="66"/>
                </w:tcPr>
                <w:p w14:paraId="4767438C" w14:textId="77777777" w:rsidR="00CB5F1E" w:rsidRPr="00C9647A" w:rsidRDefault="00CB5F1E" w:rsidP="00F16D9E">
                  <w:pPr>
                    <w:rPr>
                      <w:b w:val="0"/>
                      <w:sz w:val="18"/>
                      <w:szCs w:val="18"/>
                    </w:rPr>
                  </w:pPr>
                  <w:r w:rsidRPr="00C9647A">
                    <w:rPr>
                      <w:b w:val="0"/>
                      <w:sz w:val="18"/>
                      <w:szCs w:val="18"/>
                    </w:rPr>
                    <w:t>Sonde_SS_YYYY_MMDD_HHMM.txt (*)</w:t>
                  </w:r>
                </w:p>
              </w:tc>
              <w:tc>
                <w:tcPr>
                  <w:tcW w:w="0" w:type="auto"/>
                  <w:tcBorders>
                    <w:top w:val="single" w:sz="4" w:space="0" w:color="E36C0A" w:themeColor="accent6" w:themeShade="BF"/>
                    <w:bottom w:val="single" w:sz="4" w:space="0" w:color="E36C0A" w:themeColor="accent6" w:themeShade="BF"/>
                  </w:tcBorders>
                  <w:shd w:val="clear" w:color="auto" w:fill="FBD4B4" w:themeFill="accent6" w:themeFillTint="66"/>
                </w:tcPr>
                <w:p w14:paraId="5F9721BB" w14:textId="4612DAB4" w:rsidR="00CB5F1E" w:rsidRPr="00C9647A" w:rsidRDefault="00CB5F1E" w:rsidP="00961BCE">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Optional</w:t>
                  </w:r>
                  <w:r w:rsidR="00961BCE">
                    <w:rPr>
                      <w:rFonts w:cs="Times New Roman"/>
                      <w:sz w:val="18"/>
                      <w:szCs w:val="18"/>
                      <w:lang w:val="en-GB"/>
                    </w:rPr>
                    <w:t>:</w:t>
                  </w:r>
                  <w:r w:rsidRPr="00C9647A">
                    <w:rPr>
                      <w:rFonts w:cs="Times New Roman"/>
                      <w:sz w:val="18"/>
                      <w:szCs w:val="18"/>
                      <w:lang w:val="en-GB"/>
                    </w:rPr>
                    <w:t xml:space="preserve"> file </w:t>
                  </w:r>
                  <w:r w:rsidR="00961BCE">
                    <w:rPr>
                      <w:rFonts w:cs="Times New Roman"/>
                      <w:sz w:val="18"/>
                      <w:szCs w:val="18"/>
                      <w:lang w:val="en-GB"/>
                    </w:rPr>
                    <w:t xml:space="preserve">for </w:t>
                  </w:r>
                  <w:r w:rsidRPr="00C9647A">
                    <w:rPr>
                      <w:rFonts w:cs="Times New Roman"/>
                      <w:sz w:val="18"/>
                      <w:szCs w:val="18"/>
                      <w:lang w:val="en-GB"/>
                    </w:rPr>
                    <w:t xml:space="preserve">radiosondes data </w:t>
                  </w:r>
                </w:p>
              </w:tc>
              <w:tc>
                <w:tcPr>
                  <w:tcW w:w="0" w:type="auto"/>
                  <w:tcBorders>
                    <w:top w:val="single" w:sz="4" w:space="0" w:color="E36C0A" w:themeColor="accent6" w:themeShade="BF"/>
                    <w:bottom w:val="single" w:sz="4" w:space="0" w:color="E36C0A" w:themeColor="accent6" w:themeShade="BF"/>
                  </w:tcBorders>
                  <w:shd w:val="clear" w:color="auto" w:fill="FBD4B4" w:themeFill="accent6" w:themeFillTint="66"/>
                </w:tcPr>
                <w:p w14:paraId="43F5F4E6" w14:textId="32740B19" w:rsidR="00CB5F1E" w:rsidRPr="00C9647A" w:rsidRDefault="00CB5F1E" w:rsidP="00CB5F1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Pr>
                      <w:rFonts w:cs="Times New Roman"/>
                      <w:sz w:val="18"/>
                      <w:szCs w:val="18"/>
                      <w:lang w:val="en-GB"/>
                    </w:rPr>
                    <w:t>Input</w:t>
                  </w:r>
                </w:p>
              </w:tc>
              <w:tc>
                <w:tcPr>
                  <w:tcW w:w="2019" w:type="dxa"/>
                  <w:tcBorders>
                    <w:top w:val="single" w:sz="4" w:space="0" w:color="E36C0A" w:themeColor="accent6" w:themeShade="BF"/>
                    <w:bottom w:val="single" w:sz="4" w:space="0" w:color="E36C0A" w:themeColor="accent6" w:themeShade="BF"/>
                  </w:tcBorders>
                  <w:shd w:val="clear" w:color="auto" w:fill="FBD4B4" w:themeFill="accent6" w:themeFillTint="66"/>
                </w:tcPr>
                <w:p w14:paraId="3887E2CA" w14:textId="5214DE9B" w:rsidR="00CB5F1E" w:rsidRPr="00C9647A" w:rsidRDefault="00CB5F1E" w:rsidP="00F16D9E">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Pr>
                      <w:rFonts w:cs="Times New Roman"/>
                      <w:sz w:val="18"/>
                      <w:szCs w:val="18"/>
                      <w:lang w:val="en-GB"/>
                    </w:rPr>
                    <w:t>BL</w:t>
                  </w:r>
                </w:p>
              </w:tc>
            </w:tr>
            <w:tr w:rsidR="00961BCE" w:rsidRPr="00C9647A" w14:paraId="3B4EF692" w14:textId="53CB8E2C" w:rsidTr="00961BC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36C0A" w:themeColor="accent6" w:themeShade="BF"/>
                    <w:bottom w:val="single" w:sz="4" w:space="0" w:color="E36C0A" w:themeColor="accent6" w:themeShade="BF"/>
                  </w:tcBorders>
                  <w:shd w:val="clear" w:color="auto" w:fill="FBD4B4" w:themeFill="accent6" w:themeFillTint="66"/>
                </w:tcPr>
                <w:p w14:paraId="00284322" w14:textId="7EB37140" w:rsidR="00CB5F1E" w:rsidRPr="00C9647A" w:rsidRDefault="00BC4A3F" w:rsidP="00F16D9E">
                  <w:pPr>
                    <w:rPr>
                      <w:b w:val="0"/>
                      <w:sz w:val="18"/>
                      <w:szCs w:val="18"/>
                    </w:rPr>
                  </w:pPr>
                  <w:r w:rsidRPr="0062202A">
                    <w:rPr>
                      <w:sz w:val="18"/>
                      <w:szCs w:val="18"/>
                    </w:rPr>
                    <w:t>Sc1</w:t>
                  </w:r>
                  <w:r w:rsidRPr="000710B5">
                    <w:rPr>
                      <w:b w:val="0"/>
                      <w:sz w:val="18"/>
                      <w:szCs w:val="18"/>
                    </w:rPr>
                    <w:t>_</w:t>
                  </w:r>
                  <w:r w:rsidRPr="0062202A">
                    <w:rPr>
                      <w:sz w:val="18"/>
                      <w:szCs w:val="18"/>
                    </w:rPr>
                    <w:t>1991</w:t>
                  </w:r>
                  <w:r w:rsidRPr="000710B5">
                    <w:rPr>
                      <w:b w:val="0"/>
                      <w:sz w:val="18"/>
                      <w:szCs w:val="18"/>
                    </w:rPr>
                    <w:t>_</w:t>
                  </w:r>
                  <w:r w:rsidRPr="00C9647A">
                    <w:rPr>
                      <w:b w:val="0"/>
                      <w:sz w:val="18"/>
                      <w:szCs w:val="18"/>
                    </w:rPr>
                    <w:t>BL.txt</w:t>
                  </w:r>
                </w:p>
              </w:tc>
              <w:tc>
                <w:tcPr>
                  <w:tcW w:w="0" w:type="auto"/>
                  <w:tcBorders>
                    <w:top w:val="single" w:sz="4" w:space="0" w:color="E36C0A" w:themeColor="accent6" w:themeShade="BF"/>
                    <w:bottom w:val="single" w:sz="4" w:space="0" w:color="E36C0A" w:themeColor="accent6" w:themeShade="BF"/>
                  </w:tcBorders>
                  <w:shd w:val="clear" w:color="auto" w:fill="FBD4B4" w:themeFill="accent6" w:themeFillTint="66"/>
                </w:tcPr>
                <w:p w14:paraId="23A41CC3" w14:textId="77777777" w:rsidR="00CB5F1E" w:rsidRPr="00C9647A" w:rsidRDefault="00CB5F1E" w:rsidP="00F16D9E">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CBL model output file</w:t>
                  </w:r>
                </w:p>
              </w:tc>
              <w:tc>
                <w:tcPr>
                  <w:tcW w:w="0" w:type="auto"/>
                  <w:tcBorders>
                    <w:top w:val="single" w:sz="4" w:space="0" w:color="E36C0A" w:themeColor="accent6" w:themeShade="BF"/>
                    <w:bottom w:val="single" w:sz="4" w:space="0" w:color="E36C0A" w:themeColor="accent6" w:themeShade="BF"/>
                  </w:tcBorders>
                  <w:shd w:val="clear" w:color="auto" w:fill="FBD4B4" w:themeFill="accent6" w:themeFillTint="66"/>
                </w:tcPr>
                <w:p w14:paraId="69F01B29" w14:textId="232349A8" w:rsidR="00CB5F1E" w:rsidRPr="00C9647A" w:rsidRDefault="00CB5F1E" w:rsidP="00F16D9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B5F1E">
                    <w:rPr>
                      <w:rFonts w:cs="Times New Roman"/>
                      <w:sz w:val="18"/>
                      <w:szCs w:val="18"/>
                      <w:lang w:val="en-GB"/>
                    </w:rPr>
                    <w:t>Output</w:t>
                  </w:r>
                </w:p>
              </w:tc>
              <w:tc>
                <w:tcPr>
                  <w:tcW w:w="2019" w:type="dxa"/>
                  <w:tcBorders>
                    <w:top w:val="single" w:sz="4" w:space="0" w:color="E36C0A" w:themeColor="accent6" w:themeShade="BF"/>
                    <w:bottom w:val="single" w:sz="4" w:space="0" w:color="E36C0A" w:themeColor="accent6" w:themeShade="BF"/>
                  </w:tcBorders>
                  <w:shd w:val="clear" w:color="auto" w:fill="FBD4B4" w:themeFill="accent6" w:themeFillTint="66"/>
                </w:tcPr>
                <w:p w14:paraId="32F8477A" w14:textId="05ACC5D7" w:rsidR="00CB5F1E" w:rsidRPr="00C9647A" w:rsidRDefault="00CB5F1E" w:rsidP="00F16D9E">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Pr>
                      <w:rFonts w:cs="Times New Roman"/>
                      <w:sz w:val="18"/>
                      <w:szCs w:val="18"/>
                      <w:lang w:val="en-GB"/>
                    </w:rPr>
                    <w:t>BL</w:t>
                  </w:r>
                </w:p>
              </w:tc>
            </w:tr>
          </w:tbl>
          <w:p w14:paraId="411CF797" w14:textId="77777777" w:rsidR="00CB5F1E" w:rsidRPr="00C9647A" w:rsidRDefault="00CB5F1E" w:rsidP="00CB5F1E">
            <w:pPr>
              <w:ind w:left="709" w:hanging="709"/>
              <w:rPr>
                <w:rFonts w:cs="Times New Roman"/>
                <w:sz w:val="18"/>
                <w:szCs w:val="18"/>
              </w:rPr>
            </w:pPr>
            <w:r w:rsidRPr="00C9647A">
              <w:rPr>
                <w:rFonts w:cs="Times New Roman"/>
                <w:sz w:val="18"/>
                <w:szCs w:val="18"/>
              </w:rPr>
              <w:t xml:space="preserve">(*) filename is set in </w:t>
            </w:r>
            <w:hyperlink w:anchor="_CBL_input_file" w:history="1">
              <w:r w:rsidRPr="00DD47DF">
                <w:rPr>
                  <w:rStyle w:val="Hyperlink"/>
                  <w:rFonts w:cs="Times New Roman"/>
                  <w:sz w:val="18"/>
                  <w:szCs w:val="18"/>
                </w:rPr>
                <w:t>CBLinput.nml</w:t>
              </w:r>
            </w:hyperlink>
            <w:r w:rsidRPr="00C9647A">
              <w:rPr>
                <w:rFonts w:cs="Times New Roman"/>
                <w:sz w:val="18"/>
                <w:szCs w:val="18"/>
              </w:rPr>
              <w:t>.</w:t>
            </w:r>
          </w:p>
          <w:p w14:paraId="4E6CA47E" w14:textId="42B0F1A2" w:rsidR="000152F0" w:rsidRPr="00C9647A" w:rsidRDefault="000152F0" w:rsidP="000152F0">
            <w:pPr>
              <w:rPr>
                <w:rFonts w:cs="Times New Roman"/>
                <w:sz w:val="18"/>
                <w:szCs w:val="18"/>
              </w:rPr>
            </w:pPr>
          </w:p>
        </w:tc>
      </w:tr>
      <w:tr w:rsidR="00F21DDC" w:rsidRPr="00C9647A" w14:paraId="1C692F87" w14:textId="77777777" w:rsidTr="00775142">
        <w:tc>
          <w:tcPr>
            <w:tcW w:w="1126" w:type="dxa"/>
          </w:tcPr>
          <w:p w14:paraId="48544A9E" w14:textId="0A510844" w:rsidR="00F21DDC" w:rsidRPr="00C9647A" w:rsidRDefault="00F21DDC" w:rsidP="000152F0">
            <w:pPr>
              <w:rPr>
                <w:rFonts w:cs="Times New Roman"/>
                <w:sz w:val="18"/>
                <w:szCs w:val="18"/>
              </w:rPr>
            </w:pPr>
            <w:r>
              <w:rPr>
                <w:rFonts w:cs="Times New Roman"/>
                <w:sz w:val="18"/>
                <w:szCs w:val="18"/>
              </w:rPr>
              <w:lastRenderedPageBreak/>
              <w:t>Run test data</w:t>
            </w:r>
          </w:p>
        </w:tc>
        <w:tc>
          <w:tcPr>
            <w:tcW w:w="8805" w:type="dxa"/>
          </w:tcPr>
          <w:p w14:paraId="43F0C4C6" w14:textId="77777777" w:rsidR="00F21DDC" w:rsidRDefault="00F21DDC" w:rsidP="000152F0">
            <w:pPr>
              <w:rPr>
                <w:rFonts w:cs="Times New Roman"/>
                <w:sz w:val="18"/>
                <w:szCs w:val="18"/>
              </w:rPr>
            </w:pPr>
            <w:r>
              <w:rPr>
                <w:rFonts w:cs="Times New Roman"/>
                <w:sz w:val="18"/>
                <w:szCs w:val="18"/>
              </w:rPr>
              <w:t>Before running the model for your own data – it is good to make certain that you can run the test data and get the same results.</w:t>
            </w:r>
          </w:p>
          <w:p w14:paraId="6EF34381" w14:textId="77777777" w:rsidR="00F21DDC" w:rsidRDefault="00F21DDC" w:rsidP="00F21DDC">
            <w:pPr>
              <w:rPr>
                <w:rFonts w:cs="Times New Roman"/>
                <w:sz w:val="18"/>
                <w:szCs w:val="18"/>
              </w:rPr>
            </w:pPr>
            <w:r w:rsidRPr="00C9647A">
              <w:rPr>
                <w:rFonts w:cs="Times New Roman"/>
                <w:sz w:val="18"/>
                <w:szCs w:val="18"/>
                <w:u w:val="single"/>
              </w:rPr>
              <w:t>To run the model</w:t>
            </w:r>
            <w:r w:rsidRPr="00C9647A">
              <w:rPr>
                <w:rFonts w:cs="Times New Roman"/>
                <w:sz w:val="18"/>
                <w:szCs w:val="18"/>
              </w:rPr>
              <w:t xml:space="preserve"> you can use </w:t>
            </w:r>
            <w:hyperlink w:anchor="_Troubleshooting" w:history="1">
              <w:r w:rsidRPr="00C9647A">
                <w:rPr>
                  <w:rStyle w:val="Hyperlink"/>
                  <w:rFonts w:cs="Times New Roman"/>
                  <w:sz w:val="18"/>
                  <w:szCs w:val="18"/>
                </w:rPr>
                <w:t>Command Prompt</w:t>
              </w:r>
            </w:hyperlink>
            <w:r w:rsidRPr="00C9647A">
              <w:rPr>
                <w:rFonts w:cs="Times New Roman"/>
                <w:sz w:val="18"/>
                <w:szCs w:val="18"/>
              </w:rPr>
              <w:t xml:space="preserve"> </w:t>
            </w:r>
            <w:r>
              <w:rPr>
                <w:rFonts w:cs="Times New Roman"/>
                <w:sz w:val="18"/>
                <w:szCs w:val="18"/>
              </w:rPr>
              <w:t>(</w:t>
            </w:r>
            <w:r>
              <w:rPr>
                <w:sz w:val="18"/>
                <w:szCs w:val="18"/>
              </w:rPr>
              <w:t>in the directory where the programme is located type the model name</w:t>
            </w:r>
            <w:r>
              <w:rPr>
                <w:rFonts w:cs="Times New Roman"/>
                <w:sz w:val="18"/>
                <w:szCs w:val="18"/>
              </w:rPr>
              <w:t xml:space="preserve">) </w:t>
            </w:r>
            <w:r w:rsidRPr="00C9647A">
              <w:rPr>
                <w:rFonts w:cs="Times New Roman"/>
                <w:sz w:val="18"/>
                <w:szCs w:val="18"/>
              </w:rPr>
              <w:t xml:space="preserve">or just double click the </w:t>
            </w:r>
            <w:hyperlink w:anchor="exe" w:history="1">
              <w:r w:rsidRPr="00C9647A">
                <w:rPr>
                  <w:rStyle w:val="Hyperlink"/>
                  <w:rFonts w:cs="Times New Roman"/>
                  <w:sz w:val="18"/>
                  <w:szCs w:val="18"/>
                </w:rPr>
                <w:t>executable file</w:t>
              </w:r>
            </w:hyperlink>
            <w:r>
              <w:rPr>
                <w:rFonts w:cs="Times New Roman"/>
                <w:sz w:val="18"/>
                <w:szCs w:val="18"/>
              </w:rPr>
              <w:t>. Please</w:t>
            </w:r>
            <w:r w:rsidRPr="00C9647A">
              <w:rPr>
                <w:rFonts w:cs="Times New Roman"/>
                <w:sz w:val="18"/>
                <w:szCs w:val="18"/>
              </w:rPr>
              <w:t xml:space="preserve"> see </w:t>
            </w:r>
            <w:hyperlink w:anchor="_Troubleshooting" w:history="1">
              <w:r w:rsidRPr="00C9647A">
                <w:rPr>
                  <w:rStyle w:val="Hyperlink"/>
                  <w:rFonts w:cs="Times New Roman"/>
                  <w:sz w:val="18"/>
                  <w:szCs w:val="18"/>
                </w:rPr>
                <w:t>Troubleshooting</w:t>
              </w:r>
            </w:hyperlink>
            <w:r w:rsidRPr="00C9647A">
              <w:rPr>
                <w:rFonts w:cs="Times New Roman"/>
                <w:sz w:val="18"/>
                <w:szCs w:val="18"/>
              </w:rPr>
              <w:t xml:space="preserve">  if you have problems running the model.</w:t>
            </w:r>
          </w:p>
          <w:p w14:paraId="0571AE05" w14:textId="77777777" w:rsidR="00F21DDC" w:rsidRDefault="00F21DDC" w:rsidP="00F21DDC">
            <w:pPr>
              <w:rPr>
                <w:rFonts w:cs="Times New Roman"/>
                <w:sz w:val="18"/>
                <w:szCs w:val="18"/>
              </w:rPr>
            </w:pPr>
          </w:p>
          <w:p w14:paraId="752D968F" w14:textId="77777777" w:rsidR="00F21DDC" w:rsidRDefault="00F21DDC" w:rsidP="00F21DDC">
            <w:pPr>
              <w:rPr>
                <w:rFonts w:cs="Times New Roman"/>
                <w:b/>
                <w:color w:val="FF0000"/>
                <w:sz w:val="18"/>
                <w:szCs w:val="18"/>
              </w:rPr>
            </w:pPr>
            <w:r w:rsidRPr="000152F0">
              <w:rPr>
                <w:rFonts w:cs="Times New Roman"/>
                <w:b/>
                <w:color w:val="FF0000"/>
                <w:sz w:val="18"/>
                <w:szCs w:val="18"/>
              </w:rPr>
              <w:t>Suews_Wrapper_V2015a.exe</w:t>
            </w:r>
          </w:p>
          <w:p w14:paraId="70F5D43F" w14:textId="77777777" w:rsidR="00F21DDC" w:rsidRDefault="00F21DDC" w:rsidP="00F21DDC">
            <w:pPr>
              <w:rPr>
                <w:rFonts w:cs="Times New Roman"/>
                <w:b/>
                <w:color w:val="FF0000"/>
                <w:sz w:val="18"/>
                <w:szCs w:val="18"/>
              </w:rPr>
            </w:pPr>
          </w:p>
          <w:p w14:paraId="64BF5D3F" w14:textId="5273235C" w:rsidR="00F21DDC" w:rsidRPr="00C9647A" w:rsidRDefault="00F21DDC" w:rsidP="00893AFF">
            <w:pPr>
              <w:rPr>
                <w:rFonts w:cs="Times New Roman"/>
                <w:sz w:val="18"/>
                <w:szCs w:val="18"/>
              </w:rPr>
            </w:pPr>
            <w:r>
              <w:rPr>
                <w:rFonts w:cs="Times New Roman"/>
                <w:color w:val="000000" w:themeColor="text1"/>
                <w:sz w:val="18"/>
                <w:szCs w:val="18"/>
              </w:rPr>
              <w:t>It is recommended that you make a copy of the example output files and put them somewhere else so you can compare the results. When you run the program it will write over the supplied files.</w:t>
            </w:r>
          </w:p>
        </w:tc>
      </w:tr>
      <w:tr w:rsidR="000152F0" w:rsidRPr="00C9647A" w14:paraId="351BFE32" w14:textId="77777777" w:rsidTr="00775142">
        <w:tc>
          <w:tcPr>
            <w:tcW w:w="1126" w:type="dxa"/>
          </w:tcPr>
          <w:p w14:paraId="4F2A3314" w14:textId="6444C2A8" w:rsidR="000152F0" w:rsidRPr="00C9647A" w:rsidRDefault="000152F0" w:rsidP="000152F0">
            <w:pPr>
              <w:rPr>
                <w:sz w:val="18"/>
                <w:szCs w:val="18"/>
              </w:rPr>
            </w:pPr>
          </w:p>
        </w:tc>
        <w:tc>
          <w:tcPr>
            <w:tcW w:w="8805" w:type="dxa"/>
          </w:tcPr>
          <w:p w14:paraId="737D7811" w14:textId="77777777" w:rsidR="000152F0" w:rsidRPr="00C9647A" w:rsidRDefault="000152F0" w:rsidP="000152F0">
            <w:pPr>
              <w:ind w:left="709" w:hanging="709"/>
              <w:rPr>
                <w:rFonts w:cs="Times New Roman"/>
                <w:sz w:val="18"/>
                <w:szCs w:val="18"/>
              </w:rPr>
            </w:pPr>
          </w:p>
          <w:tbl>
            <w:tblPr>
              <w:tblStyle w:val="LightShading-Accent2"/>
              <w:tblW w:w="8579" w:type="dxa"/>
              <w:tblLook w:val="04A0" w:firstRow="1" w:lastRow="0" w:firstColumn="1" w:lastColumn="0" w:noHBand="0" w:noVBand="1"/>
            </w:tblPr>
            <w:tblGrid>
              <w:gridCol w:w="2944"/>
              <w:gridCol w:w="2767"/>
              <w:gridCol w:w="2868"/>
            </w:tblGrid>
            <w:tr w:rsidR="000152F0" w:rsidRPr="00C9647A" w14:paraId="61113D12" w14:textId="77777777" w:rsidTr="00033E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tcPr>
                <w:p w14:paraId="2F74244E" w14:textId="77777777" w:rsidR="000152F0" w:rsidRPr="00C9647A" w:rsidRDefault="000152F0" w:rsidP="000152F0">
                  <w:pPr>
                    <w:rPr>
                      <w:rFonts w:cs="Times New Roman"/>
                      <w:sz w:val="18"/>
                      <w:szCs w:val="18"/>
                      <w:lang w:val="en-GB"/>
                    </w:rPr>
                  </w:pPr>
                  <w:r w:rsidRPr="00C9647A">
                    <w:rPr>
                      <w:rFonts w:cs="Times New Roman"/>
                      <w:sz w:val="18"/>
                      <w:szCs w:val="18"/>
                      <w:lang w:val="en-GB"/>
                    </w:rPr>
                    <w:t>Filename</w:t>
                  </w:r>
                </w:p>
              </w:tc>
              <w:tc>
                <w:tcPr>
                  <w:tcW w:w="2767" w:type="dxa"/>
                </w:tcPr>
                <w:p w14:paraId="15A18F31" w14:textId="77777777" w:rsidR="000152F0" w:rsidRPr="00C9647A" w:rsidRDefault="000152F0" w:rsidP="000152F0">
                  <w:pPr>
                    <w:ind w:left="459" w:hanging="459"/>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Purpose</w:t>
                  </w:r>
                </w:p>
              </w:tc>
              <w:tc>
                <w:tcPr>
                  <w:tcW w:w="2868" w:type="dxa"/>
                </w:tcPr>
                <w:p w14:paraId="71FF0FE2" w14:textId="77777777" w:rsidR="000152F0" w:rsidRPr="00C9647A" w:rsidRDefault="000152F0" w:rsidP="000152F0">
                  <w:pPr>
                    <w:tabs>
                      <w:tab w:val="left" w:pos="1310"/>
                    </w:tabs>
                    <w:ind w:left="-391" w:firstLine="425"/>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Place to put it</w:t>
                  </w:r>
                </w:p>
              </w:tc>
            </w:tr>
            <w:tr w:rsidR="000152F0" w:rsidRPr="00C9647A" w14:paraId="7D973BF3"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tcBorders>
                    <w:top w:val="single" w:sz="8" w:space="0" w:color="C0504D" w:themeColor="accent2"/>
                    <w:bottom w:val="nil"/>
                  </w:tcBorders>
                </w:tcPr>
                <w:p w14:paraId="6D60D200" w14:textId="77777777" w:rsidR="000152F0" w:rsidRPr="00C9647A" w:rsidRDefault="000152F0" w:rsidP="000152F0">
                  <w:pPr>
                    <w:rPr>
                      <w:rFonts w:cs="Times New Roman"/>
                      <w:b w:val="0"/>
                      <w:sz w:val="18"/>
                      <w:szCs w:val="18"/>
                      <w:lang w:val="en-GB"/>
                    </w:rPr>
                  </w:pPr>
                  <w:r>
                    <w:rPr>
                      <w:rFonts w:cs="Times New Roman"/>
                      <w:b w:val="0"/>
                      <w:sz w:val="18"/>
                      <w:szCs w:val="18"/>
                      <w:lang w:val="en-GB"/>
                    </w:rPr>
                    <w:t>SUEWS_wrapper_V2015a.exe</w:t>
                  </w:r>
                </w:p>
              </w:tc>
              <w:tc>
                <w:tcPr>
                  <w:tcW w:w="2767" w:type="dxa"/>
                  <w:tcBorders>
                    <w:top w:val="single" w:sz="8" w:space="0" w:color="C0504D" w:themeColor="accent2"/>
                    <w:bottom w:val="nil"/>
                  </w:tcBorders>
                </w:tcPr>
                <w:p w14:paraId="36652A82"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Pr>
                      <w:rFonts w:cs="Times New Roman"/>
                      <w:sz w:val="18"/>
                      <w:szCs w:val="18"/>
                      <w:lang w:val="en-GB"/>
                    </w:rPr>
                    <w:t>This runs the program and prepares files and output</w:t>
                  </w:r>
                </w:p>
              </w:tc>
              <w:tc>
                <w:tcPr>
                  <w:tcW w:w="2868" w:type="dxa"/>
                  <w:tcBorders>
                    <w:top w:val="single" w:sz="8" w:space="0" w:color="C0504D" w:themeColor="accent2"/>
                    <w:bottom w:val="nil"/>
                  </w:tcBorders>
                </w:tcPr>
                <w:p w14:paraId="621C9544" w14:textId="77777777" w:rsidR="000152F0" w:rsidRPr="00C9647A" w:rsidRDefault="000152F0" w:rsidP="000152F0">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Directory where run programme</w:t>
                  </w:r>
                </w:p>
              </w:tc>
            </w:tr>
            <w:tr w:rsidR="000152F0" w:rsidRPr="00C9647A" w14:paraId="54026FE1" w14:textId="77777777" w:rsidTr="00033ED9">
              <w:tc>
                <w:tcPr>
                  <w:cnfStyle w:val="001000000000" w:firstRow="0" w:lastRow="0" w:firstColumn="1" w:lastColumn="0" w:oddVBand="0" w:evenVBand="0" w:oddHBand="0" w:evenHBand="0" w:firstRowFirstColumn="0" w:firstRowLastColumn="0" w:lastRowFirstColumn="0" w:lastRowLastColumn="0"/>
                  <w:tcW w:w="2944" w:type="dxa"/>
                  <w:tcBorders>
                    <w:top w:val="single" w:sz="8" w:space="0" w:color="C0504D" w:themeColor="accent2"/>
                    <w:bottom w:val="nil"/>
                  </w:tcBorders>
                </w:tcPr>
                <w:p w14:paraId="2DE3C8D9" w14:textId="77777777" w:rsidR="000152F0" w:rsidRPr="00C9647A" w:rsidRDefault="000152F0" w:rsidP="000152F0">
                  <w:pPr>
                    <w:rPr>
                      <w:rFonts w:cs="Times New Roman"/>
                      <w:b w:val="0"/>
                      <w:sz w:val="18"/>
                      <w:szCs w:val="18"/>
                      <w:lang w:val="en-GB"/>
                    </w:rPr>
                  </w:pPr>
                  <w:r w:rsidRPr="00C9647A">
                    <w:rPr>
                      <w:rFonts w:cs="Times New Roman"/>
                      <w:b w:val="0"/>
                      <w:sz w:val="18"/>
                      <w:szCs w:val="18"/>
                      <w:lang w:val="en-GB"/>
                    </w:rPr>
                    <w:t>SUEWS_</w:t>
                  </w:r>
                  <w:r w:rsidRPr="00A62DDF">
                    <w:rPr>
                      <w:rFonts w:cs="Times New Roman"/>
                      <w:b w:val="0"/>
                      <w:sz w:val="18"/>
                      <w:szCs w:val="18"/>
                      <w:lang w:val="en-GB"/>
                    </w:rPr>
                    <w:t>V2015a.exe</w:t>
                  </w:r>
                </w:p>
              </w:tc>
              <w:tc>
                <w:tcPr>
                  <w:tcW w:w="2767" w:type="dxa"/>
                  <w:tcBorders>
                    <w:top w:val="single" w:sz="8" w:space="0" w:color="C0504D" w:themeColor="accent2"/>
                    <w:bottom w:val="nil"/>
                  </w:tcBorders>
                </w:tcPr>
                <w:p w14:paraId="169CF225"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Actual program</w:t>
                  </w:r>
                </w:p>
              </w:tc>
              <w:tc>
                <w:tcPr>
                  <w:tcW w:w="2868" w:type="dxa"/>
                  <w:tcBorders>
                    <w:top w:val="single" w:sz="8" w:space="0" w:color="C0504D" w:themeColor="accent2"/>
                    <w:bottom w:val="nil"/>
                  </w:tcBorders>
                </w:tcPr>
                <w:p w14:paraId="1E022998" w14:textId="77777777" w:rsidR="000152F0" w:rsidRPr="00C9647A" w:rsidRDefault="000152F0" w:rsidP="000152F0">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Directory where run programme</w:t>
                  </w:r>
                </w:p>
              </w:tc>
            </w:tr>
            <w:tr w:rsidR="000152F0" w:rsidRPr="00C9647A" w14:paraId="41BDA4AB"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tcBorders>
                    <w:top w:val="nil"/>
                  </w:tcBorders>
                </w:tcPr>
                <w:p w14:paraId="7C8AE566" w14:textId="77777777" w:rsidR="000152F0" w:rsidRPr="00C9647A" w:rsidRDefault="000152F0" w:rsidP="000152F0">
                  <w:pPr>
                    <w:rPr>
                      <w:rFonts w:cs="Times New Roman"/>
                      <w:b w:val="0"/>
                      <w:sz w:val="18"/>
                      <w:szCs w:val="18"/>
                      <w:lang w:val="en-GB"/>
                    </w:rPr>
                  </w:pPr>
                  <w:r w:rsidRPr="00C9647A">
                    <w:rPr>
                      <w:b w:val="0"/>
                      <w:sz w:val="18"/>
                      <w:szCs w:val="18"/>
                    </w:rPr>
                    <w:t>RunControl.nml</w:t>
                  </w:r>
                </w:p>
              </w:tc>
              <w:tc>
                <w:tcPr>
                  <w:tcW w:w="2767" w:type="dxa"/>
                  <w:tcBorders>
                    <w:top w:val="nil"/>
                  </w:tcBorders>
                </w:tcPr>
                <w:p w14:paraId="778F7203"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 xml:space="preserve">Model run options </w:t>
                  </w:r>
                </w:p>
              </w:tc>
              <w:tc>
                <w:tcPr>
                  <w:tcW w:w="2868" w:type="dxa"/>
                  <w:tcBorders>
                    <w:top w:val="nil"/>
                  </w:tcBorders>
                </w:tcPr>
                <w:p w14:paraId="5515D5F3" w14:textId="77777777" w:rsidR="000152F0" w:rsidRPr="00C9647A" w:rsidRDefault="000152F0" w:rsidP="000152F0">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Same directory as programme</w:t>
                  </w:r>
                </w:p>
              </w:tc>
            </w:tr>
            <w:tr w:rsidR="000152F0" w:rsidRPr="00C9647A" w14:paraId="749221F9" w14:textId="77777777" w:rsidTr="00033ED9">
              <w:tc>
                <w:tcPr>
                  <w:cnfStyle w:val="001000000000" w:firstRow="0" w:lastRow="0" w:firstColumn="1" w:lastColumn="0" w:oddVBand="0" w:evenVBand="0" w:oddHBand="0" w:evenHBand="0" w:firstRowFirstColumn="0" w:firstRowLastColumn="0" w:lastRowFirstColumn="0" w:lastRowLastColumn="0"/>
                  <w:tcW w:w="2944" w:type="dxa"/>
                  <w:vAlign w:val="bottom"/>
                </w:tcPr>
                <w:p w14:paraId="23630259" w14:textId="77777777" w:rsidR="000152F0" w:rsidRPr="00C9647A" w:rsidRDefault="000152F0" w:rsidP="000152F0">
                  <w:pPr>
                    <w:rPr>
                      <w:rFonts w:cs="Times New Roman"/>
                      <w:b w:val="0"/>
                      <w:sz w:val="18"/>
                      <w:szCs w:val="18"/>
                      <w:lang w:val="en-GB"/>
                    </w:rPr>
                  </w:pPr>
                  <w:r w:rsidRPr="00C9647A">
                    <w:rPr>
                      <w:b w:val="0"/>
                      <w:color w:val="000000"/>
                      <w:sz w:val="18"/>
                      <w:szCs w:val="18"/>
                    </w:rPr>
                    <w:t>SUEWS_AnthropogenicHeat.txt</w:t>
                  </w:r>
                </w:p>
              </w:tc>
              <w:tc>
                <w:tcPr>
                  <w:tcW w:w="2767" w:type="dxa"/>
                  <w:vAlign w:val="bottom"/>
                </w:tcPr>
                <w:p w14:paraId="285DDC16"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Inputs for anthropogenic heat flux</w:t>
                  </w:r>
                </w:p>
              </w:tc>
              <w:tc>
                <w:tcPr>
                  <w:tcW w:w="2868" w:type="dxa"/>
                </w:tcPr>
                <w:p w14:paraId="33D103F8" w14:textId="77777777" w:rsidR="000152F0" w:rsidRPr="00C9647A" w:rsidRDefault="000152F0" w:rsidP="000152F0">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40E189A8"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vAlign w:val="bottom"/>
                </w:tcPr>
                <w:p w14:paraId="252E4857" w14:textId="77777777" w:rsidR="000152F0" w:rsidRPr="00C9647A" w:rsidRDefault="000152F0" w:rsidP="000152F0">
                  <w:pPr>
                    <w:rPr>
                      <w:rFonts w:cs="Times New Roman"/>
                      <w:b w:val="0"/>
                      <w:sz w:val="18"/>
                      <w:szCs w:val="18"/>
                      <w:lang w:val="en-GB"/>
                    </w:rPr>
                  </w:pPr>
                  <w:r w:rsidRPr="00C9647A">
                    <w:rPr>
                      <w:b w:val="0"/>
                      <w:color w:val="000000"/>
                      <w:sz w:val="18"/>
                      <w:szCs w:val="18"/>
                    </w:rPr>
                    <w:t>SUEWS_Conductance.txt</w:t>
                  </w:r>
                </w:p>
              </w:tc>
              <w:tc>
                <w:tcPr>
                  <w:tcW w:w="2767" w:type="dxa"/>
                  <w:vAlign w:val="bottom"/>
                </w:tcPr>
                <w:p w14:paraId="7B9A073F"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Inputs for surface conductances</w:t>
                  </w:r>
                </w:p>
              </w:tc>
              <w:tc>
                <w:tcPr>
                  <w:tcW w:w="2868" w:type="dxa"/>
                </w:tcPr>
                <w:p w14:paraId="5F14ED54" w14:textId="77777777" w:rsidR="000152F0" w:rsidRPr="00C9647A" w:rsidRDefault="000152F0" w:rsidP="000152F0">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521C6C77" w14:textId="77777777" w:rsidTr="00033ED9">
              <w:tc>
                <w:tcPr>
                  <w:cnfStyle w:val="001000000000" w:firstRow="0" w:lastRow="0" w:firstColumn="1" w:lastColumn="0" w:oddVBand="0" w:evenVBand="0" w:oddHBand="0" w:evenHBand="0" w:firstRowFirstColumn="0" w:firstRowLastColumn="0" w:lastRowFirstColumn="0" w:lastRowLastColumn="0"/>
                  <w:tcW w:w="2944" w:type="dxa"/>
                  <w:vAlign w:val="bottom"/>
                </w:tcPr>
                <w:p w14:paraId="276AB937" w14:textId="77777777" w:rsidR="000152F0" w:rsidRPr="00C9647A" w:rsidRDefault="000152F0" w:rsidP="000152F0">
                  <w:pPr>
                    <w:rPr>
                      <w:rFonts w:cs="Times New Roman"/>
                      <w:b w:val="0"/>
                      <w:sz w:val="18"/>
                      <w:szCs w:val="18"/>
                      <w:lang w:val="en-GB"/>
                    </w:rPr>
                  </w:pPr>
                  <w:r>
                    <w:rPr>
                      <w:b w:val="0"/>
                      <w:color w:val="000000"/>
                      <w:sz w:val="18"/>
                      <w:szCs w:val="18"/>
                    </w:rPr>
                    <w:t>SUEWS_NonVeg</w:t>
                  </w:r>
                  <w:r w:rsidRPr="00C9647A">
                    <w:rPr>
                      <w:b w:val="0"/>
                      <w:color w:val="000000"/>
                      <w:sz w:val="18"/>
                      <w:szCs w:val="18"/>
                    </w:rPr>
                    <w:t>.txt</w:t>
                  </w:r>
                </w:p>
              </w:tc>
              <w:tc>
                <w:tcPr>
                  <w:tcW w:w="2767" w:type="dxa"/>
                  <w:vAlign w:val="bottom"/>
                </w:tcPr>
                <w:p w14:paraId="44503BE3"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 xml:space="preserve">Inputs for </w:t>
                  </w:r>
                  <w:r>
                    <w:rPr>
                      <w:rFonts w:cs="Times New Roman"/>
                      <w:sz w:val="18"/>
                      <w:szCs w:val="18"/>
                      <w:lang w:val="en-GB"/>
                    </w:rPr>
                    <w:t>non-vegetated</w:t>
                  </w:r>
                  <w:r w:rsidRPr="00C9647A">
                    <w:rPr>
                      <w:rFonts w:cs="Times New Roman"/>
                      <w:sz w:val="18"/>
                      <w:szCs w:val="18"/>
                      <w:lang w:val="en-GB"/>
                    </w:rPr>
                    <w:t xml:space="preserve"> areas</w:t>
                  </w:r>
                </w:p>
              </w:tc>
              <w:tc>
                <w:tcPr>
                  <w:tcW w:w="2868" w:type="dxa"/>
                </w:tcPr>
                <w:p w14:paraId="55164330" w14:textId="77777777" w:rsidR="000152F0" w:rsidRPr="00C9647A" w:rsidRDefault="000152F0" w:rsidP="000152F0">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2EDD85D9"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vAlign w:val="bottom"/>
                </w:tcPr>
                <w:p w14:paraId="2779FDE1" w14:textId="77777777" w:rsidR="000152F0" w:rsidRPr="00C9647A" w:rsidRDefault="000152F0" w:rsidP="000152F0">
                  <w:pPr>
                    <w:rPr>
                      <w:rFonts w:cs="Times New Roman"/>
                      <w:b w:val="0"/>
                      <w:sz w:val="18"/>
                      <w:szCs w:val="18"/>
                      <w:lang w:val="en-GB"/>
                    </w:rPr>
                  </w:pPr>
                  <w:r w:rsidRPr="00C9647A">
                    <w:rPr>
                      <w:b w:val="0"/>
                      <w:color w:val="000000"/>
                      <w:sz w:val="18"/>
                      <w:szCs w:val="18"/>
                    </w:rPr>
                    <w:t>SUEWS_Irrigation.txt</w:t>
                  </w:r>
                </w:p>
              </w:tc>
              <w:tc>
                <w:tcPr>
                  <w:tcW w:w="2767" w:type="dxa"/>
                  <w:vAlign w:val="bottom"/>
                </w:tcPr>
                <w:p w14:paraId="0E0D62C1"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for irrigation</w:t>
                  </w:r>
                </w:p>
              </w:tc>
              <w:tc>
                <w:tcPr>
                  <w:tcW w:w="2868" w:type="dxa"/>
                </w:tcPr>
                <w:p w14:paraId="32923A90" w14:textId="77777777" w:rsidR="000152F0" w:rsidRPr="00C9647A" w:rsidRDefault="000152F0" w:rsidP="000152F0">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39D98F95" w14:textId="77777777" w:rsidTr="00033ED9">
              <w:tc>
                <w:tcPr>
                  <w:cnfStyle w:val="001000000000" w:firstRow="0" w:lastRow="0" w:firstColumn="1" w:lastColumn="0" w:oddVBand="0" w:evenVBand="0" w:oddHBand="0" w:evenHBand="0" w:firstRowFirstColumn="0" w:firstRowLastColumn="0" w:lastRowFirstColumn="0" w:lastRowLastColumn="0"/>
                  <w:tcW w:w="2944" w:type="dxa"/>
                  <w:vAlign w:val="bottom"/>
                </w:tcPr>
                <w:p w14:paraId="0364A004" w14:textId="77777777" w:rsidR="000152F0" w:rsidRPr="00C9647A" w:rsidRDefault="000152F0" w:rsidP="000152F0">
                  <w:pPr>
                    <w:rPr>
                      <w:rFonts w:cs="Times New Roman"/>
                      <w:b w:val="0"/>
                      <w:sz w:val="18"/>
                      <w:szCs w:val="18"/>
                      <w:lang w:val="en-GB"/>
                    </w:rPr>
                  </w:pPr>
                  <w:r w:rsidRPr="00C9647A">
                    <w:rPr>
                      <w:b w:val="0"/>
                      <w:color w:val="000000"/>
                      <w:sz w:val="18"/>
                      <w:szCs w:val="18"/>
                    </w:rPr>
                    <w:t>SUEWS_OHMCoefficients.txt</w:t>
                  </w:r>
                </w:p>
              </w:tc>
              <w:tc>
                <w:tcPr>
                  <w:tcW w:w="2767" w:type="dxa"/>
                  <w:vAlign w:val="bottom"/>
                </w:tcPr>
                <w:p w14:paraId="465B662F"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OHM coefficients</w:t>
                  </w:r>
                </w:p>
              </w:tc>
              <w:tc>
                <w:tcPr>
                  <w:tcW w:w="2868" w:type="dxa"/>
                </w:tcPr>
                <w:p w14:paraId="3B6C03C6" w14:textId="77777777" w:rsidR="000152F0" w:rsidRPr="00C9647A" w:rsidRDefault="000152F0" w:rsidP="000152F0">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4D9C7D96"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vAlign w:val="bottom"/>
                </w:tcPr>
                <w:p w14:paraId="6A6619FF" w14:textId="77777777" w:rsidR="000152F0" w:rsidRPr="00C9647A" w:rsidRDefault="000152F0" w:rsidP="000152F0">
                  <w:pPr>
                    <w:rPr>
                      <w:rFonts w:cs="Times New Roman"/>
                      <w:b w:val="0"/>
                      <w:sz w:val="18"/>
                      <w:szCs w:val="18"/>
                      <w:lang w:val="en-GB"/>
                    </w:rPr>
                  </w:pPr>
                  <w:r>
                    <w:rPr>
                      <w:b w:val="0"/>
                      <w:color w:val="000000"/>
                      <w:sz w:val="18"/>
                      <w:szCs w:val="18"/>
                    </w:rPr>
                    <w:t>SUEWS_Veg</w:t>
                  </w:r>
                  <w:r w:rsidRPr="00C9647A">
                    <w:rPr>
                      <w:b w:val="0"/>
                      <w:color w:val="000000"/>
                      <w:sz w:val="18"/>
                      <w:szCs w:val="18"/>
                    </w:rPr>
                    <w:t>.txt</w:t>
                  </w:r>
                </w:p>
              </w:tc>
              <w:tc>
                <w:tcPr>
                  <w:tcW w:w="2767" w:type="dxa"/>
                  <w:vAlign w:val="bottom"/>
                </w:tcPr>
                <w:p w14:paraId="6A0047CA"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 xml:space="preserve">Inputs for </w:t>
                  </w:r>
                  <w:r>
                    <w:rPr>
                      <w:rFonts w:cs="Times New Roman"/>
                      <w:sz w:val="18"/>
                      <w:szCs w:val="18"/>
                      <w:lang w:val="en-GB"/>
                    </w:rPr>
                    <w:t>vegetated</w:t>
                  </w:r>
                  <w:r w:rsidRPr="00C9647A">
                    <w:rPr>
                      <w:rFonts w:cs="Times New Roman"/>
                      <w:sz w:val="18"/>
                      <w:szCs w:val="18"/>
                      <w:lang w:val="en-GB"/>
                    </w:rPr>
                    <w:t xml:space="preserve"> areas</w:t>
                  </w:r>
                </w:p>
              </w:tc>
              <w:tc>
                <w:tcPr>
                  <w:tcW w:w="2868" w:type="dxa"/>
                </w:tcPr>
                <w:p w14:paraId="27CF0FC3" w14:textId="77777777" w:rsidR="000152F0" w:rsidRPr="00C9647A" w:rsidRDefault="000152F0" w:rsidP="000152F0">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07CB97E8" w14:textId="77777777" w:rsidTr="00033ED9">
              <w:tc>
                <w:tcPr>
                  <w:cnfStyle w:val="001000000000" w:firstRow="0" w:lastRow="0" w:firstColumn="1" w:lastColumn="0" w:oddVBand="0" w:evenVBand="0" w:oddHBand="0" w:evenHBand="0" w:firstRowFirstColumn="0" w:firstRowLastColumn="0" w:lastRowFirstColumn="0" w:lastRowLastColumn="0"/>
                  <w:tcW w:w="2944" w:type="dxa"/>
                  <w:vAlign w:val="bottom"/>
                </w:tcPr>
                <w:p w14:paraId="078AC3DB" w14:textId="77777777" w:rsidR="000152F0" w:rsidRPr="00C9647A" w:rsidRDefault="000152F0" w:rsidP="000152F0">
                  <w:pPr>
                    <w:rPr>
                      <w:rFonts w:cs="Times New Roman"/>
                      <w:b w:val="0"/>
                      <w:sz w:val="18"/>
                      <w:szCs w:val="18"/>
                      <w:lang w:val="en-GB"/>
                    </w:rPr>
                  </w:pPr>
                  <w:r w:rsidRPr="00C9647A">
                    <w:rPr>
                      <w:b w:val="0"/>
                      <w:color w:val="000000"/>
                      <w:sz w:val="18"/>
                      <w:szCs w:val="18"/>
                    </w:rPr>
                    <w:t>SUEWS_Profiles.txt</w:t>
                  </w:r>
                </w:p>
              </w:tc>
              <w:tc>
                <w:tcPr>
                  <w:tcW w:w="2767" w:type="dxa"/>
                  <w:vAlign w:val="bottom"/>
                </w:tcPr>
                <w:p w14:paraId="71884C4C"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Inputs for profiles</w:t>
                  </w:r>
                </w:p>
              </w:tc>
              <w:tc>
                <w:tcPr>
                  <w:tcW w:w="2868" w:type="dxa"/>
                </w:tcPr>
                <w:p w14:paraId="14E3F21A" w14:textId="77777777" w:rsidR="000152F0" w:rsidRPr="00C9647A" w:rsidRDefault="000152F0" w:rsidP="000152F0">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1292B4B1"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vAlign w:val="bottom"/>
                </w:tcPr>
                <w:p w14:paraId="288F4532" w14:textId="77777777" w:rsidR="000152F0" w:rsidRPr="00C9647A" w:rsidRDefault="000152F0" w:rsidP="000152F0">
                  <w:pPr>
                    <w:rPr>
                      <w:rFonts w:cs="Times New Roman"/>
                      <w:b w:val="0"/>
                      <w:sz w:val="18"/>
                      <w:szCs w:val="18"/>
                      <w:lang w:val="en-GB"/>
                    </w:rPr>
                  </w:pPr>
                  <w:r w:rsidRPr="00C9647A">
                    <w:rPr>
                      <w:b w:val="0"/>
                      <w:color w:val="000000"/>
                      <w:sz w:val="18"/>
                      <w:szCs w:val="18"/>
                    </w:rPr>
                    <w:t>SUEWS_SiteInfo.xlsm</w:t>
                  </w:r>
                </w:p>
              </w:tc>
              <w:tc>
                <w:tcPr>
                  <w:tcW w:w="2767" w:type="dxa"/>
                  <w:vAlign w:val="bottom"/>
                </w:tcPr>
                <w:p w14:paraId="1B5E658F"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Spreadsheet for creating data files</w:t>
                  </w:r>
                </w:p>
              </w:tc>
              <w:tc>
                <w:tcPr>
                  <w:tcW w:w="2868" w:type="dxa"/>
                </w:tcPr>
                <w:p w14:paraId="0F6AE2FD" w14:textId="77777777" w:rsidR="000152F0" w:rsidRPr="00C9647A" w:rsidRDefault="000152F0" w:rsidP="000152F0">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 xml:space="preserve"> (anywhere) for creating input files</w:t>
                  </w:r>
                </w:p>
              </w:tc>
            </w:tr>
            <w:tr w:rsidR="000152F0" w:rsidRPr="00C9647A" w14:paraId="4926923D" w14:textId="77777777" w:rsidTr="00033ED9">
              <w:tc>
                <w:tcPr>
                  <w:cnfStyle w:val="001000000000" w:firstRow="0" w:lastRow="0" w:firstColumn="1" w:lastColumn="0" w:oddVBand="0" w:evenVBand="0" w:oddHBand="0" w:evenHBand="0" w:firstRowFirstColumn="0" w:firstRowLastColumn="0" w:lastRowFirstColumn="0" w:lastRowLastColumn="0"/>
                  <w:tcW w:w="2944" w:type="dxa"/>
                  <w:vAlign w:val="bottom"/>
                </w:tcPr>
                <w:p w14:paraId="212AA74B" w14:textId="77777777" w:rsidR="000152F0" w:rsidRPr="00C9647A" w:rsidRDefault="000152F0" w:rsidP="000152F0">
                  <w:pPr>
                    <w:rPr>
                      <w:rFonts w:cs="Times New Roman"/>
                      <w:b w:val="0"/>
                      <w:sz w:val="18"/>
                      <w:szCs w:val="18"/>
                      <w:lang w:val="en-GB"/>
                    </w:rPr>
                  </w:pPr>
                  <w:r w:rsidRPr="00C9647A">
                    <w:rPr>
                      <w:b w:val="0"/>
                      <w:color w:val="000000"/>
                      <w:sz w:val="18"/>
                      <w:szCs w:val="18"/>
                    </w:rPr>
                    <w:t>SUEWS_SiteSelect.txt</w:t>
                  </w:r>
                </w:p>
              </w:tc>
              <w:tc>
                <w:tcPr>
                  <w:tcW w:w="2767" w:type="dxa"/>
                  <w:vAlign w:val="bottom"/>
                </w:tcPr>
                <w:p w14:paraId="7C60BC89"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 Main site file*****</w:t>
                  </w:r>
                </w:p>
              </w:tc>
              <w:tc>
                <w:tcPr>
                  <w:tcW w:w="2868" w:type="dxa"/>
                </w:tcPr>
                <w:p w14:paraId="262DE13C" w14:textId="77777777" w:rsidR="000152F0" w:rsidRPr="00C9647A" w:rsidRDefault="000152F0" w:rsidP="000152F0">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386650F7"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vAlign w:val="bottom"/>
                </w:tcPr>
                <w:p w14:paraId="67C50706" w14:textId="77777777" w:rsidR="000152F0" w:rsidRPr="00C9647A" w:rsidRDefault="000152F0" w:rsidP="000152F0">
                  <w:pPr>
                    <w:rPr>
                      <w:rFonts w:cs="Times New Roman"/>
                      <w:b w:val="0"/>
                      <w:sz w:val="18"/>
                      <w:szCs w:val="18"/>
                      <w:lang w:val="en-GB"/>
                    </w:rPr>
                  </w:pPr>
                  <w:r w:rsidRPr="00C9647A">
                    <w:rPr>
                      <w:b w:val="0"/>
                      <w:color w:val="000000"/>
                      <w:sz w:val="18"/>
                      <w:szCs w:val="18"/>
                    </w:rPr>
                    <w:t>SUEWS_Snow.txt</w:t>
                  </w:r>
                </w:p>
              </w:tc>
              <w:tc>
                <w:tcPr>
                  <w:tcW w:w="2767" w:type="dxa"/>
                  <w:vAlign w:val="bottom"/>
                </w:tcPr>
                <w:p w14:paraId="0CAB5B5B"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 xml:space="preserve">Inputs for snow </w:t>
                  </w:r>
                </w:p>
              </w:tc>
              <w:tc>
                <w:tcPr>
                  <w:tcW w:w="2868" w:type="dxa"/>
                </w:tcPr>
                <w:p w14:paraId="24DC744C" w14:textId="77777777" w:rsidR="000152F0" w:rsidRPr="00C9647A" w:rsidRDefault="000152F0" w:rsidP="000152F0">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5AC60D67" w14:textId="77777777" w:rsidTr="00033ED9">
              <w:tc>
                <w:tcPr>
                  <w:cnfStyle w:val="001000000000" w:firstRow="0" w:lastRow="0" w:firstColumn="1" w:lastColumn="0" w:oddVBand="0" w:evenVBand="0" w:oddHBand="0" w:evenHBand="0" w:firstRowFirstColumn="0" w:firstRowLastColumn="0" w:lastRowFirstColumn="0" w:lastRowLastColumn="0"/>
                  <w:tcW w:w="2944" w:type="dxa"/>
                  <w:vAlign w:val="bottom"/>
                </w:tcPr>
                <w:p w14:paraId="483CE6E7" w14:textId="77777777" w:rsidR="000152F0" w:rsidRPr="00C9647A" w:rsidRDefault="000152F0" w:rsidP="000152F0">
                  <w:pPr>
                    <w:rPr>
                      <w:rFonts w:cs="Times New Roman"/>
                      <w:b w:val="0"/>
                      <w:sz w:val="18"/>
                      <w:szCs w:val="18"/>
                      <w:lang w:val="en-GB"/>
                    </w:rPr>
                  </w:pPr>
                  <w:r w:rsidRPr="00C9647A">
                    <w:rPr>
                      <w:b w:val="0"/>
                      <w:color w:val="000000"/>
                      <w:sz w:val="18"/>
                      <w:szCs w:val="18"/>
                    </w:rPr>
                    <w:t>SUEWS_Soil.txt</w:t>
                  </w:r>
                </w:p>
              </w:tc>
              <w:tc>
                <w:tcPr>
                  <w:tcW w:w="2767" w:type="dxa"/>
                  <w:vAlign w:val="bottom"/>
                </w:tcPr>
                <w:p w14:paraId="6372F738"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Inputs for soil area</w:t>
                  </w:r>
                </w:p>
              </w:tc>
              <w:tc>
                <w:tcPr>
                  <w:tcW w:w="2868" w:type="dxa"/>
                </w:tcPr>
                <w:p w14:paraId="4C830E3D" w14:textId="77777777" w:rsidR="000152F0" w:rsidRPr="00C9647A" w:rsidRDefault="000152F0" w:rsidP="000152F0">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26CF7A19"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vAlign w:val="bottom"/>
                </w:tcPr>
                <w:p w14:paraId="7AFD210D" w14:textId="77777777" w:rsidR="000152F0" w:rsidRPr="00C9647A" w:rsidRDefault="000152F0" w:rsidP="000152F0">
                  <w:pPr>
                    <w:rPr>
                      <w:rFonts w:cs="Times New Roman"/>
                      <w:b w:val="0"/>
                      <w:sz w:val="18"/>
                      <w:szCs w:val="18"/>
                      <w:lang w:val="en-GB"/>
                    </w:rPr>
                  </w:pPr>
                  <w:r w:rsidRPr="00C9647A">
                    <w:rPr>
                      <w:b w:val="0"/>
                      <w:color w:val="000000"/>
                      <w:sz w:val="18"/>
                      <w:szCs w:val="18"/>
                    </w:rPr>
                    <w:t>SUEWS_Water.txt</w:t>
                  </w:r>
                </w:p>
              </w:tc>
              <w:tc>
                <w:tcPr>
                  <w:tcW w:w="2767" w:type="dxa"/>
                  <w:vAlign w:val="bottom"/>
                </w:tcPr>
                <w:p w14:paraId="5BE9DA7E"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Inputs for water areas</w:t>
                  </w:r>
                </w:p>
              </w:tc>
              <w:tc>
                <w:tcPr>
                  <w:tcW w:w="2868" w:type="dxa"/>
                </w:tcPr>
                <w:p w14:paraId="35700DD5" w14:textId="77777777" w:rsidR="000152F0" w:rsidRPr="00C9647A" w:rsidRDefault="000152F0" w:rsidP="000152F0">
                  <w:pPr>
                    <w:tabs>
                      <w:tab w:val="left" w:pos="1310"/>
                    </w:tabs>
                    <w:ind w:left="33" w:firstLine="1"/>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r w:rsidR="000152F0" w:rsidRPr="00C9647A" w14:paraId="01F4A8A1" w14:textId="77777777" w:rsidTr="00033ED9">
              <w:tc>
                <w:tcPr>
                  <w:cnfStyle w:val="001000000000" w:firstRow="0" w:lastRow="0" w:firstColumn="1" w:lastColumn="0" w:oddVBand="0" w:evenVBand="0" w:oddHBand="0" w:evenHBand="0" w:firstRowFirstColumn="0" w:firstRowLastColumn="0" w:lastRowFirstColumn="0" w:lastRowLastColumn="0"/>
                  <w:tcW w:w="2944" w:type="dxa"/>
                  <w:vAlign w:val="bottom"/>
                </w:tcPr>
                <w:p w14:paraId="008BE322" w14:textId="77777777" w:rsidR="000152F0" w:rsidRPr="00C9647A" w:rsidRDefault="000152F0" w:rsidP="000152F0">
                  <w:pPr>
                    <w:rPr>
                      <w:rFonts w:cs="Times New Roman"/>
                      <w:b w:val="0"/>
                      <w:sz w:val="18"/>
                      <w:szCs w:val="18"/>
                      <w:lang w:val="en-GB"/>
                    </w:rPr>
                  </w:pPr>
                  <w:r w:rsidRPr="00C9647A">
                    <w:rPr>
                      <w:b w:val="0"/>
                      <w:color w:val="000000"/>
                      <w:sz w:val="18"/>
                      <w:szCs w:val="18"/>
                    </w:rPr>
                    <w:t>SUEWS_WithinGridWaterDist.txt</w:t>
                  </w:r>
                </w:p>
              </w:tc>
              <w:tc>
                <w:tcPr>
                  <w:tcW w:w="2767" w:type="dxa"/>
                  <w:vAlign w:val="bottom"/>
                </w:tcPr>
                <w:p w14:paraId="11953EDC"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 Within grid water distribution **</w:t>
                  </w:r>
                </w:p>
              </w:tc>
              <w:tc>
                <w:tcPr>
                  <w:tcW w:w="2868" w:type="dxa"/>
                </w:tcPr>
                <w:p w14:paraId="2599378B" w14:textId="77777777" w:rsidR="000152F0" w:rsidRPr="00C9647A" w:rsidRDefault="000152F0" w:rsidP="000152F0">
                  <w:pPr>
                    <w:tabs>
                      <w:tab w:val="left" w:pos="1310"/>
                    </w:tabs>
                    <w:ind w:left="33" w:firstLine="1"/>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C9647A">
                    <w:rPr>
                      <w:rFonts w:cs="Times New Roman"/>
                      <w:sz w:val="18"/>
                      <w:szCs w:val="18"/>
                      <w:lang w:val="en-GB"/>
                    </w:rPr>
                    <w:t>Input directory</w:t>
                  </w:r>
                </w:p>
              </w:tc>
            </w:tr>
          </w:tbl>
          <w:p w14:paraId="0E5D874B" w14:textId="77777777" w:rsidR="00DD47DF" w:rsidRPr="00C9647A" w:rsidRDefault="00DD47DF" w:rsidP="00CB5F1E">
            <w:pPr>
              <w:ind w:left="709" w:hanging="709"/>
              <w:rPr>
                <w:rFonts w:cs="Times New Roman"/>
                <w:sz w:val="18"/>
                <w:szCs w:val="18"/>
              </w:rPr>
            </w:pPr>
          </w:p>
        </w:tc>
      </w:tr>
      <w:tr w:rsidR="000152F0" w:rsidRPr="00C9647A" w14:paraId="5E9131AB" w14:textId="77777777" w:rsidTr="00775142">
        <w:tc>
          <w:tcPr>
            <w:tcW w:w="1126" w:type="dxa"/>
          </w:tcPr>
          <w:p w14:paraId="4A2289FB" w14:textId="339EA2A5" w:rsidR="000152F0" w:rsidRPr="000142F4" w:rsidRDefault="000152F0" w:rsidP="00056EEC">
            <w:pPr>
              <w:rPr>
                <w:sz w:val="18"/>
                <w:szCs w:val="18"/>
              </w:rPr>
            </w:pPr>
            <w:r w:rsidRPr="000142F4">
              <w:rPr>
                <w:sz w:val="18"/>
                <w:szCs w:val="18"/>
              </w:rPr>
              <w:t>Prepa</w:t>
            </w:r>
            <w:r w:rsidR="00056EEC">
              <w:rPr>
                <w:sz w:val="18"/>
                <w:szCs w:val="18"/>
              </w:rPr>
              <w:t>re</w:t>
            </w:r>
            <w:r w:rsidRPr="000142F4">
              <w:rPr>
                <w:sz w:val="18"/>
                <w:szCs w:val="18"/>
              </w:rPr>
              <w:t xml:space="preserve"> the data</w:t>
            </w:r>
          </w:p>
        </w:tc>
        <w:tc>
          <w:tcPr>
            <w:tcW w:w="8805" w:type="dxa"/>
          </w:tcPr>
          <w:p w14:paraId="7784B607" w14:textId="77777777" w:rsidR="00056EEC" w:rsidRDefault="000152F0" w:rsidP="00056EEC">
            <w:pPr>
              <w:rPr>
                <w:b/>
                <w:sz w:val="18"/>
                <w:szCs w:val="18"/>
              </w:rPr>
            </w:pPr>
            <w:r w:rsidRPr="00C9647A">
              <w:rPr>
                <w:sz w:val="18"/>
                <w:szCs w:val="18"/>
              </w:rPr>
              <w:t xml:space="preserve">Gather the data required for the </w:t>
            </w:r>
            <w:r w:rsidRPr="00056B1E">
              <w:rPr>
                <w:b/>
                <w:sz w:val="18"/>
                <w:szCs w:val="18"/>
              </w:rPr>
              <w:t>SUEWS_SiteSelect.txt</w:t>
            </w:r>
          </w:p>
          <w:p w14:paraId="59B70D97" w14:textId="39482221" w:rsidR="000152F0" w:rsidRPr="00C9647A" w:rsidRDefault="000152F0" w:rsidP="00056EEC">
            <w:pPr>
              <w:rPr>
                <w:sz w:val="18"/>
                <w:szCs w:val="18"/>
              </w:rPr>
            </w:pPr>
            <w:r w:rsidRPr="00056B1E">
              <w:rPr>
                <w:sz w:val="18"/>
                <w:szCs w:val="18"/>
              </w:rPr>
              <w:t xml:space="preserve">To describe an area to be modelled that grid has a set of characteristics that are specified in the </w:t>
            </w:r>
            <w:hyperlink w:anchor="_SiteSelect.txt" w:history="1">
              <w:r w:rsidRPr="00056B1E">
                <w:rPr>
                  <w:rStyle w:val="Hyperlink"/>
                  <w:sz w:val="18"/>
                  <w:szCs w:val="18"/>
                </w:rPr>
                <w:t>SUEWS_SiteSelect.txt</w:t>
              </w:r>
            </w:hyperlink>
            <w:r w:rsidRPr="00056B1E">
              <w:rPr>
                <w:color w:val="000000"/>
                <w:sz w:val="18"/>
                <w:szCs w:val="18"/>
              </w:rPr>
              <w:t xml:space="preserve"> file on one row. The choices are often selected by a code for a particular set of conditions. For example, a soil type</w:t>
            </w:r>
            <w:r>
              <w:rPr>
                <w:color w:val="000000"/>
                <w:sz w:val="18"/>
                <w:szCs w:val="18"/>
              </w:rPr>
              <w:t xml:space="preserve"> (links to SUEWS_Soil.txt)</w:t>
            </w:r>
            <w:r w:rsidRPr="00056B1E">
              <w:rPr>
                <w:color w:val="000000"/>
                <w:sz w:val="18"/>
                <w:szCs w:val="18"/>
              </w:rPr>
              <w:t xml:space="preserve">, </w:t>
            </w:r>
            <w:r>
              <w:rPr>
                <w:color w:val="000000"/>
                <w:sz w:val="18"/>
                <w:szCs w:val="18"/>
              </w:rPr>
              <w:t xml:space="preserve">characteristics of </w:t>
            </w:r>
            <w:r w:rsidRPr="00056B1E">
              <w:rPr>
                <w:color w:val="000000"/>
                <w:sz w:val="18"/>
                <w:szCs w:val="18"/>
              </w:rPr>
              <w:t>deciduous tree</w:t>
            </w:r>
            <w:r>
              <w:rPr>
                <w:color w:val="000000"/>
                <w:sz w:val="18"/>
                <w:szCs w:val="18"/>
              </w:rPr>
              <w:t>s</w:t>
            </w:r>
            <w:r w:rsidRPr="00056B1E">
              <w:rPr>
                <w:color w:val="000000"/>
                <w:sz w:val="18"/>
                <w:szCs w:val="18"/>
              </w:rPr>
              <w:t xml:space="preserve"> </w:t>
            </w:r>
            <w:r>
              <w:rPr>
                <w:color w:val="000000"/>
                <w:sz w:val="18"/>
                <w:szCs w:val="18"/>
              </w:rPr>
              <w:t>((links to SUEWS_Veg.txt)</w:t>
            </w:r>
            <w:r w:rsidRPr="00056B1E">
              <w:rPr>
                <w:color w:val="000000"/>
                <w:sz w:val="18"/>
                <w:szCs w:val="18"/>
              </w:rPr>
              <w:t>, etc.</w:t>
            </w:r>
            <w:r w:rsidRPr="00056B1E">
              <w:rPr>
                <w:sz w:val="18"/>
                <w:szCs w:val="18"/>
              </w:rPr>
              <w:t xml:space="preserve"> The intent is to build a library of characteristics for different types of urban areas. </w:t>
            </w:r>
            <w:r>
              <w:rPr>
                <w:sz w:val="18"/>
                <w:szCs w:val="18"/>
              </w:rPr>
              <w:t>The codes must be integer values and must be unique within all files except SUEWS_SiteSelect.txt (otherwise the model will return an error)</w:t>
            </w:r>
            <w:r w:rsidRPr="00056B1E">
              <w:rPr>
                <w:color w:val="000000"/>
                <w:sz w:val="18"/>
                <w:szCs w:val="18"/>
              </w:rPr>
              <w:t>.</w:t>
            </w:r>
          </w:p>
        </w:tc>
      </w:tr>
      <w:tr w:rsidR="000152F0" w:rsidRPr="00C9647A" w14:paraId="1A27B761" w14:textId="77777777" w:rsidTr="00775142">
        <w:tc>
          <w:tcPr>
            <w:tcW w:w="1126" w:type="dxa"/>
          </w:tcPr>
          <w:p w14:paraId="032B68D5" w14:textId="77777777" w:rsidR="000152F0" w:rsidRPr="00C9647A" w:rsidRDefault="000152F0" w:rsidP="000152F0">
            <w:pPr>
              <w:rPr>
                <w:sz w:val="18"/>
                <w:szCs w:val="18"/>
              </w:rPr>
            </w:pPr>
            <w:r w:rsidRPr="00C9647A">
              <w:rPr>
                <w:sz w:val="18"/>
                <w:szCs w:val="18"/>
              </w:rPr>
              <w:t>Land cover</w:t>
            </w:r>
          </w:p>
        </w:tc>
        <w:tc>
          <w:tcPr>
            <w:tcW w:w="8805" w:type="dxa"/>
          </w:tcPr>
          <w:p w14:paraId="33616296" w14:textId="77777777" w:rsidR="000152F0" w:rsidRDefault="000152F0" w:rsidP="000152F0">
            <w:pPr>
              <w:rPr>
                <w:sz w:val="18"/>
                <w:szCs w:val="18"/>
              </w:rPr>
            </w:pPr>
            <w:r w:rsidRPr="00C9647A">
              <w:rPr>
                <w:sz w:val="18"/>
                <w:szCs w:val="18"/>
              </w:rPr>
              <w:t>For each grid</w:t>
            </w:r>
            <w:r>
              <w:rPr>
                <w:sz w:val="18"/>
                <w:szCs w:val="18"/>
              </w:rPr>
              <w:t>,</w:t>
            </w:r>
            <w:r w:rsidRPr="00C9647A">
              <w:rPr>
                <w:sz w:val="18"/>
                <w:szCs w:val="18"/>
              </w:rPr>
              <w:t xml:space="preserve"> the </w:t>
            </w:r>
            <w:r>
              <w:rPr>
                <w:sz w:val="18"/>
                <w:szCs w:val="18"/>
              </w:rPr>
              <w:t xml:space="preserve">land cover must be classified using </w:t>
            </w:r>
            <w:r w:rsidRPr="00C9647A">
              <w:rPr>
                <w:sz w:val="18"/>
                <w:szCs w:val="18"/>
              </w:rPr>
              <w:t>the following surface types:</w:t>
            </w:r>
          </w:p>
          <w:p w14:paraId="3A0FD89B" w14:textId="77777777" w:rsidR="000152F0" w:rsidRPr="00C9647A" w:rsidRDefault="000152F0" w:rsidP="000152F0">
            <w:pPr>
              <w:rPr>
                <w:sz w:val="18"/>
                <w:szCs w:val="18"/>
              </w:rPr>
            </w:pPr>
          </w:p>
          <w:tbl>
            <w:tblPr>
              <w:tblStyle w:val="GridTable2-Accent22"/>
              <w:tblW w:w="0" w:type="auto"/>
              <w:tblLook w:val="04A0" w:firstRow="1" w:lastRow="0" w:firstColumn="1" w:lastColumn="0" w:noHBand="0" w:noVBand="1"/>
            </w:tblPr>
            <w:tblGrid>
              <w:gridCol w:w="1242"/>
              <w:gridCol w:w="2055"/>
              <w:gridCol w:w="2965"/>
            </w:tblGrid>
            <w:tr w:rsidR="000152F0" w:rsidRPr="00C9647A" w14:paraId="4FAA4A55" w14:textId="77777777" w:rsidTr="00B1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F58110" w14:textId="77777777" w:rsidR="000152F0" w:rsidRPr="00C9647A" w:rsidRDefault="000152F0" w:rsidP="000152F0">
                  <w:pPr>
                    <w:rPr>
                      <w:i/>
                      <w:sz w:val="18"/>
                      <w:szCs w:val="18"/>
                    </w:rPr>
                  </w:pPr>
                  <w:r w:rsidRPr="00C9647A">
                    <w:rPr>
                      <w:i/>
                      <w:sz w:val="18"/>
                      <w:szCs w:val="18"/>
                    </w:rPr>
                    <w:t>General Type</w:t>
                  </w:r>
                </w:p>
              </w:tc>
              <w:tc>
                <w:tcPr>
                  <w:tcW w:w="0" w:type="auto"/>
                </w:tcPr>
                <w:p w14:paraId="4164F29E" w14:textId="77777777" w:rsidR="000152F0" w:rsidRPr="00C9647A" w:rsidRDefault="000152F0" w:rsidP="000152F0">
                  <w:pPr>
                    <w:cnfStyle w:val="100000000000" w:firstRow="1" w:lastRow="0" w:firstColumn="0" w:lastColumn="0" w:oddVBand="0" w:evenVBand="0" w:oddHBand="0" w:evenHBand="0" w:firstRowFirstColumn="0" w:firstRowLastColumn="0" w:lastRowFirstColumn="0" w:lastRowLastColumn="0"/>
                    <w:rPr>
                      <w:i/>
                      <w:sz w:val="18"/>
                      <w:szCs w:val="18"/>
                    </w:rPr>
                  </w:pPr>
                  <w:r w:rsidRPr="00C9647A">
                    <w:rPr>
                      <w:i/>
                      <w:sz w:val="18"/>
                      <w:szCs w:val="18"/>
                    </w:rPr>
                    <w:t>Specific Type</w:t>
                  </w:r>
                </w:p>
              </w:tc>
              <w:tc>
                <w:tcPr>
                  <w:tcW w:w="0" w:type="auto"/>
                </w:tcPr>
                <w:p w14:paraId="58BC6CE4" w14:textId="77777777" w:rsidR="000152F0" w:rsidRPr="00C9647A" w:rsidRDefault="000152F0" w:rsidP="000152F0">
                  <w:pPr>
                    <w:cnfStyle w:val="100000000000" w:firstRow="1" w:lastRow="0" w:firstColumn="0" w:lastColumn="0" w:oddVBand="0" w:evenVBand="0" w:oddHBand="0" w:evenHBand="0" w:firstRowFirstColumn="0" w:firstRowLastColumn="0" w:lastRowFirstColumn="0" w:lastRowLastColumn="0"/>
                    <w:rPr>
                      <w:i/>
                      <w:sz w:val="18"/>
                      <w:szCs w:val="18"/>
                    </w:rPr>
                  </w:pPr>
                  <w:r w:rsidRPr="00C9647A">
                    <w:rPr>
                      <w:i/>
                      <w:sz w:val="18"/>
                      <w:szCs w:val="18"/>
                    </w:rPr>
                    <w:t xml:space="preserve">File where characteristics are </w:t>
                  </w:r>
                  <w:r>
                    <w:rPr>
                      <w:i/>
                      <w:sz w:val="18"/>
                      <w:szCs w:val="18"/>
                    </w:rPr>
                    <w:t>specified</w:t>
                  </w:r>
                </w:p>
              </w:tc>
            </w:tr>
            <w:tr w:rsidR="000152F0" w:rsidRPr="00C9647A" w14:paraId="74446DE7" w14:textId="77777777" w:rsidTr="00B1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F2811C" w14:textId="77777777" w:rsidR="000152F0" w:rsidRPr="00C9647A" w:rsidRDefault="000152F0" w:rsidP="000152F0">
                  <w:pPr>
                    <w:rPr>
                      <w:i/>
                      <w:sz w:val="18"/>
                      <w:szCs w:val="18"/>
                    </w:rPr>
                  </w:pPr>
                  <w:r>
                    <w:rPr>
                      <w:i/>
                      <w:sz w:val="18"/>
                      <w:szCs w:val="18"/>
                    </w:rPr>
                    <w:t>Non-vegetated</w:t>
                  </w:r>
                </w:p>
              </w:tc>
              <w:tc>
                <w:tcPr>
                  <w:tcW w:w="0" w:type="auto"/>
                </w:tcPr>
                <w:p w14:paraId="3C4FEE08"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sidRPr="00C9647A">
                    <w:rPr>
                      <w:i/>
                      <w:sz w:val="18"/>
                      <w:szCs w:val="18"/>
                    </w:rPr>
                    <w:t>Buil</w:t>
                  </w:r>
                  <w:r>
                    <w:rPr>
                      <w:i/>
                      <w:sz w:val="18"/>
                      <w:szCs w:val="18"/>
                    </w:rPr>
                    <w:t>t area</w:t>
                  </w:r>
                </w:p>
              </w:tc>
              <w:tc>
                <w:tcPr>
                  <w:tcW w:w="0" w:type="auto"/>
                </w:tcPr>
                <w:p w14:paraId="616B8118" w14:textId="77777777" w:rsidR="000152F0" w:rsidRPr="00C9647A" w:rsidRDefault="009A2F49" w:rsidP="000152F0">
                  <w:pPr>
                    <w:cnfStyle w:val="000000100000" w:firstRow="0" w:lastRow="0" w:firstColumn="0" w:lastColumn="0" w:oddVBand="0" w:evenVBand="0" w:oddHBand="1" w:evenHBand="0" w:firstRowFirstColumn="0" w:firstRowLastColumn="0" w:lastRowFirstColumn="0" w:lastRowLastColumn="0"/>
                    <w:rPr>
                      <w:i/>
                      <w:sz w:val="18"/>
                      <w:szCs w:val="18"/>
                    </w:rPr>
                  </w:pPr>
                  <w:hyperlink w:anchor="_SUEWS_Impervious.txt" w:history="1">
                    <w:r w:rsidR="000152F0">
                      <w:rPr>
                        <w:rStyle w:val="Hyperlink"/>
                        <w:i/>
                        <w:sz w:val="18"/>
                        <w:szCs w:val="18"/>
                      </w:rPr>
                      <w:t>SUEWS_NonVeg</w:t>
                    </w:r>
                    <w:r w:rsidR="000152F0" w:rsidRPr="00C9647A">
                      <w:rPr>
                        <w:rStyle w:val="Hyperlink"/>
                        <w:i/>
                        <w:sz w:val="18"/>
                        <w:szCs w:val="18"/>
                      </w:rPr>
                      <w:t>.txt</w:t>
                    </w:r>
                  </w:hyperlink>
                </w:p>
              </w:tc>
            </w:tr>
            <w:tr w:rsidR="000152F0" w:rsidRPr="00C9647A" w14:paraId="1436FC2B" w14:textId="77777777" w:rsidTr="00B12392">
              <w:tc>
                <w:tcPr>
                  <w:cnfStyle w:val="001000000000" w:firstRow="0" w:lastRow="0" w:firstColumn="1" w:lastColumn="0" w:oddVBand="0" w:evenVBand="0" w:oddHBand="0" w:evenHBand="0" w:firstRowFirstColumn="0" w:firstRowLastColumn="0" w:lastRowFirstColumn="0" w:lastRowLastColumn="0"/>
                  <w:tcW w:w="0" w:type="auto"/>
                </w:tcPr>
                <w:p w14:paraId="00391E40" w14:textId="77777777" w:rsidR="000152F0" w:rsidRPr="00C9647A" w:rsidRDefault="000152F0" w:rsidP="000152F0">
                  <w:pPr>
                    <w:rPr>
                      <w:i/>
                      <w:sz w:val="18"/>
                      <w:szCs w:val="18"/>
                    </w:rPr>
                  </w:pPr>
                </w:p>
              </w:tc>
              <w:tc>
                <w:tcPr>
                  <w:tcW w:w="0" w:type="auto"/>
                </w:tcPr>
                <w:p w14:paraId="2A4A1CF2"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r w:rsidRPr="00C9647A">
                    <w:rPr>
                      <w:i/>
                      <w:sz w:val="18"/>
                      <w:szCs w:val="18"/>
                    </w:rPr>
                    <w:t>Paved area</w:t>
                  </w:r>
                </w:p>
              </w:tc>
              <w:tc>
                <w:tcPr>
                  <w:tcW w:w="0" w:type="auto"/>
                </w:tcPr>
                <w:p w14:paraId="78454362"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r>
                    <w:rPr>
                      <w:i/>
                      <w:sz w:val="18"/>
                      <w:szCs w:val="18"/>
                    </w:rPr>
                    <w:t>SUEWS_NonVeg</w:t>
                  </w:r>
                  <w:r w:rsidRPr="00C9647A">
                    <w:rPr>
                      <w:i/>
                      <w:sz w:val="18"/>
                      <w:szCs w:val="18"/>
                    </w:rPr>
                    <w:t>.txt</w:t>
                  </w:r>
                </w:p>
              </w:tc>
            </w:tr>
            <w:tr w:rsidR="000152F0" w:rsidRPr="00C9647A" w14:paraId="2BD298AF" w14:textId="77777777" w:rsidTr="00B1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74B0F3" w14:textId="77777777" w:rsidR="000152F0" w:rsidRPr="00C9647A" w:rsidRDefault="000152F0" w:rsidP="000152F0">
                  <w:pPr>
                    <w:rPr>
                      <w:i/>
                      <w:sz w:val="18"/>
                      <w:szCs w:val="18"/>
                    </w:rPr>
                  </w:pPr>
                </w:p>
              </w:tc>
              <w:tc>
                <w:tcPr>
                  <w:tcW w:w="0" w:type="auto"/>
                </w:tcPr>
                <w:p w14:paraId="43B51E03"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sidRPr="00C9647A">
                    <w:rPr>
                      <w:i/>
                      <w:sz w:val="18"/>
                      <w:szCs w:val="18"/>
                    </w:rPr>
                    <w:t xml:space="preserve">Bare </w:t>
                  </w:r>
                  <w:r>
                    <w:rPr>
                      <w:i/>
                      <w:sz w:val="18"/>
                      <w:szCs w:val="18"/>
                    </w:rPr>
                    <w:t>s</w:t>
                  </w:r>
                  <w:r w:rsidRPr="00C9647A">
                    <w:rPr>
                      <w:i/>
                      <w:sz w:val="18"/>
                      <w:szCs w:val="18"/>
                    </w:rPr>
                    <w:t>oil</w:t>
                  </w:r>
                </w:p>
              </w:tc>
              <w:tc>
                <w:tcPr>
                  <w:tcW w:w="0" w:type="auto"/>
                </w:tcPr>
                <w:p w14:paraId="164D3AB9"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SUEWS_NonVeg</w:t>
                  </w:r>
                  <w:r w:rsidRPr="00C9647A">
                    <w:rPr>
                      <w:i/>
                      <w:sz w:val="18"/>
                      <w:szCs w:val="18"/>
                    </w:rPr>
                    <w:t>.txt</w:t>
                  </w:r>
                </w:p>
              </w:tc>
            </w:tr>
            <w:tr w:rsidR="000152F0" w:rsidRPr="00C9647A" w14:paraId="298A119D" w14:textId="77777777" w:rsidTr="00B12392">
              <w:tc>
                <w:tcPr>
                  <w:cnfStyle w:val="001000000000" w:firstRow="0" w:lastRow="0" w:firstColumn="1" w:lastColumn="0" w:oddVBand="0" w:evenVBand="0" w:oddHBand="0" w:evenHBand="0" w:firstRowFirstColumn="0" w:firstRowLastColumn="0" w:lastRowFirstColumn="0" w:lastRowLastColumn="0"/>
                  <w:tcW w:w="0" w:type="auto"/>
                </w:tcPr>
                <w:p w14:paraId="4938445F" w14:textId="77777777" w:rsidR="000152F0" w:rsidRPr="00C9647A" w:rsidRDefault="000152F0" w:rsidP="000152F0">
                  <w:pPr>
                    <w:rPr>
                      <w:i/>
                      <w:sz w:val="18"/>
                      <w:szCs w:val="18"/>
                    </w:rPr>
                  </w:pPr>
                </w:p>
              </w:tc>
              <w:tc>
                <w:tcPr>
                  <w:tcW w:w="0" w:type="auto"/>
                </w:tcPr>
                <w:p w14:paraId="0EA3BF57"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p>
              </w:tc>
              <w:tc>
                <w:tcPr>
                  <w:tcW w:w="0" w:type="auto"/>
                </w:tcPr>
                <w:p w14:paraId="3AF02361"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p>
              </w:tc>
            </w:tr>
            <w:tr w:rsidR="000152F0" w:rsidRPr="00C9647A" w14:paraId="5A129454" w14:textId="77777777" w:rsidTr="00B1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D2718D" w14:textId="77777777" w:rsidR="000152F0" w:rsidRPr="00C9647A" w:rsidRDefault="000152F0" w:rsidP="000152F0">
                  <w:pPr>
                    <w:rPr>
                      <w:i/>
                      <w:sz w:val="18"/>
                      <w:szCs w:val="18"/>
                    </w:rPr>
                  </w:pPr>
                  <w:r>
                    <w:rPr>
                      <w:i/>
                      <w:sz w:val="18"/>
                      <w:szCs w:val="18"/>
                    </w:rPr>
                    <w:t>Vegetated</w:t>
                  </w:r>
                </w:p>
              </w:tc>
              <w:tc>
                <w:tcPr>
                  <w:tcW w:w="0" w:type="auto"/>
                </w:tcPr>
                <w:p w14:paraId="145B0CEF"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sidRPr="00C9647A">
                    <w:rPr>
                      <w:i/>
                      <w:sz w:val="18"/>
                      <w:szCs w:val="18"/>
                    </w:rPr>
                    <w:t xml:space="preserve">Evergreen </w:t>
                  </w:r>
                  <w:r>
                    <w:rPr>
                      <w:i/>
                      <w:sz w:val="18"/>
                      <w:szCs w:val="18"/>
                    </w:rPr>
                    <w:t>t</w:t>
                  </w:r>
                  <w:r w:rsidRPr="00C9647A">
                    <w:rPr>
                      <w:i/>
                      <w:sz w:val="18"/>
                      <w:szCs w:val="18"/>
                    </w:rPr>
                    <w:t>rees and shrubs</w:t>
                  </w:r>
                </w:p>
              </w:tc>
              <w:tc>
                <w:tcPr>
                  <w:tcW w:w="0" w:type="auto"/>
                </w:tcPr>
                <w:p w14:paraId="040BF715" w14:textId="77777777" w:rsidR="000152F0" w:rsidRPr="00C9647A" w:rsidRDefault="009A2F49" w:rsidP="000152F0">
                  <w:pPr>
                    <w:cnfStyle w:val="000000100000" w:firstRow="0" w:lastRow="0" w:firstColumn="0" w:lastColumn="0" w:oddVBand="0" w:evenVBand="0" w:oddHBand="1" w:evenHBand="0" w:firstRowFirstColumn="0" w:firstRowLastColumn="0" w:lastRowFirstColumn="0" w:lastRowLastColumn="0"/>
                    <w:rPr>
                      <w:i/>
                      <w:sz w:val="18"/>
                      <w:szCs w:val="18"/>
                    </w:rPr>
                  </w:pPr>
                  <w:hyperlink w:anchor="_SUEWS_Pervious.txt" w:history="1">
                    <w:r w:rsidR="000152F0">
                      <w:rPr>
                        <w:rStyle w:val="Hyperlink"/>
                        <w:i/>
                        <w:sz w:val="18"/>
                        <w:szCs w:val="18"/>
                      </w:rPr>
                      <w:t>SUEWS_Veg</w:t>
                    </w:r>
                    <w:r w:rsidR="000152F0" w:rsidRPr="00C9647A">
                      <w:rPr>
                        <w:rStyle w:val="Hyperlink"/>
                        <w:i/>
                        <w:sz w:val="18"/>
                        <w:szCs w:val="18"/>
                      </w:rPr>
                      <w:t>.txt</w:t>
                    </w:r>
                  </w:hyperlink>
                </w:p>
              </w:tc>
            </w:tr>
            <w:tr w:rsidR="000152F0" w:rsidRPr="00C9647A" w14:paraId="4FD89BD9" w14:textId="77777777" w:rsidTr="00B12392">
              <w:tc>
                <w:tcPr>
                  <w:cnfStyle w:val="001000000000" w:firstRow="0" w:lastRow="0" w:firstColumn="1" w:lastColumn="0" w:oddVBand="0" w:evenVBand="0" w:oddHBand="0" w:evenHBand="0" w:firstRowFirstColumn="0" w:firstRowLastColumn="0" w:lastRowFirstColumn="0" w:lastRowLastColumn="0"/>
                  <w:tcW w:w="0" w:type="auto"/>
                </w:tcPr>
                <w:p w14:paraId="15D14118" w14:textId="77777777" w:rsidR="000152F0" w:rsidRPr="00C9647A" w:rsidRDefault="000152F0" w:rsidP="000152F0">
                  <w:pPr>
                    <w:rPr>
                      <w:i/>
                      <w:sz w:val="18"/>
                      <w:szCs w:val="18"/>
                    </w:rPr>
                  </w:pPr>
                </w:p>
              </w:tc>
              <w:tc>
                <w:tcPr>
                  <w:tcW w:w="0" w:type="auto"/>
                </w:tcPr>
                <w:p w14:paraId="17BB02BF"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r w:rsidRPr="00C9647A">
                    <w:rPr>
                      <w:i/>
                      <w:sz w:val="18"/>
                      <w:szCs w:val="18"/>
                    </w:rPr>
                    <w:t>Deciduous trees and shrubs</w:t>
                  </w:r>
                </w:p>
              </w:tc>
              <w:tc>
                <w:tcPr>
                  <w:tcW w:w="0" w:type="auto"/>
                </w:tcPr>
                <w:p w14:paraId="7C6528BB"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r>
                    <w:rPr>
                      <w:i/>
                      <w:sz w:val="18"/>
                      <w:szCs w:val="18"/>
                    </w:rPr>
                    <w:t>SUEWS_Veg</w:t>
                  </w:r>
                  <w:r w:rsidRPr="00C9647A">
                    <w:rPr>
                      <w:i/>
                      <w:sz w:val="18"/>
                      <w:szCs w:val="18"/>
                    </w:rPr>
                    <w:t>.txt</w:t>
                  </w:r>
                </w:p>
              </w:tc>
            </w:tr>
            <w:tr w:rsidR="000152F0" w:rsidRPr="00C9647A" w14:paraId="52C30347" w14:textId="77777777" w:rsidTr="00B1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FAEDF" w14:textId="77777777" w:rsidR="000152F0" w:rsidRPr="00C9647A" w:rsidRDefault="000152F0" w:rsidP="000152F0">
                  <w:pPr>
                    <w:rPr>
                      <w:i/>
                      <w:sz w:val="18"/>
                      <w:szCs w:val="18"/>
                    </w:rPr>
                  </w:pPr>
                </w:p>
              </w:tc>
              <w:tc>
                <w:tcPr>
                  <w:tcW w:w="0" w:type="auto"/>
                </w:tcPr>
                <w:p w14:paraId="77446F15"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sidRPr="00C9647A">
                    <w:rPr>
                      <w:i/>
                      <w:sz w:val="18"/>
                      <w:szCs w:val="18"/>
                    </w:rPr>
                    <w:t>Grass</w:t>
                  </w:r>
                </w:p>
              </w:tc>
              <w:tc>
                <w:tcPr>
                  <w:tcW w:w="0" w:type="auto"/>
                </w:tcPr>
                <w:p w14:paraId="1766832D"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SUEWS_Veg</w:t>
                  </w:r>
                  <w:r w:rsidRPr="00C9647A">
                    <w:rPr>
                      <w:i/>
                      <w:sz w:val="18"/>
                      <w:szCs w:val="18"/>
                    </w:rPr>
                    <w:t>.txt</w:t>
                  </w:r>
                </w:p>
              </w:tc>
            </w:tr>
            <w:tr w:rsidR="000152F0" w:rsidRPr="00C9647A" w14:paraId="0B7D26A8" w14:textId="77777777" w:rsidTr="00B12392">
              <w:tc>
                <w:tcPr>
                  <w:cnfStyle w:val="001000000000" w:firstRow="0" w:lastRow="0" w:firstColumn="1" w:lastColumn="0" w:oddVBand="0" w:evenVBand="0" w:oddHBand="0" w:evenHBand="0" w:firstRowFirstColumn="0" w:firstRowLastColumn="0" w:lastRowFirstColumn="0" w:lastRowLastColumn="0"/>
                  <w:tcW w:w="0" w:type="auto"/>
                </w:tcPr>
                <w:p w14:paraId="1E61A1E6" w14:textId="77777777" w:rsidR="000152F0" w:rsidRPr="00C9647A" w:rsidRDefault="000152F0" w:rsidP="000152F0">
                  <w:pPr>
                    <w:rPr>
                      <w:i/>
                      <w:sz w:val="18"/>
                      <w:szCs w:val="18"/>
                    </w:rPr>
                  </w:pPr>
                </w:p>
              </w:tc>
              <w:tc>
                <w:tcPr>
                  <w:tcW w:w="0" w:type="auto"/>
                </w:tcPr>
                <w:p w14:paraId="228CA5A3"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p>
              </w:tc>
              <w:tc>
                <w:tcPr>
                  <w:tcW w:w="0" w:type="auto"/>
                </w:tcPr>
                <w:p w14:paraId="08BB10B8"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p>
              </w:tc>
            </w:tr>
            <w:tr w:rsidR="000152F0" w:rsidRPr="00C9647A" w14:paraId="1DA5EC16" w14:textId="77777777" w:rsidTr="00B1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40BD44" w14:textId="77777777" w:rsidR="000152F0" w:rsidRPr="00C9647A" w:rsidRDefault="000152F0" w:rsidP="000152F0">
                  <w:pPr>
                    <w:rPr>
                      <w:i/>
                      <w:sz w:val="18"/>
                      <w:szCs w:val="18"/>
                    </w:rPr>
                  </w:pPr>
                  <w:r w:rsidRPr="00C9647A">
                    <w:rPr>
                      <w:i/>
                      <w:sz w:val="18"/>
                      <w:szCs w:val="18"/>
                    </w:rPr>
                    <w:t>Water</w:t>
                  </w:r>
                </w:p>
              </w:tc>
              <w:tc>
                <w:tcPr>
                  <w:tcW w:w="0" w:type="auto"/>
                </w:tcPr>
                <w:p w14:paraId="5DA9C96B"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sidRPr="00C9647A">
                    <w:rPr>
                      <w:i/>
                      <w:sz w:val="18"/>
                      <w:szCs w:val="18"/>
                    </w:rPr>
                    <w:t>Water</w:t>
                  </w:r>
                </w:p>
              </w:tc>
              <w:tc>
                <w:tcPr>
                  <w:tcW w:w="0" w:type="auto"/>
                </w:tcPr>
                <w:p w14:paraId="55A10767"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sidRPr="00C9647A">
                    <w:rPr>
                      <w:i/>
                      <w:sz w:val="18"/>
                      <w:szCs w:val="18"/>
                    </w:rPr>
                    <w:t>SUEWS_</w:t>
                  </w:r>
                  <w:r>
                    <w:rPr>
                      <w:i/>
                      <w:sz w:val="18"/>
                      <w:szCs w:val="18"/>
                    </w:rPr>
                    <w:t>Water</w:t>
                  </w:r>
                  <w:r w:rsidRPr="00C9647A">
                    <w:rPr>
                      <w:i/>
                      <w:sz w:val="18"/>
                      <w:szCs w:val="18"/>
                    </w:rPr>
                    <w:t>.txt</w:t>
                  </w:r>
                </w:p>
              </w:tc>
            </w:tr>
            <w:tr w:rsidR="000152F0" w:rsidRPr="00C9647A" w14:paraId="2228B96D" w14:textId="77777777" w:rsidTr="00B12392">
              <w:tc>
                <w:tcPr>
                  <w:cnfStyle w:val="001000000000" w:firstRow="0" w:lastRow="0" w:firstColumn="1" w:lastColumn="0" w:oddVBand="0" w:evenVBand="0" w:oddHBand="0" w:evenHBand="0" w:firstRowFirstColumn="0" w:firstRowLastColumn="0" w:lastRowFirstColumn="0" w:lastRowLastColumn="0"/>
                  <w:tcW w:w="0" w:type="auto"/>
                </w:tcPr>
                <w:p w14:paraId="015ED087" w14:textId="77777777" w:rsidR="000152F0" w:rsidRPr="00C9647A" w:rsidRDefault="000152F0" w:rsidP="000152F0">
                  <w:pPr>
                    <w:rPr>
                      <w:i/>
                      <w:sz w:val="18"/>
                      <w:szCs w:val="18"/>
                    </w:rPr>
                  </w:pPr>
                </w:p>
              </w:tc>
              <w:tc>
                <w:tcPr>
                  <w:tcW w:w="0" w:type="auto"/>
                </w:tcPr>
                <w:p w14:paraId="2D7277ED"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p>
              </w:tc>
              <w:tc>
                <w:tcPr>
                  <w:tcW w:w="0" w:type="auto"/>
                </w:tcPr>
                <w:p w14:paraId="1B6F915F" w14:textId="77777777" w:rsidR="000152F0" w:rsidRPr="00C9647A" w:rsidRDefault="000152F0" w:rsidP="000152F0">
                  <w:pPr>
                    <w:cnfStyle w:val="000000000000" w:firstRow="0" w:lastRow="0" w:firstColumn="0" w:lastColumn="0" w:oddVBand="0" w:evenVBand="0" w:oddHBand="0" w:evenHBand="0" w:firstRowFirstColumn="0" w:firstRowLastColumn="0" w:lastRowFirstColumn="0" w:lastRowLastColumn="0"/>
                    <w:rPr>
                      <w:i/>
                      <w:sz w:val="18"/>
                      <w:szCs w:val="18"/>
                    </w:rPr>
                  </w:pPr>
                </w:p>
              </w:tc>
            </w:tr>
            <w:tr w:rsidR="000152F0" w:rsidRPr="00C9647A" w14:paraId="043588C9" w14:textId="77777777" w:rsidTr="00B1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5E4682" w14:textId="77777777" w:rsidR="000152F0" w:rsidRPr="00C9647A" w:rsidRDefault="000152F0" w:rsidP="000152F0">
                  <w:pPr>
                    <w:rPr>
                      <w:i/>
                      <w:sz w:val="18"/>
                      <w:szCs w:val="18"/>
                    </w:rPr>
                  </w:pPr>
                  <w:r w:rsidRPr="00C9647A">
                    <w:rPr>
                      <w:i/>
                      <w:sz w:val="18"/>
                      <w:szCs w:val="18"/>
                    </w:rPr>
                    <w:t>Snow</w:t>
                  </w:r>
                </w:p>
              </w:tc>
              <w:tc>
                <w:tcPr>
                  <w:tcW w:w="0" w:type="auto"/>
                </w:tcPr>
                <w:p w14:paraId="2EC39207"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Snow</w:t>
                  </w:r>
                </w:p>
              </w:tc>
              <w:tc>
                <w:tcPr>
                  <w:tcW w:w="0" w:type="auto"/>
                </w:tcPr>
                <w:p w14:paraId="1FC5D97E" w14:textId="77777777" w:rsidR="000152F0" w:rsidRPr="00C9647A" w:rsidRDefault="000152F0" w:rsidP="000152F0">
                  <w:pPr>
                    <w:cnfStyle w:val="000000100000" w:firstRow="0" w:lastRow="0" w:firstColumn="0" w:lastColumn="0" w:oddVBand="0" w:evenVBand="0" w:oddHBand="1" w:evenHBand="0" w:firstRowFirstColumn="0" w:firstRowLastColumn="0" w:lastRowFirstColumn="0" w:lastRowLastColumn="0"/>
                    <w:rPr>
                      <w:i/>
                      <w:sz w:val="18"/>
                      <w:szCs w:val="18"/>
                    </w:rPr>
                  </w:pPr>
                  <w:r w:rsidRPr="00253D2A">
                    <w:rPr>
                      <w:i/>
                      <w:sz w:val="18"/>
                      <w:szCs w:val="18"/>
                    </w:rPr>
                    <w:t>S</w:t>
                  </w:r>
                  <w:r>
                    <w:rPr>
                      <w:i/>
                      <w:sz w:val="18"/>
                      <w:szCs w:val="18"/>
                    </w:rPr>
                    <w:t>UEWS_Snow.txt</w:t>
                  </w:r>
                </w:p>
              </w:tc>
            </w:tr>
          </w:tbl>
          <w:p w14:paraId="14CD4639" w14:textId="77777777" w:rsidR="000152F0" w:rsidRPr="00C9647A" w:rsidRDefault="000152F0" w:rsidP="000152F0">
            <w:pPr>
              <w:rPr>
                <w:i/>
                <w:sz w:val="18"/>
                <w:szCs w:val="18"/>
              </w:rPr>
            </w:pPr>
          </w:p>
          <w:p w14:paraId="220BC792" w14:textId="77777777" w:rsidR="000152F0" w:rsidRPr="00C9647A" w:rsidRDefault="000152F0" w:rsidP="000152F0">
            <w:pPr>
              <w:rPr>
                <w:sz w:val="18"/>
                <w:szCs w:val="18"/>
              </w:rPr>
            </w:pPr>
            <w:r>
              <w:rPr>
                <w:sz w:val="18"/>
                <w:szCs w:val="18"/>
              </w:rPr>
              <w:t xml:space="preserve">The surface cover fractions are </w:t>
            </w:r>
            <w:r w:rsidRPr="000142F4">
              <w:rPr>
                <w:color w:val="FF0000"/>
                <w:sz w:val="18"/>
                <w:szCs w:val="18"/>
              </w:rPr>
              <w:t>critical</w:t>
            </w:r>
            <w:r>
              <w:rPr>
                <w:sz w:val="18"/>
                <w:szCs w:val="18"/>
              </w:rPr>
              <w:t>. M</w:t>
            </w:r>
            <w:r w:rsidRPr="00C9647A">
              <w:rPr>
                <w:sz w:val="18"/>
                <w:szCs w:val="18"/>
              </w:rPr>
              <w:t xml:space="preserve">ake certain that the different surface cover fractions are appropriate for your site. </w:t>
            </w:r>
          </w:p>
          <w:p w14:paraId="38F3F97A" w14:textId="77777777" w:rsidR="000152F0" w:rsidRPr="00C9647A" w:rsidRDefault="000152F0" w:rsidP="000152F0">
            <w:pPr>
              <w:rPr>
                <w:sz w:val="18"/>
                <w:szCs w:val="18"/>
              </w:rPr>
            </w:pPr>
          </w:p>
          <w:p w14:paraId="02B69FD1" w14:textId="77777777" w:rsidR="000152F0" w:rsidRPr="00C9647A" w:rsidRDefault="000152F0" w:rsidP="000152F0">
            <w:pPr>
              <w:rPr>
                <w:i/>
                <w:sz w:val="18"/>
                <w:szCs w:val="18"/>
              </w:rPr>
            </w:pPr>
            <w:r w:rsidRPr="00C9647A">
              <w:rPr>
                <w:i/>
                <w:sz w:val="18"/>
                <w:szCs w:val="18"/>
              </w:rPr>
              <w:t>How to check?</w:t>
            </w:r>
          </w:p>
          <w:p w14:paraId="331DD2AB" w14:textId="77777777" w:rsidR="000152F0" w:rsidRPr="00C9647A" w:rsidRDefault="000152F0" w:rsidP="000152F0">
            <w:pPr>
              <w:rPr>
                <w:sz w:val="18"/>
                <w:szCs w:val="18"/>
              </w:rPr>
            </w:pPr>
            <w:r>
              <w:rPr>
                <w:sz w:val="18"/>
                <w:szCs w:val="18"/>
              </w:rPr>
              <w:t>Web</w:t>
            </w:r>
            <w:r w:rsidRPr="00C9647A">
              <w:rPr>
                <w:sz w:val="18"/>
                <w:szCs w:val="18"/>
              </w:rPr>
              <w:t>sites like Bing Maps and Google Maps allow you to see aerial images of your sites or areas of interest. These allow you to determine the land cover types and their relative proportions. There are additionally a number of remote sensing resources that can be used.</w:t>
            </w:r>
          </w:p>
        </w:tc>
      </w:tr>
      <w:tr w:rsidR="000152F0" w:rsidRPr="00C9647A" w14:paraId="54D476DE" w14:textId="77777777" w:rsidTr="00D20D14">
        <w:trPr>
          <w:trHeight w:val="1651"/>
        </w:trPr>
        <w:tc>
          <w:tcPr>
            <w:tcW w:w="1126" w:type="dxa"/>
          </w:tcPr>
          <w:p w14:paraId="00B2B2C6" w14:textId="77777777" w:rsidR="000152F0" w:rsidRPr="00C9647A" w:rsidRDefault="000152F0" w:rsidP="000152F0">
            <w:pPr>
              <w:rPr>
                <w:sz w:val="18"/>
                <w:szCs w:val="18"/>
              </w:rPr>
            </w:pPr>
            <w:r>
              <w:rPr>
                <w:sz w:val="18"/>
                <w:szCs w:val="18"/>
              </w:rPr>
              <w:lastRenderedPageBreak/>
              <w:t>Anthropogenic h</w:t>
            </w:r>
            <w:r w:rsidRPr="00C9647A">
              <w:rPr>
                <w:sz w:val="18"/>
                <w:szCs w:val="18"/>
              </w:rPr>
              <w:t>eat flux</w:t>
            </w:r>
          </w:p>
        </w:tc>
        <w:tc>
          <w:tcPr>
            <w:tcW w:w="8805" w:type="dxa"/>
          </w:tcPr>
          <w:p w14:paraId="628101B0" w14:textId="77777777" w:rsidR="000152F0" w:rsidRPr="00C9647A" w:rsidRDefault="000152F0" w:rsidP="000152F0">
            <w:pPr>
              <w:rPr>
                <w:sz w:val="18"/>
                <w:szCs w:val="18"/>
              </w:rPr>
            </w:pPr>
            <w:r>
              <w:rPr>
                <w:sz w:val="18"/>
                <w:szCs w:val="18"/>
              </w:rPr>
              <w:t>T</w:t>
            </w:r>
            <w:r w:rsidRPr="00C9647A">
              <w:rPr>
                <w:sz w:val="18"/>
                <w:szCs w:val="18"/>
              </w:rPr>
              <w:t xml:space="preserve">he population density </w:t>
            </w:r>
            <w:r>
              <w:rPr>
                <w:sz w:val="18"/>
                <w:szCs w:val="18"/>
              </w:rPr>
              <w:t xml:space="preserve">is </w:t>
            </w:r>
            <w:r w:rsidRPr="00C9647A">
              <w:rPr>
                <w:sz w:val="18"/>
                <w:szCs w:val="18"/>
              </w:rPr>
              <w:t>needed as an input for LUMPS and SUEWS to calculate Q</w:t>
            </w:r>
            <w:r w:rsidRPr="00C9647A">
              <w:rPr>
                <w:sz w:val="18"/>
                <w:szCs w:val="18"/>
                <w:vertAlign w:val="subscript"/>
              </w:rPr>
              <w:t>F</w:t>
            </w:r>
            <w:r>
              <w:rPr>
                <w:sz w:val="18"/>
                <w:szCs w:val="18"/>
              </w:rPr>
              <w:t>. If you have no information about the population of the site</w:t>
            </w:r>
            <w:r w:rsidRPr="00C9647A">
              <w:rPr>
                <w:sz w:val="18"/>
                <w:szCs w:val="18"/>
              </w:rPr>
              <w:t xml:space="preserve"> we recommend that you use</w:t>
            </w:r>
            <w:r>
              <w:rPr>
                <w:sz w:val="18"/>
                <w:szCs w:val="18"/>
              </w:rPr>
              <w:t xml:space="preserve"> the </w:t>
            </w:r>
            <w:r w:rsidRPr="00C9647A">
              <w:rPr>
                <w:sz w:val="18"/>
                <w:szCs w:val="18"/>
              </w:rPr>
              <w:t xml:space="preserve">LUCY </w:t>
            </w:r>
            <w:r>
              <w:rPr>
                <w:sz w:val="18"/>
                <w:szCs w:val="18"/>
              </w:rPr>
              <w:t xml:space="preserve">model </w:t>
            </w:r>
            <w:r w:rsidRPr="00C9647A">
              <w:rPr>
                <w:sz w:val="18"/>
                <w:szCs w:val="18"/>
              </w:rPr>
              <w:t>to get a first estimate of Q</w:t>
            </w:r>
            <w:r w:rsidRPr="00C9647A">
              <w:rPr>
                <w:sz w:val="18"/>
                <w:szCs w:val="18"/>
                <w:vertAlign w:val="subscript"/>
              </w:rPr>
              <w:t>F</w:t>
            </w:r>
            <w:r w:rsidRPr="00C9647A">
              <w:rPr>
                <w:sz w:val="18"/>
                <w:szCs w:val="18"/>
              </w:rPr>
              <w:t xml:space="preserve">. </w:t>
            </w:r>
            <w:r>
              <w:rPr>
                <w:sz w:val="18"/>
                <w:szCs w:val="18"/>
              </w:rPr>
              <w:t>For more information, see the following sources:</w:t>
            </w:r>
          </w:p>
          <w:p w14:paraId="0A2A99C7" w14:textId="77777777" w:rsidR="000152F0" w:rsidRPr="000142F4" w:rsidRDefault="000152F0" w:rsidP="00682AA3">
            <w:pPr>
              <w:pStyle w:val="ListParagraph"/>
              <w:numPr>
                <w:ilvl w:val="0"/>
                <w:numId w:val="32"/>
              </w:numPr>
              <w:spacing w:after="377" w:line="268" w:lineRule="atLeast"/>
              <w:rPr>
                <w:rFonts w:eastAsia="Times New Roman" w:cs="Times New Roman"/>
                <w:color w:val="000000" w:themeColor="text1"/>
                <w:sz w:val="18"/>
                <w:szCs w:val="18"/>
                <w:lang w:eastAsia="en-GB"/>
              </w:rPr>
            </w:pPr>
            <w:r w:rsidRPr="000142F4">
              <w:rPr>
                <w:rFonts w:eastAsia="Times New Roman" w:cs="Times New Roman"/>
                <w:color w:val="000000" w:themeColor="text1"/>
                <w:sz w:val="18"/>
                <w:szCs w:val="18"/>
                <w:lang w:eastAsia="en-GB"/>
              </w:rPr>
              <w:t>Allen L, F Lindberg, CSB Grimmond (2011) Global to city scale model for anthropogenic heat flux</w:t>
            </w:r>
            <w:r w:rsidRPr="000142F4">
              <w:rPr>
                <w:rFonts w:eastAsia="Times New Roman" w:cs="Times New Roman"/>
                <w:i/>
                <w:iCs/>
                <w:color w:val="000000" w:themeColor="text1"/>
                <w:sz w:val="18"/>
                <w:szCs w:val="18"/>
                <w:lang w:eastAsia="en-GB"/>
              </w:rPr>
              <w:t>, International Journal of Climatology,</w:t>
            </w:r>
            <w:r w:rsidRPr="000142F4">
              <w:rPr>
                <w:rFonts w:eastAsia="Times New Roman" w:cs="Times New Roman"/>
                <w:color w:val="000000" w:themeColor="text1"/>
                <w:sz w:val="18"/>
                <w:szCs w:val="18"/>
                <w:lang w:eastAsia="en-GB"/>
              </w:rPr>
              <w:t> 31, 1990-2005.</w:t>
            </w:r>
          </w:p>
          <w:p w14:paraId="1F5A2842" w14:textId="77777777" w:rsidR="000152F0" w:rsidRPr="000142F4" w:rsidRDefault="000152F0" w:rsidP="00682AA3">
            <w:pPr>
              <w:pStyle w:val="ListParagraph"/>
              <w:numPr>
                <w:ilvl w:val="0"/>
                <w:numId w:val="32"/>
              </w:numPr>
              <w:spacing w:after="377" w:line="268" w:lineRule="atLeast"/>
              <w:rPr>
                <w:color w:val="000000" w:themeColor="text1"/>
                <w:sz w:val="18"/>
                <w:szCs w:val="18"/>
              </w:rPr>
            </w:pPr>
            <w:r w:rsidRPr="000142F4">
              <w:rPr>
                <w:rFonts w:eastAsia="Times New Roman" w:cs="Times New Roman"/>
                <w:color w:val="000000" w:themeColor="text1"/>
                <w:sz w:val="18"/>
                <w:szCs w:val="18"/>
                <w:lang w:eastAsia="en-GB"/>
              </w:rPr>
              <w:t>Lindberg F, Grimmond CSB, Nithiandamdan Y, Kotthaus S, Allen L (2013) Impact of city changes and weather on anthropogenic heat flux in Europe 1995–2015, </w:t>
            </w:r>
            <w:r w:rsidRPr="000142F4">
              <w:rPr>
                <w:rFonts w:eastAsia="Times New Roman" w:cs="Times New Roman"/>
                <w:i/>
                <w:iCs/>
                <w:color w:val="000000" w:themeColor="text1"/>
                <w:sz w:val="18"/>
                <w:szCs w:val="18"/>
                <w:lang w:eastAsia="en-GB"/>
              </w:rPr>
              <w:t>Urban Climate</w:t>
            </w:r>
            <w:r w:rsidRPr="000142F4">
              <w:rPr>
                <w:rFonts w:eastAsia="Times New Roman" w:cs="Times New Roman"/>
                <w:color w:val="000000" w:themeColor="text1"/>
                <w:sz w:val="18"/>
                <w:szCs w:val="18"/>
                <w:lang w:eastAsia="en-GB"/>
              </w:rPr>
              <w:t>,</w:t>
            </w:r>
            <w:r>
              <w:rPr>
                <w:rFonts w:eastAsia="Times New Roman" w:cs="Times New Roman"/>
                <w:color w:val="000000" w:themeColor="text1"/>
                <w:sz w:val="18"/>
                <w:szCs w:val="18"/>
                <w:lang w:eastAsia="en-GB"/>
              </w:rPr>
              <w:t xml:space="preserve">4,1-13 </w:t>
            </w:r>
            <w:hyperlink r:id="rId17" w:history="1">
              <w:r w:rsidRPr="000142F4">
                <w:rPr>
                  <w:rStyle w:val="Hyperlink"/>
                  <w:rFonts w:eastAsia="Times New Roman" w:cs="Times New Roman"/>
                  <w:color w:val="000000" w:themeColor="text1"/>
                  <w:sz w:val="18"/>
                  <w:szCs w:val="18"/>
                  <w:lang w:eastAsia="en-GB"/>
                </w:rPr>
                <w:t>http://dx.doi.org/10.1016/j.uclim.2013.03.002</w:t>
              </w:r>
            </w:hyperlink>
          </w:p>
          <w:p w14:paraId="60C731F5" w14:textId="77777777" w:rsidR="000152F0" w:rsidRPr="00C9647A" w:rsidRDefault="000152F0" w:rsidP="00682AA3">
            <w:pPr>
              <w:pStyle w:val="ListParagraph"/>
              <w:numPr>
                <w:ilvl w:val="0"/>
                <w:numId w:val="32"/>
              </w:numPr>
              <w:spacing w:line="268" w:lineRule="atLeast"/>
              <w:rPr>
                <w:sz w:val="18"/>
                <w:szCs w:val="18"/>
              </w:rPr>
            </w:pPr>
            <w:r w:rsidRPr="000142F4">
              <w:rPr>
                <w:color w:val="000000" w:themeColor="text1"/>
                <w:sz w:val="18"/>
                <w:szCs w:val="18"/>
              </w:rPr>
              <w:t>http://www.met.reading.ac.uk/micromet/</w:t>
            </w:r>
          </w:p>
        </w:tc>
      </w:tr>
      <w:tr w:rsidR="000152F0" w:rsidRPr="00C9647A" w14:paraId="77775418" w14:textId="77777777" w:rsidTr="00775142">
        <w:tc>
          <w:tcPr>
            <w:tcW w:w="1126" w:type="dxa"/>
          </w:tcPr>
          <w:p w14:paraId="75E10DF1" w14:textId="77777777" w:rsidR="000152F0" w:rsidRPr="00775142" w:rsidRDefault="000152F0" w:rsidP="000152F0">
            <w:pPr>
              <w:rPr>
                <w:sz w:val="18"/>
                <w:szCs w:val="18"/>
              </w:rPr>
            </w:pPr>
            <w:r w:rsidRPr="00775142">
              <w:rPr>
                <w:sz w:val="18"/>
                <w:szCs w:val="18"/>
              </w:rPr>
              <w:t>Enter the data into the spreadsheet</w:t>
            </w:r>
            <w:r>
              <w:rPr>
                <w:sz w:val="18"/>
                <w:szCs w:val="18"/>
              </w:rPr>
              <w:t xml:space="preserve"> and run the macro, or </w:t>
            </w:r>
            <w:r w:rsidRPr="00775142">
              <w:rPr>
                <w:sz w:val="18"/>
                <w:szCs w:val="18"/>
              </w:rPr>
              <w:t>edit the text (txt) files</w:t>
            </w:r>
          </w:p>
        </w:tc>
        <w:tc>
          <w:tcPr>
            <w:tcW w:w="8805" w:type="dxa"/>
          </w:tcPr>
          <w:p w14:paraId="55E0DAF3" w14:textId="77777777" w:rsidR="000152F0" w:rsidRDefault="000152F0" w:rsidP="000152F0">
            <w:pPr>
              <w:rPr>
                <w:rFonts w:cs="Times New Roman"/>
                <w:sz w:val="18"/>
                <w:szCs w:val="18"/>
              </w:rPr>
            </w:pPr>
            <w:r w:rsidRPr="00775142">
              <w:rPr>
                <w:color w:val="000000"/>
                <w:sz w:val="18"/>
                <w:szCs w:val="18"/>
              </w:rPr>
              <w:t xml:space="preserve">Enter the data for your site into the xlsm spreadsheet </w:t>
            </w:r>
            <w:r w:rsidRPr="00C9647A">
              <w:rPr>
                <w:b/>
                <w:color w:val="000000"/>
                <w:sz w:val="18"/>
                <w:szCs w:val="18"/>
              </w:rPr>
              <w:t>SUEWS_SiteInfo.xlsm</w:t>
            </w:r>
            <w:r w:rsidRPr="00C9647A">
              <w:rPr>
                <w:rFonts w:cs="Times New Roman"/>
                <w:sz w:val="18"/>
                <w:szCs w:val="18"/>
              </w:rPr>
              <w:t xml:space="preserve"> and then use the </w:t>
            </w:r>
            <w:r>
              <w:rPr>
                <w:rFonts w:cs="Times New Roman"/>
                <w:sz w:val="18"/>
                <w:szCs w:val="18"/>
              </w:rPr>
              <w:t>m</w:t>
            </w:r>
            <w:r w:rsidRPr="00C9647A">
              <w:rPr>
                <w:rFonts w:cs="Times New Roman"/>
                <w:sz w:val="18"/>
                <w:szCs w:val="18"/>
              </w:rPr>
              <w:t xml:space="preserve">acro to create the </w:t>
            </w:r>
            <w:r>
              <w:rPr>
                <w:rFonts w:cs="Times New Roman"/>
                <w:sz w:val="18"/>
                <w:szCs w:val="18"/>
              </w:rPr>
              <w:t>text</w:t>
            </w:r>
            <w:r w:rsidRPr="00C9647A">
              <w:rPr>
                <w:rFonts w:cs="Times New Roman"/>
                <w:sz w:val="18"/>
                <w:szCs w:val="18"/>
              </w:rPr>
              <w:t xml:space="preserve"> files</w:t>
            </w:r>
            <w:r>
              <w:rPr>
                <w:rFonts w:cs="Times New Roman"/>
                <w:sz w:val="18"/>
                <w:szCs w:val="18"/>
              </w:rPr>
              <w:t xml:space="preserve">. </w:t>
            </w:r>
            <w:r w:rsidRPr="00C9647A">
              <w:rPr>
                <w:sz w:val="18"/>
                <w:szCs w:val="18"/>
              </w:rPr>
              <w:t xml:space="preserve">The macro needs to be edited </w:t>
            </w:r>
            <w:r w:rsidRPr="003412BB">
              <w:rPr>
                <w:i/>
                <w:sz w:val="18"/>
                <w:szCs w:val="18"/>
              </w:rPr>
              <w:t>to indicate which directory the fi</w:t>
            </w:r>
            <w:r w:rsidRPr="003412BB">
              <w:rPr>
                <w:sz w:val="18"/>
                <w:szCs w:val="18"/>
              </w:rPr>
              <w:t>les are to be saved to otherwise you will get an error saying it cannot write the files.</w:t>
            </w:r>
          </w:p>
          <w:p w14:paraId="2E3C749F" w14:textId="77777777" w:rsidR="000152F0" w:rsidRDefault="000152F0" w:rsidP="000152F0">
            <w:pPr>
              <w:rPr>
                <w:rFonts w:cs="Times New Roman"/>
                <w:sz w:val="18"/>
                <w:szCs w:val="18"/>
              </w:rPr>
            </w:pPr>
          </w:p>
          <w:p w14:paraId="6052B128" w14:textId="77777777" w:rsidR="000152F0" w:rsidRPr="003412BB" w:rsidRDefault="000152F0" w:rsidP="000152F0">
            <w:pPr>
              <w:rPr>
                <w:rFonts w:cs="Times New Roman"/>
                <w:b/>
                <w:sz w:val="18"/>
                <w:szCs w:val="18"/>
              </w:rPr>
            </w:pPr>
            <w:r w:rsidRPr="003412BB">
              <w:rPr>
                <w:rFonts w:cs="Times New Roman"/>
                <w:b/>
                <w:sz w:val="18"/>
                <w:szCs w:val="18"/>
              </w:rPr>
              <w:t>Method to run Macro</w:t>
            </w:r>
          </w:p>
          <w:p w14:paraId="6385241F" w14:textId="77777777" w:rsidR="000152F0" w:rsidRDefault="000152F0" w:rsidP="000152F0">
            <w:pPr>
              <w:rPr>
                <w:rFonts w:cs="Times New Roman"/>
                <w:sz w:val="18"/>
                <w:szCs w:val="18"/>
              </w:rPr>
            </w:pPr>
          </w:p>
          <w:p w14:paraId="10B3BD17" w14:textId="77777777" w:rsidR="000152F0" w:rsidRDefault="000152F0" w:rsidP="000152F0">
            <w:pPr>
              <w:rPr>
                <w:rFonts w:cs="Times New Roman"/>
                <w:sz w:val="18"/>
                <w:szCs w:val="18"/>
              </w:rPr>
            </w:pPr>
            <w:r>
              <w:rPr>
                <w:rFonts w:cs="Times New Roman"/>
                <w:sz w:val="18"/>
                <w:szCs w:val="18"/>
              </w:rPr>
              <w:t xml:space="preserve">When you are ready to run the macro (after entering your data in the spreadsheet). </w:t>
            </w:r>
          </w:p>
          <w:p w14:paraId="7CB974E1" w14:textId="54A68B06" w:rsidR="000152F0" w:rsidRPr="00F4556C" w:rsidRDefault="000152F0" w:rsidP="00682AA3">
            <w:pPr>
              <w:pStyle w:val="ListParagraph"/>
              <w:numPr>
                <w:ilvl w:val="0"/>
                <w:numId w:val="38"/>
              </w:numPr>
              <w:rPr>
                <w:rFonts w:cs="Times New Roman"/>
                <w:sz w:val="18"/>
                <w:szCs w:val="18"/>
              </w:rPr>
            </w:pPr>
            <w:r w:rsidRPr="00F4556C">
              <w:rPr>
                <w:rFonts w:cs="Times New Roman"/>
                <w:sz w:val="18"/>
                <w:szCs w:val="18"/>
              </w:rPr>
              <w:t>Enable the content – you are normally asked this when you open the spreadsheet. Up till this time it does not need to be enabled.</w:t>
            </w:r>
          </w:p>
          <w:p w14:paraId="12D9ADAF" w14:textId="1AE1DE1A" w:rsidR="000152F0" w:rsidRDefault="000152F0" w:rsidP="00682AA3">
            <w:pPr>
              <w:pStyle w:val="ListParagraph"/>
              <w:numPr>
                <w:ilvl w:val="0"/>
                <w:numId w:val="38"/>
              </w:numPr>
              <w:rPr>
                <w:rFonts w:cs="Times New Roman"/>
                <w:sz w:val="18"/>
                <w:szCs w:val="18"/>
              </w:rPr>
            </w:pPr>
            <w:r>
              <w:rPr>
                <w:rFonts w:cs="Times New Roman"/>
                <w:sz w:val="18"/>
                <w:szCs w:val="18"/>
              </w:rPr>
              <w:t>Under View – select Macros</w:t>
            </w:r>
          </w:p>
          <w:p w14:paraId="66123FAB" w14:textId="6FBAE91E" w:rsidR="000152F0" w:rsidRDefault="000152F0" w:rsidP="00682AA3">
            <w:pPr>
              <w:pStyle w:val="ListParagraph"/>
              <w:numPr>
                <w:ilvl w:val="0"/>
                <w:numId w:val="38"/>
              </w:numPr>
              <w:rPr>
                <w:rFonts w:cs="Times New Roman"/>
                <w:sz w:val="18"/>
                <w:szCs w:val="18"/>
              </w:rPr>
            </w:pPr>
            <w:r>
              <w:rPr>
                <w:rFonts w:cs="Times New Roman"/>
                <w:sz w:val="18"/>
                <w:szCs w:val="18"/>
              </w:rPr>
              <w:t>There you will see “ SaveAllSheets”</w:t>
            </w:r>
          </w:p>
          <w:p w14:paraId="708E2718" w14:textId="187EC606" w:rsidR="000152F0" w:rsidRDefault="000152F0" w:rsidP="00682AA3">
            <w:pPr>
              <w:pStyle w:val="ListParagraph"/>
              <w:numPr>
                <w:ilvl w:val="0"/>
                <w:numId w:val="38"/>
              </w:numPr>
              <w:rPr>
                <w:rFonts w:cs="Times New Roman"/>
                <w:sz w:val="18"/>
                <w:szCs w:val="18"/>
              </w:rPr>
            </w:pPr>
            <w:r>
              <w:rPr>
                <w:rFonts w:cs="Times New Roman"/>
                <w:sz w:val="18"/>
                <w:szCs w:val="18"/>
              </w:rPr>
              <w:t>Select Edit</w:t>
            </w:r>
          </w:p>
          <w:p w14:paraId="6CF3AC76" w14:textId="0255183F" w:rsidR="000152F0" w:rsidRDefault="000152F0" w:rsidP="00682AA3">
            <w:pPr>
              <w:pStyle w:val="ListParagraph"/>
              <w:numPr>
                <w:ilvl w:val="0"/>
                <w:numId w:val="38"/>
              </w:numPr>
              <w:rPr>
                <w:rFonts w:cs="Times New Roman"/>
                <w:sz w:val="18"/>
                <w:szCs w:val="18"/>
              </w:rPr>
            </w:pPr>
            <w:r>
              <w:rPr>
                <w:rFonts w:cs="Times New Roman"/>
                <w:sz w:val="18"/>
                <w:szCs w:val="18"/>
              </w:rPr>
              <w:t xml:space="preserve">You will then see the Macro content (the part highlighted in </w:t>
            </w:r>
            <w:r w:rsidRPr="00A62DDF">
              <w:rPr>
                <w:rFonts w:cs="Times New Roman"/>
                <w:sz w:val="18"/>
                <w:szCs w:val="18"/>
                <w:highlight w:val="cyan"/>
              </w:rPr>
              <w:t>cyan</w:t>
            </w:r>
            <w:r>
              <w:rPr>
                <w:rFonts w:cs="Times New Roman"/>
                <w:sz w:val="18"/>
                <w:szCs w:val="18"/>
              </w:rPr>
              <w:t xml:space="preserve"> below need to be changed to the directory where you want the output files to go to:</w:t>
            </w:r>
          </w:p>
          <w:p w14:paraId="0533BA1A" w14:textId="77777777" w:rsidR="000152F0" w:rsidRDefault="000152F0" w:rsidP="00682AA3">
            <w:pPr>
              <w:pStyle w:val="ListParagraph"/>
              <w:numPr>
                <w:ilvl w:val="0"/>
                <w:numId w:val="38"/>
              </w:numPr>
              <w:rPr>
                <w:rFonts w:cs="Times New Roman"/>
                <w:sz w:val="18"/>
                <w:szCs w:val="18"/>
              </w:rPr>
            </w:pPr>
          </w:p>
          <w:tbl>
            <w:tblPr>
              <w:tblStyle w:val="TableGrid"/>
              <w:tblW w:w="0" w:type="auto"/>
              <w:tblInd w:w="720" w:type="dxa"/>
              <w:tblLook w:val="04A0" w:firstRow="1" w:lastRow="0" w:firstColumn="1" w:lastColumn="0" w:noHBand="0" w:noVBand="1"/>
            </w:tblPr>
            <w:tblGrid>
              <w:gridCol w:w="8064"/>
            </w:tblGrid>
            <w:tr w:rsidR="000152F0" w14:paraId="3F788794" w14:textId="77777777" w:rsidTr="000152F0">
              <w:tc>
                <w:tcPr>
                  <w:tcW w:w="8064" w:type="dxa"/>
                  <w:tcBorders>
                    <w:top w:val="nil"/>
                    <w:left w:val="nil"/>
                    <w:bottom w:val="nil"/>
                    <w:right w:val="nil"/>
                  </w:tcBorders>
                </w:tcPr>
                <w:p w14:paraId="04005B94" w14:textId="77777777" w:rsidR="000152F0" w:rsidRPr="00F4556C" w:rsidRDefault="000152F0" w:rsidP="000152F0">
                  <w:pPr>
                    <w:pBdr>
                      <w:top w:val="single" w:sz="4" w:space="1" w:color="auto"/>
                      <w:left w:val="single" w:sz="4" w:space="4" w:color="auto"/>
                      <w:bottom w:val="single" w:sz="4" w:space="1" w:color="auto"/>
                      <w:right w:val="single" w:sz="4" w:space="4" w:color="auto"/>
                    </w:pBdr>
                    <w:rPr>
                      <w:rFonts w:cs="Times New Roman"/>
                      <w:sz w:val="18"/>
                      <w:szCs w:val="18"/>
                    </w:rPr>
                  </w:pPr>
                  <w:r>
                    <w:rPr>
                      <w:rFonts w:cs="Times New Roman"/>
                      <w:sz w:val="18"/>
                      <w:szCs w:val="18"/>
                    </w:rPr>
                    <w:t>S</w:t>
                  </w:r>
                  <w:r w:rsidRPr="00F4556C">
                    <w:rPr>
                      <w:rFonts w:cs="Times New Roman"/>
                      <w:sz w:val="18"/>
                      <w:szCs w:val="18"/>
                    </w:rPr>
                    <w:t>ub SaveAllSheets()</w:t>
                  </w:r>
                </w:p>
                <w:p w14:paraId="1CC5EBAC" w14:textId="77777777" w:rsidR="000152F0" w:rsidRPr="00F4556C" w:rsidRDefault="000152F0" w:rsidP="000152F0">
                  <w:pPr>
                    <w:pBdr>
                      <w:top w:val="single" w:sz="4" w:space="1" w:color="auto"/>
                      <w:left w:val="single" w:sz="4" w:space="4" w:color="auto"/>
                      <w:bottom w:val="single" w:sz="4" w:space="1" w:color="auto"/>
                      <w:right w:val="single" w:sz="4" w:space="4" w:color="auto"/>
                    </w:pBdr>
                    <w:rPr>
                      <w:rFonts w:cs="Times New Roman"/>
                      <w:sz w:val="18"/>
                      <w:szCs w:val="18"/>
                    </w:rPr>
                  </w:pPr>
                  <w:r w:rsidRPr="00F4556C">
                    <w:rPr>
                      <w:rFonts w:cs="Times New Roman"/>
                      <w:sz w:val="18"/>
                      <w:szCs w:val="18"/>
                    </w:rPr>
                    <w:t>For Each Sheet In ActiveWorkbook.Sheets</w:t>
                  </w:r>
                </w:p>
                <w:p w14:paraId="6FEEF415" w14:textId="77777777" w:rsidR="000152F0" w:rsidRPr="00F4556C" w:rsidRDefault="000152F0" w:rsidP="000152F0">
                  <w:pPr>
                    <w:pBdr>
                      <w:top w:val="single" w:sz="4" w:space="1" w:color="auto"/>
                      <w:left w:val="single" w:sz="4" w:space="4" w:color="auto"/>
                      <w:bottom w:val="single" w:sz="4" w:space="1" w:color="auto"/>
                      <w:right w:val="single" w:sz="4" w:space="4" w:color="auto"/>
                    </w:pBdr>
                    <w:rPr>
                      <w:rFonts w:cs="Times New Roman"/>
                      <w:sz w:val="18"/>
                      <w:szCs w:val="18"/>
                    </w:rPr>
                  </w:pPr>
                  <w:r w:rsidRPr="00F4556C">
                    <w:rPr>
                      <w:rFonts w:cs="Times New Roman"/>
                      <w:sz w:val="18"/>
                      <w:szCs w:val="18"/>
                    </w:rPr>
                    <w:t xml:space="preserve">    Sheet.Select</w:t>
                  </w:r>
                </w:p>
                <w:p w14:paraId="3D16B839" w14:textId="0843EB6A" w:rsidR="000152F0" w:rsidRPr="00F4556C" w:rsidRDefault="000152F0" w:rsidP="000152F0">
                  <w:pPr>
                    <w:pBdr>
                      <w:top w:val="single" w:sz="4" w:space="1" w:color="auto"/>
                      <w:left w:val="single" w:sz="4" w:space="4" w:color="auto"/>
                      <w:bottom w:val="single" w:sz="4" w:space="1" w:color="auto"/>
                      <w:right w:val="single" w:sz="4" w:space="4" w:color="auto"/>
                    </w:pBdr>
                    <w:rPr>
                      <w:rFonts w:cs="Times New Roman"/>
                      <w:sz w:val="18"/>
                      <w:szCs w:val="18"/>
                    </w:rPr>
                  </w:pPr>
                  <w:r w:rsidRPr="00F4556C">
                    <w:rPr>
                      <w:rFonts w:cs="Times New Roman"/>
                      <w:sz w:val="18"/>
                      <w:szCs w:val="18"/>
                    </w:rPr>
                    <w:t xml:space="preserve">    ActiveWorkbook.SaveAs Filename:="</w:t>
                  </w:r>
                  <w:r>
                    <w:t xml:space="preserve"> </w:t>
                  </w:r>
                  <w:r w:rsidRPr="003412BB">
                    <w:rPr>
                      <w:rFonts w:cs="Times New Roman"/>
                      <w:sz w:val="18"/>
                      <w:szCs w:val="18"/>
                      <w:highlight w:val="cyan"/>
                    </w:rPr>
                    <w:t>C:\</w:t>
                  </w:r>
                  <w:r>
                    <w:rPr>
                      <w:rFonts w:cs="Times New Roman"/>
                      <w:sz w:val="18"/>
                      <w:szCs w:val="18"/>
                      <w:highlight w:val="cyan"/>
                    </w:rPr>
                    <w:t>InputDataForSUEWS</w:t>
                  </w:r>
                  <w:r w:rsidRPr="00F4556C">
                    <w:rPr>
                      <w:rFonts w:cs="Times New Roman"/>
                      <w:sz w:val="18"/>
                      <w:szCs w:val="18"/>
                    </w:rPr>
                    <w:t>\" &amp; Sheet.Name &amp; ".txt", FileFormat:=xlText</w:t>
                  </w:r>
                </w:p>
                <w:p w14:paraId="519CDB78" w14:textId="77777777" w:rsidR="000152F0" w:rsidRDefault="000152F0" w:rsidP="000152F0">
                  <w:pPr>
                    <w:pBdr>
                      <w:top w:val="single" w:sz="4" w:space="1" w:color="auto"/>
                      <w:left w:val="single" w:sz="4" w:space="4" w:color="auto"/>
                      <w:bottom w:val="single" w:sz="4" w:space="1" w:color="auto"/>
                      <w:right w:val="single" w:sz="4" w:space="4" w:color="auto"/>
                    </w:pBdr>
                    <w:rPr>
                      <w:rFonts w:cs="Times New Roman"/>
                      <w:sz w:val="18"/>
                      <w:szCs w:val="18"/>
                    </w:rPr>
                  </w:pPr>
                  <w:r w:rsidRPr="00F4556C">
                    <w:rPr>
                      <w:rFonts w:cs="Times New Roman"/>
                      <w:sz w:val="18"/>
                      <w:szCs w:val="18"/>
                    </w:rPr>
                    <w:t>Next Sheet</w:t>
                  </w:r>
                </w:p>
                <w:p w14:paraId="24CEF51D" w14:textId="099C5B25" w:rsidR="000152F0" w:rsidRDefault="000152F0" w:rsidP="000152F0">
                  <w:pPr>
                    <w:pBdr>
                      <w:top w:val="single" w:sz="4" w:space="1" w:color="auto"/>
                      <w:left w:val="single" w:sz="4" w:space="4" w:color="auto"/>
                      <w:bottom w:val="single" w:sz="4" w:space="1" w:color="auto"/>
                      <w:right w:val="single" w:sz="4" w:space="4" w:color="auto"/>
                    </w:pBdr>
                    <w:rPr>
                      <w:rFonts w:cs="Times New Roman"/>
                      <w:sz w:val="18"/>
                      <w:szCs w:val="18"/>
                    </w:rPr>
                  </w:pPr>
                  <w:r>
                    <w:rPr>
                      <w:rFonts w:cs="Times New Roman"/>
                      <w:sz w:val="18"/>
                      <w:szCs w:val="18"/>
                    </w:rPr>
                    <w:t>E</w:t>
                  </w:r>
                  <w:r w:rsidRPr="00F4556C">
                    <w:rPr>
                      <w:rFonts w:cs="Times New Roman"/>
                      <w:sz w:val="18"/>
                      <w:szCs w:val="18"/>
                    </w:rPr>
                    <w:t>nd Sub</w:t>
                  </w:r>
                </w:p>
                <w:p w14:paraId="7474CA0F" w14:textId="77777777" w:rsidR="000152F0" w:rsidRDefault="000152F0" w:rsidP="000152F0">
                  <w:pPr>
                    <w:pStyle w:val="ListParagraph"/>
                    <w:ind w:left="0"/>
                    <w:rPr>
                      <w:rFonts w:cs="Times New Roman"/>
                      <w:sz w:val="18"/>
                      <w:szCs w:val="18"/>
                    </w:rPr>
                  </w:pPr>
                </w:p>
              </w:tc>
            </w:tr>
          </w:tbl>
          <w:p w14:paraId="436755B8" w14:textId="77777777" w:rsidR="000152F0" w:rsidRDefault="000152F0" w:rsidP="000152F0">
            <w:pPr>
              <w:rPr>
                <w:rFonts w:cs="Times New Roman"/>
                <w:sz w:val="18"/>
                <w:szCs w:val="18"/>
              </w:rPr>
            </w:pPr>
          </w:p>
          <w:p w14:paraId="14AFAC86" w14:textId="37178B7B" w:rsidR="000152F0" w:rsidRDefault="000152F0" w:rsidP="00682AA3">
            <w:pPr>
              <w:pStyle w:val="ListParagraph"/>
              <w:numPr>
                <w:ilvl w:val="0"/>
                <w:numId w:val="38"/>
              </w:numPr>
              <w:rPr>
                <w:rFonts w:cs="Times New Roman"/>
                <w:sz w:val="18"/>
                <w:szCs w:val="18"/>
              </w:rPr>
            </w:pPr>
            <w:r>
              <w:rPr>
                <w:rFonts w:cs="Times New Roman"/>
                <w:sz w:val="18"/>
                <w:szCs w:val="18"/>
              </w:rPr>
              <w:t xml:space="preserve">Save this </w:t>
            </w:r>
          </w:p>
          <w:p w14:paraId="1D4EBCBC" w14:textId="40082A43" w:rsidR="000152F0" w:rsidRDefault="000152F0" w:rsidP="00682AA3">
            <w:pPr>
              <w:pStyle w:val="ListParagraph"/>
              <w:numPr>
                <w:ilvl w:val="0"/>
                <w:numId w:val="38"/>
              </w:numPr>
              <w:rPr>
                <w:rFonts w:cs="Times New Roman"/>
                <w:sz w:val="18"/>
                <w:szCs w:val="18"/>
              </w:rPr>
            </w:pPr>
            <w:r>
              <w:rPr>
                <w:rFonts w:cs="Times New Roman"/>
                <w:sz w:val="18"/>
                <w:szCs w:val="18"/>
              </w:rPr>
              <w:t>Close</w:t>
            </w:r>
          </w:p>
          <w:p w14:paraId="144A2A4E" w14:textId="77777777" w:rsidR="000152F0" w:rsidRDefault="000152F0" w:rsidP="00682AA3">
            <w:pPr>
              <w:pStyle w:val="ListParagraph"/>
              <w:numPr>
                <w:ilvl w:val="0"/>
                <w:numId w:val="38"/>
              </w:numPr>
              <w:rPr>
                <w:rFonts w:cs="Times New Roman"/>
                <w:sz w:val="18"/>
                <w:szCs w:val="18"/>
              </w:rPr>
            </w:pPr>
            <w:r>
              <w:rPr>
                <w:rFonts w:cs="Times New Roman"/>
                <w:sz w:val="18"/>
                <w:szCs w:val="18"/>
              </w:rPr>
              <w:t xml:space="preserve">Then Run  </w:t>
            </w:r>
          </w:p>
          <w:p w14:paraId="15AF3CFB" w14:textId="77777777" w:rsidR="000152F0" w:rsidRDefault="000152F0" w:rsidP="000152F0">
            <w:pPr>
              <w:pStyle w:val="ListParagraph"/>
              <w:rPr>
                <w:rFonts w:cs="Times New Roman"/>
                <w:sz w:val="18"/>
                <w:szCs w:val="18"/>
              </w:rPr>
            </w:pPr>
          </w:p>
          <w:p w14:paraId="10B37CCB" w14:textId="77777777" w:rsidR="007A09F6" w:rsidRDefault="000152F0" w:rsidP="000152F0">
            <w:pPr>
              <w:pStyle w:val="ListParagraph"/>
              <w:rPr>
                <w:rFonts w:cs="Times New Roman"/>
                <w:sz w:val="18"/>
                <w:szCs w:val="18"/>
              </w:rPr>
            </w:pPr>
            <w:r>
              <w:rPr>
                <w:rFonts w:cs="Times New Roman"/>
                <w:sz w:val="18"/>
                <w:szCs w:val="18"/>
              </w:rPr>
              <w:t xml:space="preserve">If there is a problem – check that the </w:t>
            </w:r>
            <w:r w:rsidRPr="007A09F6">
              <w:rPr>
                <w:rFonts w:cs="Times New Roman"/>
                <w:sz w:val="18"/>
                <w:szCs w:val="18"/>
                <w:highlight w:val="cyan"/>
              </w:rPr>
              <w:t>location</w:t>
            </w:r>
            <w:r>
              <w:rPr>
                <w:rFonts w:cs="Times New Roman"/>
                <w:sz w:val="18"/>
                <w:szCs w:val="18"/>
              </w:rPr>
              <w:t xml:space="preserve"> you have identified is a location that you have permission to write to/exists. </w:t>
            </w:r>
          </w:p>
          <w:p w14:paraId="1F88418D" w14:textId="0350A134" w:rsidR="000152F0" w:rsidRPr="00F4556C" w:rsidRDefault="000152F0" w:rsidP="000152F0">
            <w:pPr>
              <w:pStyle w:val="ListParagraph"/>
              <w:rPr>
                <w:rFonts w:cs="Times New Roman"/>
                <w:sz w:val="18"/>
                <w:szCs w:val="18"/>
              </w:rPr>
            </w:pPr>
            <w:r>
              <w:rPr>
                <w:rFonts w:cs="Times New Roman"/>
                <w:sz w:val="18"/>
                <w:szCs w:val="18"/>
              </w:rPr>
              <w:t xml:space="preserve">It is </w:t>
            </w:r>
            <w:r w:rsidRPr="000152F0">
              <w:rPr>
                <w:rFonts w:cs="Times New Roman"/>
                <w:b/>
                <w:sz w:val="18"/>
                <w:szCs w:val="18"/>
              </w:rPr>
              <w:t>recommended</w:t>
            </w:r>
            <w:r>
              <w:rPr>
                <w:rFonts w:cs="Times New Roman"/>
                <w:sz w:val="18"/>
                <w:szCs w:val="18"/>
              </w:rPr>
              <w:t xml:space="preserve"> to close the spreadsheet before running the actual model code.</w:t>
            </w:r>
            <w:r w:rsidR="007A09F6">
              <w:rPr>
                <w:rFonts w:cs="Times New Roman"/>
                <w:sz w:val="18"/>
                <w:szCs w:val="18"/>
              </w:rPr>
              <w:t xml:space="preserve"> </w:t>
            </w:r>
          </w:p>
          <w:p w14:paraId="158FD0D4" w14:textId="77777777" w:rsidR="000152F0" w:rsidRDefault="000152F0" w:rsidP="000152F0">
            <w:pPr>
              <w:rPr>
                <w:rFonts w:cs="Times New Roman"/>
                <w:sz w:val="18"/>
                <w:szCs w:val="18"/>
              </w:rPr>
            </w:pPr>
          </w:p>
          <w:p w14:paraId="7A66B621" w14:textId="77777777" w:rsidR="000152F0" w:rsidRDefault="000152F0" w:rsidP="000152F0">
            <w:pPr>
              <w:rPr>
                <w:sz w:val="18"/>
                <w:szCs w:val="18"/>
              </w:rPr>
            </w:pPr>
            <w:r w:rsidRPr="003412BB">
              <w:rPr>
                <w:rFonts w:cs="Times New Roman"/>
                <w:b/>
                <w:sz w:val="18"/>
                <w:szCs w:val="18"/>
              </w:rPr>
              <w:t>Alternatively</w:t>
            </w:r>
            <w:r>
              <w:rPr>
                <w:rFonts w:cs="Times New Roman"/>
                <w:sz w:val="18"/>
                <w:szCs w:val="18"/>
              </w:rPr>
              <w:t>, the text (txt) files can be edited directly. T</w:t>
            </w:r>
            <w:r w:rsidRPr="00C9647A">
              <w:rPr>
                <w:rFonts w:cs="Times New Roman"/>
                <w:sz w:val="18"/>
                <w:szCs w:val="18"/>
              </w:rPr>
              <w:t>he sample files provide a template to create your own files which can be edited with a text editor</w:t>
            </w:r>
            <w:r>
              <w:rPr>
                <w:rStyle w:val="FootnoteReference"/>
                <w:rFonts w:cs="Times New Roman"/>
                <w:sz w:val="18"/>
                <w:szCs w:val="18"/>
              </w:rPr>
              <w:footnoteReference w:id="2"/>
            </w:r>
            <w:r w:rsidRPr="00C9647A">
              <w:rPr>
                <w:rStyle w:val="Hyperlink"/>
                <w:rFonts w:cs="Times New Roman"/>
                <w:sz w:val="18"/>
                <w:szCs w:val="18"/>
              </w:rPr>
              <w:t xml:space="preserve"> </w:t>
            </w:r>
            <w:r w:rsidRPr="00C9647A">
              <w:rPr>
                <w:rStyle w:val="Hyperlink"/>
                <w:rFonts w:cs="Times New Roman"/>
                <w:color w:val="auto"/>
                <w:sz w:val="18"/>
                <w:szCs w:val="18"/>
                <w:u w:val="none"/>
              </w:rPr>
              <w:t>directly</w:t>
            </w:r>
            <w:r>
              <w:rPr>
                <w:rFonts w:cs="Times New Roman"/>
                <w:sz w:val="18"/>
                <w:szCs w:val="18"/>
              </w:rPr>
              <w:t xml:space="preserve">. </w:t>
            </w:r>
          </w:p>
          <w:p w14:paraId="5165FBCF" w14:textId="77777777" w:rsidR="000152F0" w:rsidRDefault="000152F0" w:rsidP="000152F0">
            <w:pPr>
              <w:rPr>
                <w:sz w:val="18"/>
                <w:szCs w:val="18"/>
              </w:rPr>
            </w:pPr>
          </w:p>
          <w:p w14:paraId="507A1CB9" w14:textId="77777777" w:rsidR="000152F0" w:rsidRDefault="000152F0" w:rsidP="000152F0">
            <w:pPr>
              <w:rPr>
                <w:sz w:val="18"/>
                <w:szCs w:val="18"/>
              </w:rPr>
            </w:pPr>
            <w:r>
              <w:rPr>
                <w:sz w:val="18"/>
                <w:szCs w:val="18"/>
              </w:rPr>
              <w:t>Note that in all txt files:</w:t>
            </w:r>
          </w:p>
          <w:p w14:paraId="77ACCDF4" w14:textId="77777777" w:rsidR="000152F0" w:rsidRPr="00312CB3" w:rsidRDefault="000152F0" w:rsidP="00682AA3">
            <w:pPr>
              <w:pStyle w:val="ListParagraph"/>
              <w:numPr>
                <w:ilvl w:val="0"/>
                <w:numId w:val="33"/>
              </w:numPr>
              <w:ind w:left="284" w:hanging="284"/>
              <w:rPr>
                <w:rFonts w:cs="Times New Roman"/>
                <w:sz w:val="18"/>
                <w:szCs w:val="18"/>
              </w:rPr>
            </w:pPr>
            <w:r w:rsidRPr="00312CB3">
              <w:rPr>
                <w:rFonts w:cs="Times New Roman"/>
                <w:sz w:val="18"/>
                <w:szCs w:val="18"/>
              </w:rPr>
              <w:t>The first two rows are headers. The first row is the column number; the second row is the column name.</w:t>
            </w:r>
          </w:p>
          <w:p w14:paraId="3B66074C" w14:textId="77777777" w:rsidR="000152F0" w:rsidRPr="00312CB3" w:rsidRDefault="000152F0" w:rsidP="00682AA3">
            <w:pPr>
              <w:pStyle w:val="ListParagraph"/>
              <w:numPr>
                <w:ilvl w:val="0"/>
                <w:numId w:val="33"/>
              </w:numPr>
              <w:ind w:left="284" w:hanging="284"/>
              <w:rPr>
                <w:rFonts w:cs="Times New Roman"/>
                <w:sz w:val="18"/>
                <w:szCs w:val="18"/>
              </w:rPr>
            </w:pPr>
            <w:r w:rsidRPr="00312CB3">
              <w:rPr>
                <w:rFonts w:cs="Times New Roman"/>
                <w:sz w:val="18"/>
                <w:szCs w:val="18"/>
              </w:rPr>
              <w:t xml:space="preserve">The names and order of the columns </w:t>
            </w:r>
            <w:r w:rsidRPr="00D20D14">
              <w:rPr>
                <w:rFonts w:cs="Times New Roman"/>
                <w:sz w:val="18"/>
                <w:szCs w:val="18"/>
                <w:u w:val="single"/>
              </w:rPr>
              <w:t>should not be altered</w:t>
            </w:r>
            <w:r w:rsidRPr="00312CB3">
              <w:rPr>
                <w:rFonts w:cs="Times New Roman"/>
                <w:sz w:val="18"/>
                <w:szCs w:val="18"/>
              </w:rPr>
              <w:t xml:space="preserve"> from the templates, as these are checked by the model and errors will be returned if particular columns cannot be found.</w:t>
            </w:r>
          </w:p>
          <w:p w14:paraId="5432B99D" w14:textId="77777777" w:rsidR="000152F0" w:rsidRPr="00312CB3" w:rsidRDefault="000152F0" w:rsidP="00682AA3">
            <w:pPr>
              <w:pStyle w:val="ListParagraph"/>
              <w:numPr>
                <w:ilvl w:val="0"/>
                <w:numId w:val="33"/>
              </w:numPr>
              <w:ind w:left="284" w:hanging="284"/>
              <w:rPr>
                <w:rFonts w:cs="Times New Roman"/>
                <w:sz w:val="18"/>
                <w:szCs w:val="18"/>
              </w:rPr>
            </w:pPr>
            <w:r w:rsidRPr="00312CB3">
              <w:rPr>
                <w:rFonts w:cs="Times New Roman"/>
                <w:sz w:val="18"/>
                <w:szCs w:val="18"/>
              </w:rPr>
              <w:t>All files should have two rows with -9 in column 1 as their last two rows.</w:t>
            </w:r>
          </w:p>
          <w:p w14:paraId="39078F0E" w14:textId="77777777" w:rsidR="000152F0" w:rsidRPr="00312CB3" w:rsidRDefault="000152F0" w:rsidP="00682AA3">
            <w:pPr>
              <w:pStyle w:val="ListParagraph"/>
              <w:numPr>
                <w:ilvl w:val="0"/>
                <w:numId w:val="33"/>
              </w:numPr>
              <w:ind w:left="284" w:hanging="284"/>
              <w:rPr>
                <w:rFonts w:cs="Times New Roman"/>
                <w:sz w:val="18"/>
                <w:szCs w:val="18"/>
              </w:rPr>
            </w:pPr>
            <w:r w:rsidRPr="00312CB3">
              <w:rPr>
                <w:rFonts w:cs="Times New Roman"/>
                <w:sz w:val="18"/>
                <w:szCs w:val="18"/>
              </w:rPr>
              <w:t>“!” indicates a comment – so after that the material will not be read by the model.</w:t>
            </w:r>
          </w:p>
          <w:p w14:paraId="7207EFD0" w14:textId="77777777" w:rsidR="000152F0" w:rsidRPr="00312CB3" w:rsidRDefault="000152F0" w:rsidP="00682AA3">
            <w:pPr>
              <w:pStyle w:val="ListParagraph"/>
              <w:numPr>
                <w:ilvl w:val="0"/>
                <w:numId w:val="33"/>
              </w:numPr>
              <w:ind w:left="284" w:hanging="284"/>
              <w:rPr>
                <w:rFonts w:cs="Times New Roman"/>
                <w:sz w:val="18"/>
                <w:szCs w:val="18"/>
              </w:rPr>
            </w:pPr>
            <w:r w:rsidRPr="00312CB3">
              <w:rPr>
                <w:rFonts w:cs="Times New Roman"/>
                <w:sz w:val="18"/>
                <w:szCs w:val="18"/>
              </w:rPr>
              <w:t>If data is unavailable or not required, enter the value -999 in the correct place in the input file(s).</w:t>
            </w:r>
          </w:p>
          <w:p w14:paraId="3587F5B3" w14:textId="77777777" w:rsidR="000152F0" w:rsidRPr="00312CB3" w:rsidRDefault="000152F0" w:rsidP="00682AA3">
            <w:pPr>
              <w:pStyle w:val="ListParagraph"/>
              <w:numPr>
                <w:ilvl w:val="0"/>
                <w:numId w:val="33"/>
              </w:numPr>
              <w:ind w:left="284" w:hanging="284"/>
              <w:rPr>
                <w:rFonts w:cs="Times New Roman"/>
                <w:sz w:val="18"/>
                <w:szCs w:val="18"/>
              </w:rPr>
            </w:pPr>
            <w:r w:rsidRPr="00312CB3">
              <w:rPr>
                <w:rFonts w:cs="Times New Roman"/>
                <w:sz w:val="18"/>
                <w:szCs w:val="18"/>
              </w:rPr>
              <w:lastRenderedPageBreak/>
              <w:t xml:space="preserve">Ensure that the codes used to link between txt files are unique for each of the txt files (i.e. for all files except SiteSelect.txt, each row must have a unique code). </w:t>
            </w:r>
          </w:p>
          <w:p w14:paraId="3BE9A6AC" w14:textId="77777777" w:rsidR="000152F0" w:rsidRPr="00312CB3" w:rsidRDefault="000152F0" w:rsidP="00682AA3">
            <w:pPr>
              <w:pStyle w:val="ListParagraph"/>
              <w:numPr>
                <w:ilvl w:val="0"/>
                <w:numId w:val="33"/>
              </w:numPr>
              <w:ind w:left="284" w:hanging="284"/>
              <w:rPr>
                <w:rStyle w:val="CommentReference"/>
                <w:sz w:val="18"/>
                <w:szCs w:val="18"/>
              </w:rPr>
            </w:pPr>
            <w:r w:rsidRPr="00312CB3">
              <w:rPr>
                <w:rFonts w:cs="Times New Roman"/>
                <w:sz w:val="18"/>
                <w:szCs w:val="18"/>
              </w:rPr>
              <w:t>Ensure the units are correct for all input information!</w:t>
            </w:r>
            <w:r w:rsidRPr="00312CB3">
              <w:rPr>
                <w:rStyle w:val="CommentReference"/>
                <w:sz w:val="18"/>
                <w:szCs w:val="18"/>
              </w:rPr>
              <w:t xml:space="preserve"> </w:t>
            </w:r>
          </w:p>
          <w:p w14:paraId="0DABFBBD" w14:textId="77777777" w:rsidR="000152F0" w:rsidRPr="00031B71" w:rsidRDefault="000152F0" w:rsidP="00682AA3">
            <w:pPr>
              <w:pStyle w:val="ListParagraph"/>
              <w:numPr>
                <w:ilvl w:val="0"/>
                <w:numId w:val="33"/>
              </w:numPr>
              <w:ind w:left="284" w:hanging="284"/>
              <w:rPr>
                <w:rFonts w:cs="Times New Roman"/>
                <w:sz w:val="18"/>
                <w:szCs w:val="18"/>
              </w:rPr>
            </w:pPr>
            <w:r w:rsidRPr="00312CB3">
              <w:rPr>
                <w:rFonts w:cs="Times New Roman"/>
                <w:sz w:val="18"/>
                <w:szCs w:val="18"/>
              </w:rPr>
              <w:t xml:space="preserve">See the </w:t>
            </w:r>
            <w:hyperlink w:anchor="_SiteSelect.txt" w:history="1">
              <w:r w:rsidRPr="00C9647A">
                <w:rPr>
                  <w:rStyle w:val="Hyperlink"/>
                  <w:rFonts w:cs="Times New Roman"/>
                  <w:sz w:val="18"/>
                  <w:szCs w:val="18"/>
                </w:rPr>
                <w:t>individual file descriptions for details</w:t>
              </w:r>
            </w:hyperlink>
          </w:p>
          <w:p w14:paraId="19E540AD" w14:textId="77777777" w:rsidR="000152F0" w:rsidRPr="00031B71" w:rsidRDefault="000152F0" w:rsidP="00682AA3">
            <w:pPr>
              <w:pStyle w:val="ListParagraph"/>
              <w:numPr>
                <w:ilvl w:val="0"/>
                <w:numId w:val="33"/>
              </w:numPr>
              <w:ind w:left="284" w:hanging="284"/>
              <w:rPr>
                <w:rFonts w:cs="Times New Roman"/>
                <w:sz w:val="18"/>
                <w:szCs w:val="18"/>
              </w:rPr>
            </w:pPr>
            <w:r w:rsidRPr="00031B71">
              <w:rPr>
                <w:rFonts w:cs="Times New Roman"/>
                <w:sz w:val="18"/>
                <w:szCs w:val="18"/>
              </w:rPr>
              <w:t>See</w:t>
            </w:r>
            <w:r w:rsidRPr="00031B71">
              <w:rPr>
                <w:rFonts w:cs="Times New Roman"/>
                <w:color w:val="FF0000"/>
                <w:sz w:val="18"/>
                <w:szCs w:val="18"/>
              </w:rPr>
              <w:t xml:space="preserve"> </w:t>
            </w:r>
            <w:hyperlink w:anchor="_Further_help_with" w:history="1">
              <w:r w:rsidRPr="00031B71">
                <w:rPr>
                  <w:rStyle w:val="Hyperlink"/>
                  <w:rFonts w:cs="Times New Roman"/>
                  <w:sz w:val="18"/>
                  <w:szCs w:val="18"/>
                </w:rPr>
                <w:t>example help</w:t>
              </w:r>
            </w:hyperlink>
          </w:p>
          <w:p w14:paraId="0AEEFD79" w14:textId="77777777" w:rsidR="000152F0" w:rsidRDefault="000152F0" w:rsidP="000152F0">
            <w:pPr>
              <w:rPr>
                <w:sz w:val="18"/>
                <w:szCs w:val="18"/>
              </w:rPr>
            </w:pPr>
          </w:p>
          <w:p w14:paraId="0D7ECF85" w14:textId="77777777" w:rsidR="000152F0" w:rsidRPr="00E464CB" w:rsidRDefault="000152F0" w:rsidP="000152F0">
            <w:pPr>
              <w:rPr>
                <w:rFonts w:cs="Times New Roman"/>
                <w:sz w:val="18"/>
                <w:szCs w:val="18"/>
              </w:rPr>
            </w:pPr>
            <w:r>
              <w:rPr>
                <w:sz w:val="18"/>
                <w:szCs w:val="18"/>
              </w:rPr>
              <w:t>In addition to these text files, the following files are also needed to run the model.</w:t>
            </w:r>
          </w:p>
          <w:p w14:paraId="54EBDC82" w14:textId="77777777" w:rsidR="000152F0" w:rsidRPr="00C9647A" w:rsidRDefault="000152F0" w:rsidP="000152F0">
            <w:pPr>
              <w:tabs>
                <w:tab w:val="left" w:pos="3917"/>
              </w:tabs>
              <w:rPr>
                <w:sz w:val="18"/>
                <w:szCs w:val="18"/>
              </w:rPr>
            </w:pPr>
            <w:r>
              <w:rPr>
                <w:sz w:val="18"/>
                <w:szCs w:val="18"/>
              </w:rPr>
              <w:tab/>
            </w:r>
          </w:p>
        </w:tc>
      </w:tr>
      <w:tr w:rsidR="000152F0" w:rsidRPr="00C9647A" w14:paraId="5EB9EDFD" w14:textId="77777777" w:rsidTr="00775142">
        <w:tc>
          <w:tcPr>
            <w:tcW w:w="1126" w:type="dxa"/>
          </w:tcPr>
          <w:p w14:paraId="37E21A00" w14:textId="7EC325A6" w:rsidR="000152F0" w:rsidRPr="00C9647A" w:rsidRDefault="000152F0" w:rsidP="000152F0">
            <w:pPr>
              <w:rPr>
                <w:sz w:val="18"/>
                <w:szCs w:val="18"/>
              </w:rPr>
            </w:pPr>
            <w:r w:rsidRPr="00C9647A">
              <w:rPr>
                <w:sz w:val="18"/>
                <w:szCs w:val="18"/>
              </w:rPr>
              <w:lastRenderedPageBreak/>
              <w:t xml:space="preserve">Prepare the </w:t>
            </w:r>
            <w:r w:rsidRPr="00C9647A">
              <w:rPr>
                <w:b/>
                <w:sz w:val="18"/>
                <w:szCs w:val="18"/>
              </w:rPr>
              <w:t>RunControl.nml</w:t>
            </w:r>
            <w:r w:rsidRPr="00C9647A">
              <w:rPr>
                <w:sz w:val="18"/>
                <w:szCs w:val="18"/>
              </w:rPr>
              <w:t xml:space="preserve"> file</w:t>
            </w:r>
          </w:p>
        </w:tc>
        <w:tc>
          <w:tcPr>
            <w:tcW w:w="8805" w:type="dxa"/>
          </w:tcPr>
          <w:p w14:paraId="780C4072" w14:textId="77777777" w:rsidR="000152F0" w:rsidRPr="00C9647A" w:rsidRDefault="000152F0" w:rsidP="000152F0">
            <w:pPr>
              <w:rPr>
                <w:sz w:val="18"/>
                <w:szCs w:val="18"/>
              </w:rPr>
            </w:pPr>
            <w:r w:rsidRPr="00C9647A">
              <w:rPr>
                <w:sz w:val="18"/>
                <w:szCs w:val="18"/>
              </w:rPr>
              <w:t xml:space="preserve">In the </w:t>
            </w:r>
            <w:r w:rsidRPr="00A82178">
              <w:rPr>
                <w:b/>
                <w:sz w:val="18"/>
                <w:szCs w:val="18"/>
              </w:rPr>
              <w:t>RunControl.nml</w:t>
            </w:r>
            <w:r w:rsidRPr="00A82178">
              <w:rPr>
                <w:sz w:val="18"/>
                <w:szCs w:val="18"/>
              </w:rPr>
              <w:t xml:space="preserve"> file the site</w:t>
            </w:r>
            <w:r w:rsidRPr="00C9647A">
              <w:rPr>
                <w:sz w:val="18"/>
                <w:szCs w:val="18"/>
              </w:rPr>
              <w:t xml:space="preserve"> name </w:t>
            </w:r>
            <w:r>
              <w:rPr>
                <w:sz w:val="18"/>
                <w:szCs w:val="18"/>
              </w:rPr>
              <w:t>(</w:t>
            </w:r>
            <w:r w:rsidRPr="00C9647A">
              <w:rPr>
                <w:i/>
                <w:sz w:val="18"/>
                <w:szCs w:val="18"/>
              </w:rPr>
              <w:t>SS</w:t>
            </w:r>
            <w:r w:rsidRPr="00A82178">
              <w:rPr>
                <w:sz w:val="18"/>
                <w:szCs w:val="18"/>
              </w:rPr>
              <w:t>_)</w:t>
            </w:r>
            <w:r w:rsidRPr="00C9647A">
              <w:rPr>
                <w:sz w:val="18"/>
                <w:szCs w:val="18"/>
              </w:rPr>
              <w:t xml:space="preserve"> and file paths for the model input </w:t>
            </w:r>
            <w:r>
              <w:rPr>
                <w:sz w:val="18"/>
                <w:szCs w:val="18"/>
              </w:rPr>
              <w:t xml:space="preserve">as well as output </w:t>
            </w:r>
            <w:r w:rsidRPr="00C9647A">
              <w:rPr>
                <w:sz w:val="18"/>
                <w:szCs w:val="18"/>
              </w:rPr>
              <w:t xml:space="preserve">are given. </w:t>
            </w:r>
          </w:p>
          <w:p w14:paraId="09115C70" w14:textId="77777777" w:rsidR="000152F0" w:rsidRPr="00C9647A" w:rsidRDefault="000152F0" w:rsidP="000152F0">
            <w:pPr>
              <w:rPr>
                <w:rFonts w:cstheme="majorBidi"/>
                <w:sz w:val="18"/>
                <w:szCs w:val="18"/>
              </w:rPr>
            </w:pPr>
            <w:r w:rsidRPr="00C9647A">
              <w:rPr>
                <w:sz w:val="18"/>
                <w:szCs w:val="18"/>
              </w:rPr>
              <w:t xml:space="preserve">This means </w:t>
            </w:r>
            <w:r w:rsidRPr="00C9647A">
              <w:rPr>
                <w:sz w:val="18"/>
                <w:szCs w:val="18"/>
                <w:u w:val="single"/>
              </w:rPr>
              <w:t>before running</w:t>
            </w:r>
            <w:r w:rsidRPr="00C9647A">
              <w:rPr>
                <w:sz w:val="18"/>
                <w:szCs w:val="18"/>
              </w:rPr>
              <w:t xml:space="preserve"> the model (even the sample) you must either</w:t>
            </w:r>
          </w:p>
          <w:p w14:paraId="7A13F473" w14:textId="77777777" w:rsidR="000152F0" w:rsidRPr="00C9647A" w:rsidRDefault="000152F0" w:rsidP="00682AA3">
            <w:pPr>
              <w:pStyle w:val="ListParagraph"/>
              <w:numPr>
                <w:ilvl w:val="0"/>
                <w:numId w:val="9"/>
              </w:numPr>
              <w:rPr>
                <w:rFonts w:cs="Times New Roman"/>
                <w:sz w:val="18"/>
                <w:szCs w:val="18"/>
              </w:rPr>
            </w:pPr>
            <w:r w:rsidRPr="00C9647A">
              <w:rPr>
                <w:rFonts w:cs="Times New Roman"/>
                <w:sz w:val="18"/>
                <w:szCs w:val="18"/>
              </w:rPr>
              <w:t xml:space="preserve">open </w:t>
            </w:r>
            <w:r w:rsidRPr="00A82178">
              <w:rPr>
                <w:rFonts w:cs="Times New Roman"/>
                <w:sz w:val="18"/>
                <w:szCs w:val="18"/>
              </w:rPr>
              <w:t xml:space="preserve">the </w:t>
            </w:r>
            <w:r w:rsidRPr="00A82178">
              <w:rPr>
                <w:rFonts w:cs="Times New Roman"/>
                <w:b/>
                <w:sz w:val="18"/>
                <w:szCs w:val="18"/>
              </w:rPr>
              <w:t>RunControl.nml</w:t>
            </w:r>
            <w:r w:rsidRPr="00C9647A">
              <w:rPr>
                <w:rFonts w:cs="Times New Roman"/>
                <w:sz w:val="18"/>
                <w:szCs w:val="18"/>
              </w:rPr>
              <w:t xml:space="preserve"> file and edit </w:t>
            </w:r>
            <w:r>
              <w:rPr>
                <w:rFonts w:cs="Times New Roman"/>
                <w:sz w:val="18"/>
                <w:szCs w:val="18"/>
              </w:rPr>
              <w:t xml:space="preserve">the </w:t>
            </w:r>
            <w:r w:rsidRPr="00C9647A">
              <w:rPr>
                <w:rFonts w:cs="Times New Roman"/>
                <w:sz w:val="18"/>
                <w:szCs w:val="18"/>
              </w:rPr>
              <w:t xml:space="preserve">input and output file paths and the site name (with </w:t>
            </w:r>
            <w:hyperlink w:anchor="TextEditor" w:history="1">
              <w:r w:rsidRPr="00C9647A">
                <w:rPr>
                  <w:rStyle w:val="Hyperlink"/>
                  <w:rFonts w:cs="Times New Roman"/>
                  <w:sz w:val="18"/>
                  <w:szCs w:val="18"/>
                </w:rPr>
                <w:t>a text editor</w:t>
              </w:r>
            </w:hyperlink>
            <w:r w:rsidRPr="00C9647A">
              <w:rPr>
                <w:rFonts w:cs="Times New Roman"/>
                <w:sz w:val="18"/>
                <w:szCs w:val="18"/>
              </w:rPr>
              <w:t xml:space="preserve">) so </w:t>
            </w:r>
            <w:r w:rsidRPr="009653BC">
              <w:rPr>
                <w:rFonts w:cs="Times New Roman"/>
                <w:sz w:val="18"/>
                <w:szCs w:val="18"/>
              </w:rPr>
              <w:t>that they are correct for your setup</w:t>
            </w:r>
          </w:p>
          <w:p w14:paraId="6A95CFB8" w14:textId="77777777" w:rsidR="000152F0" w:rsidRPr="00C9647A" w:rsidRDefault="000152F0" w:rsidP="00682AA3">
            <w:pPr>
              <w:pStyle w:val="ListParagraph"/>
              <w:numPr>
                <w:ilvl w:val="0"/>
                <w:numId w:val="9"/>
              </w:numPr>
              <w:rPr>
                <w:rFonts w:cs="Times New Roman"/>
                <w:sz w:val="18"/>
                <w:szCs w:val="18"/>
              </w:rPr>
            </w:pPr>
            <w:r w:rsidRPr="00A82178">
              <w:rPr>
                <w:rFonts w:cs="Times New Roman"/>
                <w:sz w:val="18"/>
                <w:szCs w:val="18"/>
              </w:rPr>
              <w:t xml:space="preserve">or </w:t>
            </w:r>
            <w:r>
              <w:rPr>
                <w:rFonts w:cs="Times New Roman"/>
                <w:sz w:val="18"/>
                <w:szCs w:val="18"/>
              </w:rPr>
              <w:t>create the</w:t>
            </w:r>
            <w:r w:rsidRPr="00C9647A">
              <w:rPr>
                <w:rFonts w:cs="Times New Roman"/>
                <w:sz w:val="18"/>
                <w:szCs w:val="18"/>
              </w:rPr>
              <w:t xml:space="preserve"> directories</w:t>
            </w:r>
            <w:r>
              <w:rPr>
                <w:rFonts w:cs="Times New Roman"/>
                <w:sz w:val="18"/>
                <w:szCs w:val="18"/>
              </w:rPr>
              <w:t xml:space="preserve"> specified in the </w:t>
            </w:r>
            <w:r w:rsidRPr="00A82178">
              <w:rPr>
                <w:rFonts w:cs="Times New Roman"/>
                <w:b/>
                <w:sz w:val="18"/>
                <w:szCs w:val="18"/>
              </w:rPr>
              <w:t>RunControl.nml</w:t>
            </w:r>
            <w:r w:rsidRPr="00A82178">
              <w:rPr>
                <w:rFonts w:cs="Times New Roman"/>
                <w:sz w:val="18"/>
                <w:szCs w:val="18"/>
              </w:rPr>
              <w:t xml:space="preserve"> file</w:t>
            </w:r>
          </w:p>
          <w:p w14:paraId="104EAE12" w14:textId="77777777" w:rsidR="000152F0" w:rsidRPr="00C9647A" w:rsidRDefault="000152F0" w:rsidP="000152F0">
            <w:pPr>
              <w:rPr>
                <w:rFonts w:cs="Times New Roman"/>
                <w:sz w:val="18"/>
                <w:szCs w:val="18"/>
              </w:rPr>
            </w:pPr>
            <w:r w:rsidRPr="00C9647A">
              <w:rPr>
                <w:rFonts w:cs="Times New Roman"/>
                <w:sz w:val="18"/>
                <w:szCs w:val="18"/>
              </w:rPr>
              <w:t xml:space="preserve">From the given site identification the model identifies the input files and generates the </w:t>
            </w:r>
            <w:hyperlink w:anchor="_Input_and_output" w:history="1">
              <w:r w:rsidRPr="00C9647A">
                <w:rPr>
                  <w:rStyle w:val="Hyperlink"/>
                  <w:rFonts w:cs="Times New Roman"/>
                  <w:sz w:val="18"/>
                  <w:szCs w:val="18"/>
                </w:rPr>
                <w:t>output files</w:t>
              </w:r>
            </w:hyperlink>
            <w:r w:rsidRPr="00C9647A">
              <w:rPr>
                <w:rFonts w:cs="Times New Roman"/>
                <w:sz w:val="18"/>
                <w:szCs w:val="18"/>
              </w:rPr>
              <w:t xml:space="preserve">. </w:t>
            </w:r>
          </w:p>
          <w:p w14:paraId="3578B56B" w14:textId="77777777" w:rsidR="000152F0" w:rsidRPr="00C9647A" w:rsidRDefault="000152F0" w:rsidP="000152F0">
            <w:pPr>
              <w:rPr>
                <w:rFonts w:cs="Times New Roman"/>
                <w:sz w:val="18"/>
                <w:szCs w:val="18"/>
              </w:rPr>
            </w:pPr>
            <w:r w:rsidRPr="00C9647A">
              <w:rPr>
                <w:rFonts w:cs="Times New Roman"/>
                <w:sz w:val="18"/>
                <w:szCs w:val="18"/>
              </w:rPr>
              <w:t xml:space="preserve"> </w:t>
            </w:r>
          </w:p>
          <w:p w14:paraId="72D48B48" w14:textId="77777777" w:rsidR="000152F0" w:rsidRPr="00C9647A" w:rsidRDefault="000152F0" w:rsidP="000152F0">
            <w:pPr>
              <w:rPr>
                <w:rFonts w:cs="Times New Roman"/>
                <w:sz w:val="18"/>
                <w:szCs w:val="18"/>
              </w:rPr>
            </w:pPr>
            <w:r w:rsidRPr="00C9647A">
              <w:rPr>
                <w:rFonts w:cs="Times New Roman"/>
                <w:sz w:val="18"/>
                <w:szCs w:val="18"/>
              </w:rPr>
              <w:t>For example if you specify FileOutputPa</w:t>
            </w:r>
            <w:r>
              <w:rPr>
                <w:rFonts w:cs="Times New Roman"/>
                <w:sz w:val="18"/>
                <w:szCs w:val="18"/>
              </w:rPr>
              <w:t>th = “C:\FolderName\SUEWSOutput</w:t>
            </w:r>
            <w:r w:rsidRPr="00C9647A">
              <w:rPr>
                <w:rFonts w:cs="Times New Roman"/>
                <w:sz w:val="18"/>
                <w:szCs w:val="18"/>
              </w:rPr>
              <w:t xml:space="preserve">\” and use site identification code (e.g. Sm_2011, where Sm is </w:t>
            </w:r>
            <w:r w:rsidRPr="00C9647A">
              <w:rPr>
                <w:rFonts w:cs="Times New Roman"/>
                <w:i/>
                <w:sz w:val="18"/>
                <w:szCs w:val="18"/>
              </w:rPr>
              <w:t>SS</w:t>
            </w:r>
            <w:r w:rsidRPr="00C9647A">
              <w:rPr>
                <w:rFonts w:cs="Times New Roman"/>
                <w:sz w:val="18"/>
                <w:szCs w:val="18"/>
              </w:rPr>
              <w:t>) the model creates an output file</w:t>
            </w:r>
            <w:r>
              <w:rPr>
                <w:rFonts w:cs="Times New Roman"/>
                <w:sz w:val="18"/>
                <w:szCs w:val="18"/>
              </w:rPr>
              <w:t xml:space="preserve"> </w:t>
            </w:r>
            <w:r w:rsidRPr="00C9647A">
              <w:rPr>
                <w:rFonts w:cs="Times New Roman"/>
                <w:sz w:val="18"/>
                <w:szCs w:val="18"/>
              </w:rPr>
              <w:t>C:\FolderName\SUEWSOutput\Sm_2011_60.txt.</w:t>
            </w:r>
            <w:r>
              <w:rPr>
                <w:rFonts w:cs="Times New Roman"/>
                <w:sz w:val="18"/>
                <w:szCs w:val="18"/>
              </w:rPr>
              <w:t xml:space="preserve"> </w:t>
            </w:r>
            <w:r w:rsidRPr="00C9647A">
              <w:rPr>
                <w:rFonts w:cs="Times New Roman"/>
                <w:sz w:val="18"/>
                <w:szCs w:val="18"/>
              </w:rPr>
              <w:t>(</w:t>
            </w:r>
            <w:r w:rsidRPr="00C9647A">
              <w:rPr>
                <w:rFonts w:cs="Times New Roman"/>
                <w:i/>
                <w:sz w:val="18"/>
                <w:szCs w:val="18"/>
                <w:u w:val="single"/>
              </w:rPr>
              <w:t>Remember to add the last backslash in windows and slash in Linux/Mac</w:t>
            </w:r>
            <w:r w:rsidRPr="00C9647A">
              <w:rPr>
                <w:rFonts w:cs="Times New Roman"/>
                <w:sz w:val="18"/>
                <w:szCs w:val="18"/>
              </w:rPr>
              <w:t>):</w:t>
            </w:r>
          </w:p>
          <w:p w14:paraId="5EF038F3" w14:textId="77777777" w:rsidR="000152F0" w:rsidRPr="00C9647A" w:rsidRDefault="000152F0" w:rsidP="000152F0">
            <w:pPr>
              <w:rPr>
                <w:rFonts w:cs="Times New Roman"/>
                <w:sz w:val="18"/>
                <w:szCs w:val="18"/>
              </w:rPr>
            </w:pPr>
          </w:p>
          <w:p w14:paraId="40C59C6B" w14:textId="77777777" w:rsidR="000152F0" w:rsidRDefault="000152F0" w:rsidP="000152F0">
            <w:pPr>
              <w:rPr>
                <w:rFonts w:cs="Times New Roman"/>
                <w:sz w:val="18"/>
                <w:szCs w:val="18"/>
              </w:rPr>
            </w:pPr>
            <w:r w:rsidRPr="00C9647A">
              <w:rPr>
                <w:rFonts w:cs="Times New Roman"/>
                <w:sz w:val="18"/>
                <w:szCs w:val="18"/>
              </w:rPr>
              <w:t xml:space="preserve">If the file paths are not correct the program will return an error (Run-time Error, File path not found, see section 5.1 for error messages) </w:t>
            </w:r>
            <w:r>
              <w:rPr>
                <w:rFonts w:cs="Times New Roman"/>
                <w:sz w:val="18"/>
                <w:szCs w:val="18"/>
              </w:rPr>
              <w:t xml:space="preserve">when run, and write the error to </w:t>
            </w:r>
            <w:r w:rsidRPr="00C9647A">
              <w:rPr>
                <w:rFonts w:cs="Times New Roman"/>
                <w:sz w:val="18"/>
                <w:szCs w:val="18"/>
              </w:rPr>
              <w:t xml:space="preserve">the </w:t>
            </w:r>
            <w:r w:rsidRPr="00C9647A">
              <w:rPr>
                <w:rFonts w:cs="Times New Roman"/>
                <w:b/>
                <w:sz w:val="18"/>
                <w:szCs w:val="18"/>
              </w:rPr>
              <w:t>problems.txt</w:t>
            </w:r>
            <w:r w:rsidRPr="00C9647A">
              <w:rPr>
                <w:rFonts w:cs="Times New Roman"/>
                <w:sz w:val="18"/>
                <w:szCs w:val="18"/>
              </w:rPr>
              <w:t xml:space="preserve"> file. Note that when </w:t>
            </w:r>
            <w:r w:rsidRPr="00931B99">
              <w:rPr>
                <w:rFonts w:cs="Times New Roman"/>
                <w:sz w:val="18"/>
                <w:szCs w:val="18"/>
              </w:rPr>
              <w:t>running multiple grids</w:t>
            </w:r>
            <w:r w:rsidRPr="00C9647A">
              <w:rPr>
                <w:rFonts w:cs="Times New Roman"/>
                <w:sz w:val="18"/>
                <w:szCs w:val="18"/>
              </w:rPr>
              <w:t xml:space="preserve"> all files should be in the same input directory.</w:t>
            </w:r>
          </w:p>
          <w:p w14:paraId="780E7C0D" w14:textId="77777777" w:rsidR="000152F0" w:rsidRPr="007015CF" w:rsidRDefault="000152F0" w:rsidP="000152F0">
            <w:pPr>
              <w:rPr>
                <w:rFonts w:cs="Times New Roman"/>
                <w:sz w:val="18"/>
                <w:szCs w:val="18"/>
              </w:rPr>
            </w:pPr>
          </w:p>
        </w:tc>
      </w:tr>
      <w:tr w:rsidR="000152F0" w:rsidRPr="00C9647A" w14:paraId="012CF800" w14:textId="77777777" w:rsidTr="00775142">
        <w:tc>
          <w:tcPr>
            <w:tcW w:w="1126" w:type="dxa"/>
          </w:tcPr>
          <w:p w14:paraId="1DEBF913" w14:textId="77777777" w:rsidR="000152F0" w:rsidRPr="00C9647A" w:rsidRDefault="000152F0" w:rsidP="000152F0">
            <w:pPr>
              <w:rPr>
                <w:sz w:val="18"/>
                <w:szCs w:val="18"/>
              </w:rPr>
            </w:pPr>
            <w:r w:rsidRPr="00C9647A">
              <w:rPr>
                <w:sz w:val="18"/>
                <w:szCs w:val="18"/>
              </w:rPr>
              <w:t xml:space="preserve">Prepare the </w:t>
            </w:r>
            <w:r w:rsidRPr="00C9647A">
              <w:rPr>
                <w:b/>
                <w:sz w:val="18"/>
                <w:szCs w:val="18"/>
              </w:rPr>
              <w:t>meteorological forcing</w:t>
            </w:r>
            <w:r w:rsidRPr="00C9647A">
              <w:rPr>
                <w:sz w:val="18"/>
                <w:szCs w:val="18"/>
              </w:rPr>
              <w:t xml:space="preserve"> data</w:t>
            </w:r>
          </w:p>
        </w:tc>
        <w:tc>
          <w:tcPr>
            <w:tcW w:w="8805" w:type="dxa"/>
          </w:tcPr>
          <w:p w14:paraId="00BF128A" w14:textId="77777777" w:rsidR="000152F0" w:rsidRPr="00C9647A" w:rsidRDefault="000152F0" w:rsidP="000152F0">
            <w:pPr>
              <w:rPr>
                <w:sz w:val="18"/>
                <w:szCs w:val="18"/>
              </w:rPr>
            </w:pPr>
            <w:r w:rsidRPr="00C9647A">
              <w:rPr>
                <w:sz w:val="18"/>
                <w:szCs w:val="18"/>
              </w:rPr>
              <w:t xml:space="preserve">The model is designed to </w:t>
            </w:r>
            <w:r w:rsidRPr="003642A1">
              <w:rPr>
                <w:sz w:val="18"/>
                <w:szCs w:val="18"/>
              </w:rPr>
              <w:t>use (60 min) hourly input data,</w:t>
            </w:r>
            <w:r>
              <w:rPr>
                <w:sz w:val="18"/>
                <w:szCs w:val="18"/>
              </w:rPr>
              <w:t xml:space="preserve"> which is interpolated to the model time step (e.g. 5 min)</w:t>
            </w:r>
            <w:r w:rsidRPr="00C9647A">
              <w:rPr>
                <w:sz w:val="18"/>
                <w:szCs w:val="18"/>
              </w:rPr>
              <w:t xml:space="preserve">. See details about the </w:t>
            </w:r>
            <w:hyperlink w:anchor="_4.5_SUEWS_FunctionalTypes.txt" w:history="1">
              <w:r w:rsidRPr="00C9647A">
                <w:rPr>
                  <w:rStyle w:val="Hyperlink"/>
                  <w:sz w:val="18"/>
                  <w:szCs w:val="18"/>
                </w:rPr>
                <w:t>meteorological data</w:t>
              </w:r>
            </w:hyperlink>
            <w:r w:rsidRPr="00C9647A">
              <w:rPr>
                <w:sz w:val="18"/>
                <w:szCs w:val="18"/>
              </w:rPr>
              <w:t xml:space="preserve"> to learn more about choices of data input.</w:t>
            </w:r>
            <w:r>
              <w:rPr>
                <w:sz w:val="18"/>
                <w:szCs w:val="18"/>
              </w:rPr>
              <w:t xml:space="preserve"> Each grid can have its own meteorological forcing file, or a single file can be used for all grids.</w:t>
            </w:r>
          </w:p>
          <w:p w14:paraId="3D36FA4C" w14:textId="77777777" w:rsidR="000152F0" w:rsidRPr="00C9647A" w:rsidRDefault="000152F0" w:rsidP="000152F0">
            <w:pPr>
              <w:rPr>
                <w:sz w:val="18"/>
                <w:szCs w:val="18"/>
              </w:rPr>
            </w:pPr>
          </w:p>
        </w:tc>
      </w:tr>
      <w:tr w:rsidR="000152F0" w:rsidRPr="00C9647A" w14:paraId="0FB0A628" w14:textId="77777777" w:rsidTr="00775142">
        <w:tc>
          <w:tcPr>
            <w:tcW w:w="1126" w:type="dxa"/>
          </w:tcPr>
          <w:p w14:paraId="3532D465" w14:textId="77777777" w:rsidR="000152F0" w:rsidRPr="00C9647A" w:rsidRDefault="000152F0" w:rsidP="000152F0">
            <w:pPr>
              <w:rPr>
                <w:sz w:val="18"/>
                <w:szCs w:val="18"/>
              </w:rPr>
            </w:pPr>
            <w:r w:rsidRPr="00C9647A">
              <w:rPr>
                <w:sz w:val="18"/>
                <w:szCs w:val="18"/>
              </w:rPr>
              <w:t xml:space="preserve">Prepare the </w:t>
            </w:r>
            <w:r w:rsidRPr="00C9647A">
              <w:rPr>
                <w:b/>
                <w:sz w:val="18"/>
                <w:szCs w:val="18"/>
              </w:rPr>
              <w:t>Initial Conditions</w:t>
            </w:r>
            <w:r w:rsidRPr="00C9647A">
              <w:rPr>
                <w:sz w:val="18"/>
                <w:szCs w:val="18"/>
              </w:rPr>
              <w:t xml:space="preserve"> file</w:t>
            </w:r>
          </w:p>
        </w:tc>
        <w:tc>
          <w:tcPr>
            <w:tcW w:w="8805" w:type="dxa"/>
          </w:tcPr>
          <w:p w14:paraId="7A0AE99A" w14:textId="77777777" w:rsidR="000152F0" w:rsidRPr="00C9647A" w:rsidRDefault="000152F0" w:rsidP="000152F0">
            <w:pPr>
              <w:rPr>
                <w:sz w:val="18"/>
                <w:szCs w:val="18"/>
              </w:rPr>
            </w:pPr>
            <w:r>
              <w:rPr>
                <w:sz w:val="18"/>
                <w:szCs w:val="18"/>
              </w:rPr>
              <w:t>Information about the surface state and meteorological conditions just before the start of the run are provided in the Initial Conditions file. An Initial Conditions file is needed for each grid.</w:t>
            </w:r>
          </w:p>
        </w:tc>
      </w:tr>
      <w:tr w:rsidR="000152F0" w:rsidRPr="00C9647A" w14:paraId="033AA4C9" w14:textId="77777777" w:rsidTr="00775142">
        <w:tc>
          <w:tcPr>
            <w:tcW w:w="1126" w:type="dxa"/>
          </w:tcPr>
          <w:p w14:paraId="06E3094D" w14:textId="77777777" w:rsidR="000152F0" w:rsidRPr="00C9647A" w:rsidRDefault="000152F0" w:rsidP="000152F0">
            <w:pPr>
              <w:rPr>
                <w:sz w:val="18"/>
                <w:szCs w:val="18"/>
              </w:rPr>
            </w:pPr>
            <w:r w:rsidRPr="00C9647A">
              <w:rPr>
                <w:sz w:val="18"/>
                <w:szCs w:val="18"/>
              </w:rPr>
              <w:t>Run the model</w:t>
            </w:r>
          </w:p>
        </w:tc>
        <w:tc>
          <w:tcPr>
            <w:tcW w:w="8805" w:type="dxa"/>
          </w:tcPr>
          <w:p w14:paraId="654C5DFC" w14:textId="77777777" w:rsidR="000152F0" w:rsidRDefault="000152F0" w:rsidP="000152F0">
            <w:pPr>
              <w:rPr>
                <w:rFonts w:cs="Times New Roman"/>
                <w:sz w:val="18"/>
                <w:szCs w:val="18"/>
              </w:rPr>
            </w:pPr>
            <w:r w:rsidRPr="00C9647A">
              <w:rPr>
                <w:rFonts w:cs="Times New Roman"/>
                <w:sz w:val="18"/>
                <w:szCs w:val="18"/>
                <w:u w:val="single"/>
              </w:rPr>
              <w:t>To run the model</w:t>
            </w:r>
            <w:r w:rsidRPr="00C9647A">
              <w:rPr>
                <w:rFonts w:cs="Times New Roman"/>
                <w:sz w:val="18"/>
                <w:szCs w:val="18"/>
              </w:rPr>
              <w:t xml:space="preserve"> you can use </w:t>
            </w:r>
            <w:hyperlink w:anchor="_Troubleshooting" w:history="1">
              <w:r w:rsidRPr="00C9647A">
                <w:rPr>
                  <w:rStyle w:val="Hyperlink"/>
                  <w:rFonts w:cs="Times New Roman"/>
                  <w:sz w:val="18"/>
                  <w:szCs w:val="18"/>
                </w:rPr>
                <w:t>Command Prompt</w:t>
              </w:r>
            </w:hyperlink>
            <w:r w:rsidRPr="00C9647A">
              <w:rPr>
                <w:rFonts w:cs="Times New Roman"/>
                <w:sz w:val="18"/>
                <w:szCs w:val="18"/>
              </w:rPr>
              <w:t xml:space="preserve"> </w:t>
            </w:r>
            <w:r>
              <w:rPr>
                <w:rFonts w:cs="Times New Roman"/>
                <w:sz w:val="18"/>
                <w:szCs w:val="18"/>
              </w:rPr>
              <w:t>(</w:t>
            </w:r>
            <w:r>
              <w:rPr>
                <w:sz w:val="18"/>
                <w:szCs w:val="18"/>
              </w:rPr>
              <w:t>in the directory where the programme is located type the model name</w:t>
            </w:r>
            <w:r>
              <w:rPr>
                <w:rFonts w:cs="Times New Roman"/>
                <w:sz w:val="18"/>
                <w:szCs w:val="18"/>
              </w:rPr>
              <w:t xml:space="preserve">) </w:t>
            </w:r>
            <w:r w:rsidRPr="00C9647A">
              <w:rPr>
                <w:rFonts w:cs="Times New Roman"/>
                <w:sz w:val="18"/>
                <w:szCs w:val="18"/>
              </w:rPr>
              <w:t xml:space="preserve">or just double click the </w:t>
            </w:r>
            <w:hyperlink w:anchor="exe" w:history="1">
              <w:r w:rsidRPr="00C9647A">
                <w:rPr>
                  <w:rStyle w:val="Hyperlink"/>
                  <w:rFonts w:cs="Times New Roman"/>
                  <w:sz w:val="18"/>
                  <w:szCs w:val="18"/>
                </w:rPr>
                <w:t>executable file</w:t>
              </w:r>
            </w:hyperlink>
            <w:r>
              <w:rPr>
                <w:rFonts w:cs="Times New Roman"/>
                <w:sz w:val="18"/>
                <w:szCs w:val="18"/>
              </w:rPr>
              <w:t>. Please</w:t>
            </w:r>
            <w:r w:rsidRPr="00C9647A">
              <w:rPr>
                <w:rFonts w:cs="Times New Roman"/>
                <w:sz w:val="18"/>
                <w:szCs w:val="18"/>
              </w:rPr>
              <w:t xml:space="preserve"> see </w:t>
            </w:r>
            <w:hyperlink w:anchor="_Troubleshooting" w:history="1">
              <w:r w:rsidRPr="00C9647A">
                <w:rPr>
                  <w:rStyle w:val="Hyperlink"/>
                  <w:rFonts w:cs="Times New Roman"/>
                  <w:sz w:val="18"/>
                  <w:szCs w:val="18"/>
                </w:rPr>
                <w:t>Troubleshooting</w:t>
              </w:r>
            </w:hyperlink>
            <w:r w:rsidRPr="00C9647A">
              <w:rPr>
                <w:rFonts w:cs="Times New Roman"/>
                <w:sz w:val="18"/>
                <w:szCs w:val="18"/>
              </w:rPr>
              <w:t xml:space="preserve">  if you have problems running the model.</w:t>
            </w:r>
          </w:p>
          <w:p w14:paraId="3DBE742C" w14:textId="77777777" w:rsidR="000152F0" w:rsidRDefault="000152F0" w:rsidP="000152F0">
            <w:pPr>
              <w:rPr>
                <w:rFonts w:cs="Times New Roman"/>
                <w:sz w:val="18"/>
                <w:szCs w:val="18"/>
              </w:rPr>
            </w:pPr>
          </w:p>
          <w:p w14:paraId="055307D7" w14:textId="77777777" w:rsidR="000152F0" w:rsidRPr="000152F0" w:rsidRDefault="000152F0" w:rsidP="000152F0">
            <w:pPr>
              <w:rPr>
                <w:rFonts w:cs="Times New Roman"/>
                <w:b/>
                <w:color w:val="FF0000"/>
                <w:sz w:val="18"/>
                <w:szCs w:val="18"/>
              </w:rPr>
            </w:pPr>
            <w:r w:rsidRPr="000152F0">
              <w:rPr>
                <w:rFonts w:cs="Times New Roman"/>
                <w:b/>
                <w:color w:val="FF0000"/>
                <w:sz w:val="18"/>
                <w:szCs w:val="18"/>
              </w:rPr>
              <w:t>Suews_Wrapper_V2015a.exe</w:t>
            </w:r>
          </w:p>
          <w:p w14:paraId="759F8F8D" w14:textId="77777777" w:rsidR="000152F0" w:rsidRDefault="000152F0" w:rsidP="000152F0">
            <w:pPr>
              <w:rPr>
                <w:rFonts w:cs="Times New Roman"/>
                <w:sz w:val="18"/>
                <w:szCs w:val="18"/>
              </w:rPr>
            </w:pPr>
          </w:p>
          <w:p w14:paraId="4AAA52E3" w14:textId="42D3F1FA" w:rsidR="000152F0" w:rsidRPr="00C9647A" w:rsidRDefault="000152F0" w:rsidP="00C72E77">
            <w:pPr>
              <w:rPr>
                <w:sz w:val="18"/>
                <w:szCs w:val="18"/>
              </w:rPr>
            </w:pPr>
            <w:r>
              <w:rPr>
                <w:rFonts w:cs="Times New Roman"/>
                <w:sz w:val="18"/>
                <w:szCs w:val="18"/>
              </w:rPr>
              <w:t>Or you can double click the file and it will run</w:t>
            </w:r>
            <w:r w:rsidR="00C72E77">
              <w:rPr>
                <w:rFonts w:cs="Times New Roman"/>
                <w:sz w:val="18"/>
                <w:szCs w:val="18"/>
              </w:rPr>
              <w:t xml:space="preserve">  </w:t>
            </w:r>
            <w:r w:rsidRPr="000152F0">
              <w:rPr>
                <w:rFonts w:cs="Times New Roman"/>
                <w:b/>
                <w:color w:val="FF0000"/>
                <w:sz w:val="18"/>
                <w:szCs w:val="18"/>
              </w:rPr>
              <w:t>Suews_Wrapper_V2015a.exe</w:t>
            </w:r>
          </w:p>
        </w:tc>
      </w:tr>
      <w:tr w:rsidR="000152F0" w:rsidRPr="00C9647A" w14:paraId="78C50AC4" w14:textId="77777777" w:rsidTr="00775142">
        <w:tc>
          <w:tcPr>
            <w:tcW w:w="1126" w:type="dxa"/>
          </w:tcPr>
          <w:p w14:paraId="7BD07015" w14:textId="1C054DCC" w:rsidR="000152F0" w:rsidRPr="00C9647A" w:rsidRDefault="000152F0" w:rsidP="000152F0">
            <w:pPr>
              <w:rPr>
                <w:sz w:val="18"/>
                <w:szCs w:val="18"/>
              </w:rPr>
            </w:pPr>
            <w:r w:rsidRPr="00C9647A">
              <w:rPr>
                <w:sz w:val="18"/>
                <w:szCs w:val="18"/>
              </w:rPr>
              <w:t>Analyse the output</w:t>
            </w:r>
          </w:p>
        </w:tc>
        <w:tc>
          <w:tcPr>
            <w:tcW w:w="8805" w:type="dxa"/>
          </w:tcPr>
          <w:tbl>
            <w:tblPr>
              <w:tblStyle w:val="TableGrid"/>
              <w:tblW w:w="8784" w:type="dxa"/>
              <w:tblLook w:val="04A0" w:firstRow="1" w:lastRow="0" w:firstColumn="1" w:lastColumn="0" w:noHBand="0" w:noVBand="1"/>
            </w:tblPr>
            <w:tblGrid>
              <w:gridCol w:w="676"/>
              <w:gridCol w:w="8108"/>
            </w:tblGrid>
            <w:tr w:rsidR="000152F0" w:rsidRPr="00C9647A" w14:paraId="6C99F049" w14:textId="77777777" w:rsidTr="00C9647A">
              <w:tc>
                <w:tcPr>
                  <w:tcW w:w="0" w:type="auto"/>
                </w:tcPr>
                <w:p w14:paraId="0668D743" w14:textId="77777777" w:rsidR="000152F0" w:rsidRPr="00C9647A" w:rsidRDefault="000152F0" w:rsidP="000152F0">
                  <w:pPr>
                    <w:rPr>
                      <w:sz w:val="18"/>
                      <w:szCs w:val="18"/>
                    </w:rPr>
                  </w:pPr>
                  <w:r w:rsidRPr="00C9647A">
                    <w:rPr>
                      <w:sz w:val="18"/>
                      <w:szCs w:val="18"/>
                    </w:rPr>
                    <w:t>Albedo</w:t>
                  </w:r>
                </w:p>
              </w:tc>
              <w:tc>
                <w:tcPr>
                  <w:tcW w:w="8108" w:type="dxa"/>
                </w:tcPr>
                <w:p w14:paraId="7F16D2AB" w14:textId="77777777" w:rsidR="000152F0" w:rsidRPr="00C9647A" w:rsidRDefault="000152F0" w:rsidP="000152F0">
                  <w:pPr>
                    <w:rPr>
                      <w:b/>
                      <w:sz w:val="18"/>
                      <w:szCs w:val="18"/>
                    </w:rPr>
                  </w:pPr>
                  <w:r w:rsidRPr="00C9647A">
                    <w:rPr>
                      <w:b/>
                      <w:sz w:val="18"/>
                      <w:szCs w:val="18"/>
                    </w:rPr>
                    <w:t>Is the bulk albedo correct?</w:t>
                  </w:r>
                </w:p>
                <w:p w14:paraId="299CE634" w14:textId="77777777" w:rsidR="000152F0" w:rsidRPr="00C9647A" w:rsidRDefault="000152F0" w:rsidP="000152F0">
                  <w:pPr>
                    <w:rPr>
                      <w:sz w:val="18"/>
                      <w:szCs w:val="18"/>
                    </w:rPr>
                  </w:pPr>
                  <w:r w:rsidRPr="00C9647A">
                    <w:rPr>
                      <w:sz w:val="18"/>
                      <w:szCs w:val="18"/>
                    </w:rPr>
                    <w:t xml:space="preserve"> This is critical because a small error has an impact on all the fluxes (energy and hydrology)</w:t>
                  </w:r>
                </w:p>
                <w:p w14:paraId="03382AF1" w14:textId="77777777" w:rsidR="000152F0" w:rsidRPr="00C9647A" w:rsidRDefault="000152F0" w:rsidP="000152F0">
                  <w:pPr>
                    <w:rPr>
                      <w:sz w:val="18"/>
                      <w:szCs w:val="18"/>
                    </w:rPr>
                  </w:pPr>
                </w:p>
                <w:p w14:paraId="1CD40F0F" w14:textId="77777777" w:rsidR="000152F0" w:rsidRPr="00C9647A" w:rsidRDefault="000152F0" w:rsidP="000152F0">
                  <w:pPr>
                    <w:rPr>
                      <w:i/>
                      <w:sz w:val="18"/>
                      <w:szCs w:val="18"/>
                    </w:rPr>
                  </w:pPr>
                  <w:r w:rsidRPr="00C9647A">
                    <w:rPr>
                      <w:i/>
                      <w:sz w:val="18"/>
                      <w:szCs w:val="18"/>
                    </w:rPr>
                    <w:t>How to check?</w:t>
                  </w:r>
                </w:p>
                <w:p w14:paraId="0E526C13" w14:textId="77777777" w:rsidR="000152F0" w:rsidRPr="00C9647A" w:rsidRDefault="000152F0" w:rsidP="000152F0">
                  <w:pPr>
                    <w:rPr>
                      <w:sz w:val="18"/>
                      <w:szCs w:val="18"/>
                    </w:rPr>
                  </w:pPr>
                  <w:r w:rsidRPr="00C9647A">
                    <w:rPr>
                      <w:sz w:val="18"/>
                      <w:szCs w:val="18"/>
                    </w:rPr>
                    <w:t>If you have measurement</w:t>
                  </w:r>
                  <w:r>
                    <w:rPr>
                      <w:sz w:val="18"/>
                      <w:szCs w:val="18"/>
                    </w:rPr>
                    <w:t>s</w:t>
                  </w:r>
                  <w:r w:rsidRPr="00C9647A">
                    <w:rPr>
                      <w:sz w:val="18"/>
                      <w:szCs w:val="18"/>
                    </w:rPr>
                    <w:t xml:space="preserve"> o</w:t>
                  </w:r>
                  <w:r>
                    <w:rPr>
                      <w:sz w:val="18"/>
                      <w:szCs w:val="18"/>
                    </w:rPr>
                    <w:t>f outgoing shortwave radiation compare the</w:t>
                  </w:r>
                  <w:r w:rsidRPr="00C9647A">
                    <w:rPr>
                      <w:sz w:val="18"/>
                      <w:szCs w:val="18"/>
                    </w:rPr>
                    <w:t xml:space="preserve">se with the modelled values. </w:t>
                  </w:r>
                </w:p>
                <w:p w14:paraId="0B08D32C" w14:textId="77777777" w:rsidR="000152F0" w:rsidRPr="00C9647A" w:rsidRDefault="000152F0" w:rsidP="000152F0">
                  <w:pPr>
                    <w:rPr>
                      <w:sz w:val="18"/>
                      <w:szCs w:val="18"/>
                    </w:rPr>
                  </w:pPr>
                  <w:r w:rsidRPr="00C9647A">
                    <w:rPr>
                      <w:sz w:val="18"/>
                      <w:szCs w:val="18"/>
                    </w:rPr>
                    <w:t xml:space="preserve">How </w:t>
                  </w:r>
                  <w:r>
                    <w:rPr>
                      <w:sz w:val="18"/>
                      <w:szCs w:val="18"/>
                    </w:rPr>
                    <w:t>d</w:t>
                  </w:r>
                  <w:r w:rsidRPr="00C9647A">
                    <w:rPr>
                      <w:sz w:val="18"/>
                      <w:szCs w:val="18"/>
                    </w:rPr>
                    <w:t>o the values compare to literature vales for your area?</w:t>
                  </w:r>
                </w:p>
              </w:tc>
            </w:tr>
            <w:tr w:rsidR="00C72E77" w:rsidRPr="00C9647A" w14:paraId="5834304E" w14:textId="77777777" w:rsidTr="00C9647A">
              <w:tc>
                <w:tcPr>
                  <w:tcW w:w="0" w:type="auto"/>
                </w:tcPr>
                <w:p w14:paraId="7BDE88F4" w14:textId="652E0C3B" w:rsidR="00C72E77" w:rsidRPr="00C9647A" w:rsidRDefault="00C72E77" w:rsidP="000152F0">
                  <w:pPr>
                    <w:rPr>
                      <w:sz w:val="18"/>
                      <w:szCs w:val="18"/>
                    </w:rPr>
                  </w:pPr>
                  <w:r>
                    <w:rPr>
                      <w:sz w:val="18"/>
                      <w:szCs w:val="18"/>
                    </w:rPr>
                    <w:t>LAI</w:t>
                  </w:r>
                </w:p>
              </w:tc>
              <w:tc>
                <w:tcPr>
                  <w:tcW w:w="8108" w:type="dxa"/>
                </w:tcPr>
                <w:p w14:paraId="329822DA" w14:textId="15FCD8FA" w:rsidR="00C72E77" w:rsidRDefault="00EC488B" w:rsidP="000152F0">
                  <w:pPr>
                    <w:rPr>
                      <w:b/>
                      <w:sz w:val="18"/>
                      <w:szCs w:val="18"/>
                    </w:rPr>
                  </w:pPr>
                  <w:r>
                    <w:rPr>
                      <w:b/>
                      <w:sz w:val="18"/>
                      <w:szCs w:val="18"/>
                    </w:rPr>
                    <w:t>Does the phenology look appropriate? What d</w:t>
                  </w:r>
                  <w:r w:rsidR="007A09F6">
                    <w:rPr>
                      <w:b/>
                      <w:sz w:val="18"/>
                      <w:szCs w:val="18"/>
                    </w:rPr>
                    <w:t xml:space="preserve">oes the Leaf area </w:t>
                  </w:r>
                  <w:r w:rsidR="00C72E77">
                    <w:rPr>
                      <w:b/>
                      <w:sz w:val="18"/>
                      <w:szCs w:val="18"/>
                    </w:rPr>
                    <w:t>index look like?</w:t>
                  </w:r>
                </w:p>
                <w:p w14:paraId="2574C759" w14:textId="77777777" w:rsidR="00C72E77" w:rsidRDefault="00C72E77" w:rsidP="000152F0">
                  <w:pPr>
                    <w:rPr>
                      <w:b/>
                      <w:sz w:val="18"/>
                      <w:szCs w:val="18"/>
                    </w:rPr>
                  </w:pPr>
                </w:p>
                <w:p w14:paraId="201C9CE7" w14:textId="4DA2510E" w:rsidR="00C72E77" w:rsidRDefault="00EC488B" w:rsidP="000152F0">
                  <w:pPr>
                    <w:rPr>
                      <w:sz w:val="18"/>
                      <w:szCs w:val="18"/>
                    </w:rPr>
                  </w:pPr>
                  <w:r w:rsidRPr="00EC488B">
                    <w:rPr>
                      <w:sz w:val="18"/>
                      <w:szCs w:val="18"/>
                    </w:rPr>
                    <w:t>Are the leaves on the trees at approximately the right time of the year</w:t>
                  </w:r>
                  <w:r w:rsidR="00C72E77" w:rsidRPr="00EC488B">
                    <w:rPr>
                      <w:sz w:val="18"/>
                      <w:szCs w:val="18"/>
                    </w:rPr>
                    <w:t xml:space="preserve"> </w:t>
                  </w:r>
                </w:p>
                <w:p w14:paraId="2338E19E" w14:textId="3F084E6B" w:rsidR="00EC488B" w:rsidRPr="00EC488B" w:rsidRDefault="00EC488B" w:rsidP="000152F0">
                  <w:pPr>
                    <w:rPr>
                      <w:sz w:val="18"/>
                      <w:szCs w:val="18"/>
                    </w:rPr>
                  </w:pPr>
                  <w:r>
                    <w:rPr>
                      <w:sz w:val="18"/>
                      <w:szCs w:val="18"/>
                    </w:rPr>
                    <w:t xml:space="preserve">Plot the results from the daily state </w:t>
                  </w:r>
                </w:p>
              </w:tc>
            </w:tr>
          </w:tbl>
          <w:p w14:paraId="68A40E4A" w14:textId="117DE2DC" w:rsidR="000152F0" w:rsidRPr="00C9647A" w:rsidRDefault="000152F0" w:rsidP="000152F0">
            <w:pPr>
              <w:rPr>
                <w:sz w:val="18"/>
                <w:szCs w:val="18"/>
              </w:rPr>
            </w:pPr>
          </w:p>
        </w:tc>
      </w:tr>
    </w:tbl>
    <w:p w14:paraId="7070A8A9" w14:textId="77777777" w:rsidR="00331730" w:rsidRPr="00C9647A" w:rsidRDefault="00331730" w:rsidP="00331730">
      <w:pPr>
        <w:rPr>
          <w:sz w:val="18"/>
          <w:szCs w:val="18"/>
          <w:lang w:val="en-GB"/>
        </w:rPr>
      </w:pPr>
    </w:p>
    <w:p w14:paraId="2D033E38" w14:textId="77777777" w:rsidR="007A6857" w:rsidRDefault="00C9647A" w:rsidP="00870E7A">
      <w:pPr>
        <w:pStyle w:val="Heading2"/>
        <w:numPr>
          <w:ilvl w:val="1"/>
          <w:numId w:val="34"/>
        </w:numPr>
      </w:pPr>
      <w:bookmarkStart w:id="19" w:name="_Further_help_with"/>
      <w:bookmarkStart w:id="20" w:name="_Toc414112025"/>
      <w:bookmarkEnd w:id="19"/>
      <w:r>
        <w:t>Further help with starting to prepare the data</w:t>
      </w:r>
      <w:bookmarkEnd w:id="20"/>
      <w:r>
        <w:t xml:space="preserve"> </w:t>
      </w:r>
    </w:p>
    <w:p w14:paraId="7076A503" w14:textId="77777777" w:rsidR="00916625" w:rsidRDefault="00916625" w:rsidP="0025570C">
      <w:r>
        <w:t xml:space="preserve">The input data required for </w:t>
      </w:r>
      <w:r w:rsidR="007A6857">
        <w:t>SUEWS</w:t>
      </w:r>
      <w:r w:rsidR="00035B2A">
        <w:t xml:space="preserve"> </w:t>
      </w:r>
      <w:r>
        <w:t>can be summarised as follows:</w:t>
      </w:r>
    </w:p>
    <w:p w14:paraId="12A5468C" w14:textId="77777777" w:rsidR="004461E9" w:rsidRDefault="00681A75" w:rsidP="00682AA3">
      <w:pPr>
        <w:pStyle w:val="ListParagraph"/>
        <w:numPr>
          <w:ilvl w:val="0"/>
          <w:numId w:val="36"/>
        </w:numPr>
        <w:ind w:left="360"/>
      </w:pPr>
      <w:r w:rsidRPr="00D20D14">
        <w:rPr>
          <w:i/>
          <w:color w:val="4F81BD" w:themeColor="accent1"/>
        </w:rPr>
        <w:t>Meteoroglocial forcing data</w:t>
      </w:r>
      <w:r>
        <w:t xml:space="preserve"> for the entire period to be modelled and knowledge of the surface state and meteorological conditions immediately before the start of the run (if these initial conditions are not known, it is usually possible to determine suitable values by running the model and using the output at the end of the run to infer the cond</w:t>
      </w:r>
      <w:r w:rsidR="00513C3D">
        <w:t>itions at the start of the run).</w:t>
      </w:r>
    </w:p>
    <w:p w14:paraId="69903668" w14:textId="77777777" w:rsidR="006620A1" w:rsidRDefault="006620A1" w:rsidP="00682AA3">
      <w:pPr>
        <w:pStyle w:val="ListParagraph"/>
        <w:numPr>
          <w:ilvl w:val="0"/>
          <w:numId w:val="36"/>
        </w:numPr>
        <w:ind w:left="360"/>
      </w:pPr>
      <w:r>
        <w:t xml:space="preserve">The </w:t>
      </w:r>
      <w:r w:rsidRPr="00D20D14">
        <w:rPr>
          <w:i/>
          <w:color w:val="4F81BD" w:themeColor="accent1"/>
        </w:rPr>
        <w:t>location of the site</w:t>
      </w:r>
      <w:r>
        <w:t xml:space="preserve"> (latitude, longitude, altitude).</w:t>
      </w:r>
    </w:p>
    <w:p w14:paraId="5C8433E8" w14:textId="77777777" w:rsidR="00681A75" w:rsidRDefault="009E7BAB" w:rsidP="00682AA3">
      <w:pPr>
        <w:pStyle w:val="ListParagraph"/>
        <w:numPr>
          <w:ilvl w:val="0"/>
          <w:numId w:val="36"/>
        </w:numPr>
        <w:ind w:left="360"/>
      </w:pPr>
      <w:r>
        <w:t xml:space="preserve">Information about the </w:t>
      </w:r>
      <w:r w:rsidRPr="00D20D14">
        <w:rPr>
          <w:i/>
          <w:color w:val="4F81BD" w:themeColor="accent1"/>
        </w:rPr>
        <w:t>characteristics of the surface</w:t>
      </w:r>
      <w:r w:rsidR="006620A1">
        <w:t>, including land cover, heights of buildings and trees, radiative characteristics (</w:t>
      </w:r>
      <w:r w:rsidR="00676E35">
        <w:t xml:space="preserve">e.g. </w:t>
      </w:r>
      <w:r w:rsidR="006620A1">
        <w:t>albedo, emissivity), drainage characteristics, soil characteristics</w:t>
      </w:r>
      <w:r w:rsidR="00AA7B7E">
        <w:t xml:space="preserve"> (soil moisture can either be provided as a timeseries of observed soil moisture in the meteorological forcing file</w:t>
      </w:r>
      <w:r w:rsidR="00A652F8">
        <w:t xml:space="preserve"> if these data are available</w:t>
      </w:r>
      <w:r w:rsidR="00AA7B7E">
        <w:t xml:space="preserve">, or </w:t>
      </w:r>
      <w:r w:rsidR="00A652F8">
        <w:t>modelled</w:t>
      </w:r>
      <w:r w:rsidR="00AA7B7E">
        <w:t xml:space="preserve"> based on characteristics specificed in </w:t>
      </w:r>
      <w:r w:rsidR="00AA7B7E" w:rsidRPr="00AA7B7E">
        <w:rPr>
          <w:b/>
        </w:rPr>
        <w:t>SUEWS_SiteInfo.xlsm</w:t>
      </w:r>
      <w:r w:rsidR="00AA7B7E">
        <w:t>)</w:t>
      </w:r>
      <w:r w:rsidR="00676E35">
        <w:t>, snow characteristics, phenological characteristics (e.g. seasonal cycle of LAI)</w:t>
      </w:r>
      <w:r w:rsidR="006620A1">
        <w:t>.</w:t>
      </w:r>
    </w:p>
    <w:p w14:paraId="56C83C59" w14:textId="77777777" w:rsidR="009E7BAB" w:rsidRDefault="00676E35" w:rsidP="00682AA3">
      <w:pPr>
        <w:pStyle w:val="ListParagraph"/>
        <w:numPr>
          <w:ilvl w:val="0"/>
          <w:numId w:val="36"/>
        </w:numPr>
        <w:ind w:left="360"/>
      </w:pPr>
      <w:r>
        <w:t xml:space="preserve">Information about </w:t>
      </w:r>
      <w:r w:rsidR="0022670D" w:rsidRPr="00D20D14">
        <w:rPr>
          <w:i/>
          <w:color w:val="4F81BD" w:themeColor="accent1"/>
        </w:rPr>
        <w:t>human behaviour</w:t>
      </w:r>
      <w:r w:rsidR="008E5BE9">
        <w:t>,</w:t>
      </w:r>
      <w:r w:rsidR="0022670D">
        <w:t xml:space="preserve"> including energy use and water use (e.g. for irrigation)</w:t>
      </w:r>
      <w:r w:rsidR="008E5BE9">
        <w:t>, and snow clearing (if applicable)</w:t>
      </w:r>
      <w:r w:rsidR="0022670D">
        <w:t xml:space="preserve">. </w:t>
      </w:r>
      <w:r w:rsidR="00B9219C">
        <w:t xml:space="preserve">The anthropogenic energy </w:t>
      </w:r>
      <w:r w:rsidR="008E5BE9">
        <w:t xml:space="preserve">use </w:t>
      </w:r>
      <w:r w:rsidR="00B9219C">
        <w:t>and water use</w:t>
      </w:r>
      <w:r w:rsidR="008E5BE9">
        <w:t xml:space="preserve"> may be provided </w:t>
      </w:r>
      <w:r w:rsidR="00AA7B7E">
        <w:t>as a timeseries in the meteorological forcing file</w:t>
      </w:r>
      <w:r w:rsidR="00A652F8">
        <w:t xml:space="preserve"> if these data are available, or modelled based on details provided in </w:t>
      </w:r>
      <w:r w:rsidR="00A652F8" w:rsidRPr="00AA7B7E">
        <w:rPr>
          <w:b/>
        </w:rPr>
        <w:t>SUEWS_SiteInfo.xlsm</w:t>
      </w:r>
      <w:r w:rsidR="00A652F8">
        <w:t xml:space="preserve">. These details include population density, hourly </w:t>
      </w:r>
      <w:r w:rsidR="009519A0">
        <w:t xml:space="preserve">and weekly </w:t>
      </w:r>
      <w:r w:rsidR="00A652F8">
        <w:t>profiles of energy and water use, information about the proportion of properties using irrigation and the type of irrigation (automatic or manual)</w:t>
      </w:r>
      <w:r w:rsidR="009519A0">
        <w:t>.</w:t>
      </w:r>
      <w:r w:rsidR="00A652F8">
        <w:t xml:space="preserve"> </w:t>
      </w:r>
    </w:p>
    <w:p w14:paraId="5ABFFFD7" w14:textId="77777777" w:rsidR="00EB1A5A" w:rsidRDefault="00EB1A5A" w:rsidP="002F0A8F"/>
    <w:p w14:paraId="12C6CF53" w14:textId="77777777" w:rsidR="002F0A8F" w:rsidRDefault="002F0A8F" w:rsidP="00331730">
      <w:pPr>
        <w:rPr>
          <w:szCs w:val="20"/>
          <w:lang w:val="en-GB"/>
        </w:rPr>
      </w:pPr>
      <w:r>
        <w:rPr>
          <w:szCs w:val="20"/>
        </w:rPr>
        <w:t xml:space="preserve">A table is provided in </w:t>
      </w:r>
      <w:hyperlink w:anchor="_Appendix_E:_Recommended" w:history="1">
        <w:r w:rsidRPr="00FA32BF">
          <w:rPr>
            <w:rStyle w:val="Hyperlink"/>
            <w:szCs w:val="20"/>
          </w:rPr>
          <w:t>Appendix E</w:t>
        </w:r>
      </w:hyperlink>
      <w:r>
        <w:rPr>
          <w:szCs w:val="20"/>
        </w:rPr>
        <w:t xml:space="preserve">  </w:t>
      </w:r>
      <w:r w:rsidR="00511FEB" w:rsidRPr="00493BB6">
        <w:rPr>
          <w:szCs w:val="20"/>
        </w:rPr>
        <w:t>to record the availability of input data</w:t>
      </w:r>
      <w:r w:rsidR="0018192C" w:rsidRPr="00493BB6">
        <w:rPr>
          <w:szCs w:val="20"/>
        </w:rPr>
        <w:t xml:space="preserve"> and aid </w:t>
      </w:r>
      <w:r w:rsidR="00493BB6" w:rsidRPr="00493BB6">
        <w:rPr>
          <w:szCs w:val="20"/>
        </w:rPr>
        <w:t xml:space="preserve">completion of the input files needed for the model. See </w:t>
      </w:r>
      <w:r w:rsidR="00493BB6" w:rsidRPr="00493BB6">
        <w:rPr>
          <w:szCs w:val="20"/>
          <w:lang w:val="en-GB"/>
        </w:rPr>
        <w:t>S</w:t>
      </w:r>
      <w:r w:rsidR="00C9647A" w:rsidRPr="00493BB6">
        <w:rPr>
          <w:szCs w:val="20"/>
          <w:lang w:val="en-GB"/>
        </w:rPr>
        <w:t xml:space="preserve">ection </w:t>
      </w:r>
      <w:r w:rsidR="009A2F49">
        <w:fldChar w:fldCharType="begin"/>
      </w:r>
      <w:r w:rsidR="009A2F49">
        <w:instrText xml:space="preserve"> REF _Ref406381905 \r  \* MERGEFORMAT </w:instrText>
      </w:r>
      <w:r w:rsidR="009A2F49">
        <w:fldChar w:fldCharType="separate"/>
      </w:r>
      <w:r w:rsidR="00237E8B" w:rsidRPr="00237E8B">
        <w:rPr>
          <w:szCs w:val="20"/>
          <w:lang w:val="en-GB"/>
        </w:rPr>
        <w:t>0</w:t>
      </w:r>
      <w:r w:rsidR="009A2F49">
        <w:rPr>
          <w:szCs w:val="20"/>
          <w:lang w:val="en-GB"/>
        </w:rPr>
        <w:fldChar w:fldCharType="end"/>
      </w:r>
      <w:r w:rsidR="00C9647A" w:rsidRPr="00493BB6">
        <w:rPr>
          <w:szCs w:val="20"/>
          <w:lang w:val="en-GB"/>
        </w:rPr>
        <w:t xml:space="preserve"> </w:t>
      </w:r>
      <w:r w:rsidR="00493BB6" w:rsidRPr="00493BB6">
        <w:rPr>
          <w:szCs w:val="20"/>
          <w:lang w:val="en-GB"/>
        </w:rPr>
        <w:t xml:space="preserve">for details about </w:t>
      </w:r>
      <w:r w:rsidR="00C9647A" w:rsidRPr="00493BB6">
        <w:rPr>
          <w:szCs w:val="20"/>
          <w:lang w:val="en-GB"/>
        </w:rPr>
        <w:t>file</w:t>
      </w:r>
      <w:r w:rsidR="00493BB6" w:rsidRPr="00493BB6">
        <w:rPr>
          <w:szCs w:val="20"/>
          <w:lang w:val="en-GB"/>
        </w:rPr>
        <w:t>s</w:t>
      </w:r>
      <w:r w:rsidR="00C9647A" w:rsidRPr="00493BB6">
        <w:rPr>
          <w:szCs w:val="20"/>
          <w:lang w:val="en-GB"/>
        </w:rPr>
        <w:t>.</w:t>
      </w:r>
    </w:p>
    <w:p w14:paraId="1F5221EF" w14:textId="77777777" w:rsidR="00056EEC" w:rsidRDefault="00056EEC" w:rsidP="002F0A8F">
      <w:pPr>
        <w:rPr>
          <w:lang w:val="en-GB"/>
        </w:rPr>
      </w:pPr>
    </w:p>
    <w:p w14:paraId="22CEE266" w14:textId="609624E4" w:rsidR="00A16056" w:rsidRPr="007F34D7" w:rsidRDefault="00A16056" w:rsidP="00870E7A">
      <w:pPr>
        <w:pStyle w:val="Heading2"/>
        <w:numPr>
          <w:ilvl w:val="1"/>
          <w:numId w:val="34"/>
        </w:numPr>
      </w:pPr>
      <w:bookmarkStart w:id="21" w:name="_Input_and_output"/>
      <w:bookmarkStart w:id="22" w:name="_Toc414112026"/>
      <w:bookmarkEnd w:id="21"/>
      <w:r w:rsidRPr="007F34D7">
        <w:t>Input and output files</w:t>
      </w:r>
      <w:bookmarkEnd w:id="22"/>
    </w:p>
    <w:p w14:paraId="75D01BC6" w14:textId="7B1236DC" w:rsidR="006B2021" w:rsidRPr="00CD250B" w:rsidRDefault="00CC225A" w:rsidP="007147B5">
      <w:pPr>
        <w:rPr>
          <w:rFonts w:cs="Times New Roman"/>
          <w:szCs w:val="20"/>
          <w:lang w:val="en-GB"/>
        </w:rPr>
      </w:pPr>
      <w:r w:rsidRPr="00CD250B">
        <w:rPr>
          <w:rFonts w:cs="Times New Roman"/>
          <w:szCs w:val="20"/>
          <w:lang w:val="en-GB"/>
        </w:rPr>
        <w:t xml:space="preserve">The input </w:t>
      </w:r>
      <w:r w:rsidR="000530D8">
        <w:rPr>
          <w:rFonts w:cs="Times New Roman"/>
          <w:szCs w:val="20"/>
          <w:lang w:val="en-GB"/>
        </w:rPr>
        <w:t xml:space="preserve">files </w:t>
      </w:r>
      <w:r w:rsidRPr="00CD250B">
        <w:rPr>
          <w:rFonts w:cs="Times New Roman"/>
          <w:szCs w:val="20"/>
          <w:lang w:val="en-GB"/>
        </w:rPr>
        <w:t>required for SUE</w:t>
      </w:r>
      <w:r w:rsidR="00C719E2" w:rsidRPr="00CD250B">
        <w:rPr>
          <w:rFonts w:cs="Times New Roman"/>
          <w:szCs w:val="20"/>
          <w:lang w:val="en-GB"/>
        </w:rPr>
        <w:t>WS</w:t>
      </w:r>
      <w:r w:rsidRPr="00CD250B">
        <w:rPr>
          <w:rFonts w:cs="Times New Roman"/>
          <w:szCs w:val="20"/>
          <w:lang w:val="en-GB"/>
        </w:rPr>
        <w:t xml:space="preserve"> are listed in Table </w:t>
      </w:r>
      <w:r w:rsidR="000152F0">
        <w:rPr>
          <w:rFonts w:cs="Times New Roman"/>
          <w:szCs w:val="20"/>
          <w:lang w:val="en-GB"/>
        </w:rPr>
        <w:t>4.1</w:t>
      </w:r>
      <w:r w:rsidR="00C51DD9" w:rsidRPr="00CD250B">
        <w:rPr>
          <w:rFonts w:cs="Times New Roman"/>
          <w:szCs w:val="20"/>
          <w:lang w:val="en-GB"/>
        </w:rPr>
        <w:t xml:space="preserve"> </w:t>
      </w:r>
      <w:r w:rsidR="005108FF" w:rsidRPr="00CD250B">
        <w:rPr>
          <w:rFonts w:cs="Times New Roman"/>
          <w:szCs w:val="20"/>
          <w:lang w:val="en-GB"/>
        </w:rPr>
        <w:t>(see ot</w:t>
      </w:r>
      <w:r w:rsidR="00346777">
        <w:rPr>
          <w:rFonts w:cs="Times New Roman"/>
          <w:szCs w:val="20"/>
          <w:lang w:val="en-GB"/>
        </w:rPr>
        <w:t xml:space="preserve">her tables in this </w:t>
      </w:r>
      <w:r w:rsidR="000152F0">
        <w:rPr>
          <w:rFonts w:cs="Times New Roman"/>
          <w:szCs w:val="20"/>
          <w:lang w:val="en-GB"/>
        </w:rPr>
        <w:t xml:space="preserve">and the following </w:t>
      </w:r>
      <w:r w:rsidR="00346777">
        <w:rPr>
          <w:rFonts w:cs="Times New Roman"/>
          <w:szCs w:val="20"/>
          <w:lang w:val="en-GB"/>
        </w:rPr>
        <w:t>section</w:t>
      </w:r>
      <w:r w:rsidR="005108FF" w:rsidRPr="00CD250B">
        <w:rPr>
          <w:rFonts w:cs="Times New Roman"/>
          <w:szCs w:val="20"/>
          <w:lang w:val="en-GB"/>
        </w:rPr>
        <w:t>)</w:t>
      </w:r>
      <w:r w:rsidRPr="00CD250B">
        <w:rPr>
          <w:rFonts w:cs="Times New Roman"/>
          <w:szCs w:val="20"/>
          <w:lang w:val="en-GB"/>
        </w:rPr>
        <w:t xml:space="preserve">. </w:t>
      </w:r>
      <w:r w:rsidR="00EB5301" w:rsidRPr="00CD250B">
        <w:rPr>
          <w:rFonts w:cs="Times New Roman"/>
          <w:szCs w:val="20"/>
          <w:lang w:val="en-GB"/>
        </w:rPr>
        <w:t>F</w:t>
      </w:r>
      <w:r w:rsidRPr="00CD250B">
        <w:rPr>
          <w:rFonts w:cs="Times New Roman"/>
          <w:szCs w:val="20"/>
          <w:lang w:val="en-GB"/>
        </w:rPr>
        <w:t>or the user defined filenames</w:t>
      </w:r>
      <w:r w:rsidR="00EB5301" w:rsidRPr="00CD250B">
        <w:rPr>
          <w:rFonts w:cs="Times New Roman"/>
          <w:szCs w:val="20"/>
          <w:lang w:val="en-GB"/>
        </w:rPr>
        <w:t xml:space="preserve"> (i.e. </w:t>
      </w:r>
      <w:r w:rsidR="005108FF" w:rsidRPr="00CD250B">
        <w:rPr>
          <w:rFonts w:cs="Times New Roman"/>
          <w:i/>
          <w:szCs w:val="20"/>
          <w:lang w:val="en-GB"/>
        </w:rPr>
        <w:t>SS</w:t>
      </w:r>
      <w:r w:rsidR="000530D8">
        <w:rPr>
          <w:rFonts w:cs="Times New Roman"/>
          <w:i/>
          <w:szCs w:val="20"/>
          <w:lang w:val="en-GB"/>
        </w:rPr>
        <w:t>ss_</w:t>
      </w:r>
      <w:r w:rsidR="005108FF" w:rsidRPr="00CD250B">
        <w:rPr>
          <w:rFonts w:cs="Times New Roman"/>
          <w:i/>
          <w:szCs w:val="20"/>
          <w:lang w:val="en-GB"/>
        </w:rPr>
        <w:t>YYYY)</w:t>
      </w:r>
      <w:r w:rsidRPr="00CD250B">
        <w:rPr>
          <w:rFonts w:cs="Times New Roman"/>
          <w:szCs w:val="20"/>
          <w:lang w:val="en-GB"/>
        </w:rPr>
        <w:t xml:space="preserve"> </w:t>
      </w:r>
      <w:r w:rsidRPr="000530D8">
        <w:rPr>
          <w:rFonts w:cs="Times New Roman"/>
          <w:i/>
          <w:szCs w:val="20"/>
          <w:lang w:val="en-GB"/>
        </w:rPr>
        <w:t>S</w:t>
      </w:r>
      <w:r w:rsidR="000530D8" w:rsidRPr="000530D8">
        <w:rPr>
          <w:rFonts w:cs="Times New Roman"/>
          <w:i/>
          <w:szCs w:val="20"/>
          <w:lang w:val="en-GB"/>
        </w:rPr>
        <w:t>Sss</w:t>
      </w:r>
      <w:r w:rsidR="000530D8">
        <w:rPr>
          <w:rFonts w:cs="Times New Roman"/>
          <w:szCs w:val="20"/>
          <w:lang w:val="en-GB"/>
        </w:rPr>
        <w:t xml:space="preserve"> </w:t>
      </w:r>
      <w:r w:rsidRPr="00CD250B">
        <w:rPr>
          <w:rFonts w:cs="Times New Roman"/>
          <w:szCs w:val="20"/>
          <w:lang w:val="en-GB"/>
        </w:rPr>
        <w:t xml:space="preserve">represents a site name (usually a relevant two letter code is applied), and </w:t>
      </w:r>
      <w:r w:rsidRPr="00CD250B">
        <w:rPr>
          <w:rFonts w:cs="Times New Roman"/>
          <w:i/>
          <w:szCs w:val="20"/>
          <w:lang w:val="en-GB"/>
        </w:rPr>
        <w:t>Y</w:t>
      </w:r>
      <w:r w:rsidR="005108FF" w:rsidRPr="00CD250B">
        <w:rPr>
          <w:rFonts w:cs="Times New Roman"/>
          <w:i/>
          <w:szCs w:val="20"/>
          <w:lang w:val="en-GB"/>
        </w:rPr>
        <w:t>YY</w:t>
      </w:r>
      <w:r w:rsidRPr="00CD250B">
        <w:rPr>
          <w:rFonts w:cs="Times New Roman"/>
          <w:i/>
          <w:szCs w:val="20"/>
          <w:lang w:val="en-GB"/>
        </w:rPr>
        <w:t>Y</w:t>
      </w:r>
      <w:r w:rsidRPr="00CD250B">
        <w:rPr>
          <w:rFonts w:cs="Times New Roman"/>
          <w:szCs w:val="20"/>
          <w:lang w:val="en-GB"/>
        </w:rPr>
        <w:t xml:space="preserve"> the year</w:t>
      </w:r>
      <w:r w:rsidR="00DB7230" w:rsidRPr="00CD250B">
        <w:rPr>
          <w:rFonts w:cs="Times New Roman"/>
          <w:szCs w:val="20"/>
          <w:lang w:val="en-GB"/>
        </w:rPr>
        <w:t xml:space="preserve"> </w:t>
      </w:r>
      <w:r w:rsidRPr="00CD250B">
        <w:rPr>
          <w:rFonts w:cs="Times New Roman"/>
          <w:szCs w:val="20"/>
          <w:lang w:val="en-GB"/>
        </w:rPr>
        <w:t>(</w:t>
      </w:r>
      <w:r w:rsidR="005108FF" w:rsidRPr="00CD250B">
        <w:rPr>
          <w:rFonts w:cs="Times New Roman"/>
          <w:szCs w:val="20"/>
          <w:lang w:val="en-GB"/>
        </w:rPr>
        <w:t xml:space="preserve">four </w:t>
      </w:r>
      <w:r w:rsidRPr="00CD250B">
        <w:rPr>
          <w:rFonts w:cs="Times New Roman"/>
          <w:szCs w:val="20"/>
          <w:lang w:val="en-GB"/>
        </w:rPr>
        <w:t>digit year is used)</w:t>
      </w:r>
      <w:r w:rsidR="00DB7230" w:rsidRPr="00CD250B">
        <w:rPr>
          <w:rFonts w:cs="Times New Roman"/>
          <w:szCs w:val="20"/>
          <w:lang w:val="en-GB"/>
        </w:rPr>
        <w:t xml:space="preserve"> or grid identification.</w:t>
      </w:r>
      <w:r w:rsidR="006E603B" w:rsidRPr="00CD250B">
        <w:rPr>
          <w:rFonts w:cs="Times New Roman"/>
          <w:szCs w:val="20"/>
          <w:lang w:val="en-GB"/>
        </w:rPr>
        <w:t xml:space="preserve"> </w:t>
      </w:r>
      <w:r w:rsidR="00881435">
        <w:rPr>
          <w:rFonts w:cs="Times New Roman"/>
          <w:szCs w:val="20"/>
          <w:lang w:val="en-GB"/>
        </w:rPr>
        <w:t xml:space="preserve">The last column </w:t>
      </w:r>
      <w:r w:rsidR="00294C8A">
        <w:rPr>
          <w:rFonts w:cs="Times New Roman"/>
          <w:szCs w:val="20"/>
          <w:lang w:val="en-GB"/>
        </w:rPr>
        <w:t>indicates</w:t>
      </w:r>
      <w:r w:rsidR="00881435">
        <w:rPr>
          <w:rFonts w:cs="Times New Roman"/>
          <w:szCs w:val="20"/>
          <w:lang w:val="en-GB"/>
        </w:rPr>
        <w:t xml:space="preserve"> whether the input file is needed one per run (1/run), for each year (1/year) or once per day (1/day)</w:t>
      </w:r>
    </w:p>
    <w:p w14:paraId="4BC66806" w14:textId="77777777" w:rsidR="002B27F5" w:rsidRPr="00CD250B" w:rsidRDefault="002B27F5" w:rsidP="007147B5">
      <w:pPr>
        <w:rPr>
          <w:rFonts w:cs="Times New Roman"/>
          <w:szCs w:val="20"/>
          <w:lang w:val="en-GB"/>
        </w:rPr>
      </w:pPr>
    </w:p>
    <w:p w14:paraId="15919A01" w14:textId="2AADDC26" w:rsidR="006B2021" w:rsidRPr="00F10655" w:rsidRDefault="00CC225A" w:rsidP="00F10655">
      <w:pPr>
        <w:ind w:left="567" w:hanging="567"/>
        <w:rPr>
          <w:rStyle w:val="Hyperlink"/>
          <w:rFonts w:cs="Times New Roman"/>
          <w:szCs w:val="20"/>
          <w:lang w:val="en-GB"/>
        </w:rPr>
      </w:pPr>
      <w:r w:rsidRPr="00F10655">
        <w:rPr>
          <w:rFonts w:cs="Times New Roman"/>
          <w:b/>
          <w:caps/>
          <w:szCs w:val="20"/>
          <w:lang w:val="en-GB"/>
        </w:rPr>
        <w:t>T</w:t>
      </w:r>
      <w:r w:rsidRPr="00F10655">
        <w:rPr>
          <w:rFonts w:cs="Times New Roman"/>
          <w:b/>
          <w:szCs w:val="20"/>
          <w:lang w:val="en-GB"/>
        </w:rPr>
        <w:t xml:space="preserve">able </w:t>
      </w:r>
      <w:r w:rsidR="000152F0">
        <w:rPr>
          <w:rFonts w:cs="Times New Roman"/>
          <w:b/>
          <w:szCs w:val="20"/>
          <w:lang w:val="en-GB"/>
        </w:rPr>
        <w:t>3.1</w:t>
      </w:r>
      <w:r w:rsidRPr="00F10655">
        <w:rPr>
          <w:rFonts w:cs="Times New Roman"/>
          <w:b/>
          <w:szCs w:val="20"/>
          <w:lang w:val="en-GB"/>
        </w:rPr>
        <w:t>:</w:t>
      </w:r>
      <w:r w:rsidRPr="00F10655">
        <w:rPr>
          <w:rFonts w:cs="Times New Roman"/>
          <w:caps/>
          <w:szCs w:val="20"/>
          <w:lang w:val="en-GB"/>
        </w:rPr>
        <w:t xml:space="preserve"> </w:t>
      </w:r>
      <w:r w:rsidRPr="00F10655">
        <w:rPr>
          <w:rFonts w:cs="Times New Roman"/>
          <w:szCs w:val="20"/>
          <w:lang w:val="en-GB"/>
        </w:rPr>
        <w:t xml:space="preserve">Input and Output files </w:t>
      </w:r>
      <w:r w:rsidR="006C29EE" w:rsidRPr="00F10655">
        <w:rPr>
          <w:rFonts w:cs="Times New Roman"/>
          <w:szCs w:val="20"/>
          <w:lang w:val="en-GB"/>
        </w:rPr>
        <w:t>(input filenames are hyperlinked to the appropriate section where more detail is provided)</w:t>
      </w:r>
      <w:r w:rsidR="00A02E45" w:rsidRPr="00F10655">
        <w:rPr>
          <w:rFonts w:cs="Times New Roman"/>
          <w:szCs w:val="20"/>
          <w:lang w:val="en-GB"/>
        </w:rPr>
        <w:t xml:space="preserve"> </w:t>
      </w:r>
      <w:r w:rsidR="00F10655" w:rsidRPr="00F10655">
        <w:rPr>
          <w:rFonts w:cs="Times New Roman"/>
          <w:szCs w:val="20"/>
          <w:lang w:val="en-GB"/>
        </w:rPr>
        <w:t>[</w:t>
      </w:r>
      <w:r w:rsidR="00A02E45" w:rsidRPr="00F10655">
        <w:rPr>
          <w:rFonts w:cs="Times New Roman"/>
          <w:szCs w:val="20"/>
          <w:lang w:val="en-GB"/>
        </w:rPr>
        <w:t>B</w:t>
      </w:r>
      <w:r w:rsidR="00F10655" w:rsidRPr="00F10655">
        <w:rPr>
          <w:rFonts w:cs="Times New Roman"/>
          <w:szCs w:val="20"/>
          <w:lang w:val="en-GB"/>
        </w:rPr>
        <w:t xml:space="preserve">] indicates that this is assocated with the boundary layer part of the program </w:t>
      </w:r>
      <w:r w:rsidR="00F9692D" w:rsidRPr="00F10655">
        <w:rPr>
          <w:rFonts w:cs="Times New Roman"/>
          <w:szCs w:val="20"/>
          <w:lang w:val="en-GB"/>
        </w:rPr>
        <w:fldChar w:fldCharType="begin"/>
      </w:r>
      <w:r w:rsidR="0012128D" w:rsidRPr="00F10655">
        <w:rPr>
          <w:rFonts w:cs="Times New Roman"/>
          <w:szCs w:val="20"/>
          <w:lang w:val="en-GB"/>
        </w:rPr>
        <w:instrText xml:space="preserve"> HYPERLINK  \l "Bluews" </w:instrText>
      </w:r>
      <w:r w:rsidR="00F9692D" w:rsidRPr="00F10655">
        <w:rPr>
          <w:rFonts w:cs="Times New Roman"/>
          <w:szCs w:val="20"/>
          <w:lang w:val="en-GB"/>
        </w:rPr>
        <w:fldChar w:fldCharType="separate"/>
      </w:r>
      <w:r w:rsidR="00A02E45" w:rsidRPr="00F10655">
        <w:rPr>
          <w:rStyle w:val="Hyperlink"/>
          <w:rFonts w:cs="Times New Roman"/>
          <w:szCs w:val="20"/>
          <w:lang w:val="en-GB"/>
        </w:rPr>
        <w:t>BLUEWS</w:t>
      </w:r>
      <w:r w:rsidR="00F10655" w:rsidRPr="00F10655">
        <w:rPr>
          <w:rStyle w:val="Hyperlink"/>
          <w:rFonts w:cs="Times New Roman"/>
          <w:szCs w:val="20"/>
          <w:lang w:val="en-GB"/>
        </w:rPr>
        <w:t xml:space="preserve"> and therefore is only relevant if this is selected</w:t>
      </w:r>
    </w:p>
    <w:p w14:paraId="0DCDDA74" w14:textId="77777777" w:rsidR="000530D8" w:rsidRPr="00486791" w:rsidRDefault="00F9692D" w:rsidP="007147B5">
      <w:pPr>
        <w:rPr>
          <w:rFonts w:cs="Times New Roman"/>
          <w:i/>
          <w:color w:val="FF0000"/>
          <w:sz w:val="12"/>
          <w:szCs w:val="20"/>
          <w:lang w:val="en-GB"/>
        </w:rPr>
      </w:pPr>
      <w:r w:rsidRPr="00F10655">
        <w:rPr>
          <w:rFonts w:cs="Times New Roman"/>
          <w:szCs w:val="20"/>
          <w:lang w:val="en-GB"/>
        </w:rPr>
        <w:fldChar w:fldCharType="end"/>
      </w:r>
    </w:p>
    <w:tbl>
      <w:tblPr>
        <w:tblStyle w:val="LightShading-Accent2"/>
        <w:tblW w:w="9923" w:type="dxa"/>
        <w:tblInd w:w="-567" w:type="dxa"/>
        <w:tblLayout w:type="fixed"/>
        <w:tblLook w:val="04A0" w:firstRow="1" w:lastRow="0" w:firstColumn="1" w:lastColumn="0" w:noHBand="0" w:noVBand="1"/>
      </w:tblPr>
      <w:tblGrid>
        <w:gridCol w:w="2977"/>
        <w:gridCol w:w="1963"/>
        <w:gridCol w:w="3815"/>
        <w:gridCol w:w="1168"/>
      </w:tblGrid>
      <w:tr w:rsidR="00E14618" w:rsidRPr="001C53F7" w14:paraId="0F9A85F5" w14:textId="77777777" w:rsidTr="00080E78">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tcPr>
          <w:p w14:paraId="2D424F8F" w14:textId="77777777" w:rsidR="00E14618" w:rsidRPr="00CD250B" w:rsidRDefault="00E14618" w:rsidP="00612A4D">
            <w:pPr>
              <w:rPr>
                <w:rFonts w:cs="Times New Roman"/>
                <w:b w:val="0"/>
                <w:szCs w:val="20"/>
                <w:lang w:val="en-GB"/>
              </w:rPr>
            </w:pPr>
            <w:r w:rsidRPr="00F10655">
              <w:rPr>
                <w:rFonts w:cs="Times New Roman"/>
                <w:szCs w:val="20"/>
                <w:lang w:val="en-GB"/>
              </w:rPr>
              <w:t>File Name</w:t>
            </w:r>
          </w:p>
        </w:tc>
        <w:tc>
          <w:tcPr>
            <w:tcW w:w="1963" w:type="dxa"/>
          </w:tcPr>
          <w:p w14:paraId="63F2FC5C" w14:textId="77777777" w:rsidR="00E14618" w:rsidRPr="00CD250B" w:rsidRDefault="00E14618" w:rsidP="00612A4D">
            <w:pPr>
              <w:cnfStyle w:val="100000000000" w:firstRow="1" w:lastRow="0" w:firstColumn="0" w:lastColumn="0" w:oddVBand="0" w:evenVBand="0" w:oddHBand="0" w:evenHBand="0" w:firstRowFirstColumn="0" w:firstRowLastColumn="0" w:lastRowFirstColumn="0" w:lastRowLastColumn="0"/>
              <w:rPr>
                <w:rFonts w:cs="Times New Roman"/>
                <w:b w:val="0"/>
                <w:szCs w:val="20"/>
                <w:lang w:val="en-GB"/>
              </w:rPr>
            </w:pPr>
            <w:r w:rsidRPr="00CD250B">
              <w:rPr>
                <w:rFonts w:cs="Times New Roman"/>
                <w:szCs w:val="20"/>
                <w:lang w:val="en-GB"/>
              </w:rPr>
              <w:t>Description</w:t>
            </w:r>
          </w:p>
        </w:tc>
        <w:tc>
          <w:tcPr>
            <w:tcW w:w="3815" w:type="dxa"/>
          </w:tcPr>
          <w:p w14:paraId="7BC84656" w14:textId="77777777" w:rsidR="00E14618" w:rsidRPr="00CD250B" w:rsidRDefault="00E14618" w:rsidP="00612A4D">
            <w:pPr>
              <w:cnfStyle w:val="100000000000" w:firstRow="1" w:lastRow="0" w:firstColumn="0" w:lastColumn="0" w:oddVBand="0" w:evenVBand="0" w:oddHBand="0" w:evenHBand="0" w:firstRowFirstColumn="0" w:firstRowLastColumn="0" w:lastRowFirstColumn="0" w:lastRowLastColumn="0"/>
              <w:rPr>
                <w:rFonts w:cs="Times New Roman"/>
                <w:b w:val="0"/>
                <w:szCs w:val="20"/>
                <w:lang w:val="en-GB"/>
              </w:rPr>
            </w:pPr>
          </w:p>
        </w:tc>
        <w:tc>
          <w:tcPr>
            <w:tcW w:w="1168" w:type="dxa"/>
          </w:tcPr>
          <w:p w14:paraId="4D3F472E" w14:textId="77777777" w:rsidR="00E14618" w:rsidRPr="00C9647A" w:rsidRDefault="00E14618" w:rsidP="00E14618">
            <w:pPr>
              <w:cnfStyle w:val="100000000000" w:firstRow="1" w:lastRow="0" w:firstColumn="0" w:lastColumn="0" w:oddVBand="0" w:evenVBand="0" w:oddHBand="0" w:evenHBand="0" w:firstRowFirstColumn="0" w:firstRowLastColumn="0" w:lastRowFirstColumn="0" w:lastRowLastColumn="0"/>
              <w:rPr>
                <w:rFonts w:cs="Times New Roman"/>
                <w:b w:val="0"/>
                <w:szCs w:val="20"/>
                <w:lang w:val="en-GB"/>
              </w:rPr>
            </w:pPr>
            <w:r w:rsidRPr="00C9647A">
              <w:rPr>
                <w:rFonts w:cs="Times New Roman"/>
                <w:b w:val="0"/>
                <w:sz w:val="18"/>
                <w:szCs w:val="20"/>
                <w:lang w:val="en-GB"/>
              </w:rPr>
              <w:t>When Needed [Used]</w:t>
            </w:r>
          </w:p>
        </w:tc>
      </w:tr>
      <w:tr w:rsidR="00E14618" w:rsidRPr="001C53F7" w14:paraId="041A4D09"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tcPr>
          <w:p w14:paraId="3611BE1A" w14:textId="77777777" w:rsidR="00E14618" w:rsidRPr="000530D8" w:rsidRDefault="00E14618" w:rsidP="00612A4D">
            <w:pPr>
              <w:rPr>
                <w:rFonts w:cs="Times New Roman"/>
                <w:i/>
                <w:color w:val="000000" w:themeColor="text1"/>
                <w:szCs w:val="20"/>
                <w:lang w:val="en-GB"/>
              </w:rPr>
            </w:pPr>
            <w:r w:rsidRPr="000530D8">
              <w:rPr>
                <w:rFonts w:cs="Times New Roman"/>
                <w:i/>
                <w:color w:val="000000" w:themeColor="text1"/>
                <w:szCs w:val="20"/>
                <w:lang w:val="en-GB"/>
              </w:rPr>
              <w:t xml:space="preserve">Input (see </w:t>
            </w:r>
            <w:hyperlink w:anchor="_Input_files" w:history="1">
              <w:r w:rsidRPr="00F10655">
                <w:rPr>
                  <w:rStyle w:val="Hyperlink"/>
                  <w:rFonts w:cs="Times New Roman"/>
                  <w:b w:val="0"/>
                  <w:bCs w:val="0"/>
                  <w:i/>
                  <w:szCs w:val="20"/>
                  <w:lang w:val="en-GB"/>
                </w:rPr>
                <w:t>section 4</w:t>
              </w:r>
            </w:hyperlink>
            <w:r w:rsidRPr="000530D8">
              <w:rPr>
                <w:rFonts w:cs="Times New Roman"/>
                <w:i/>
                <w:color w:val="000000" w:themeColor="text1"/>
                <w:szCs w:val="20"/>
                <w:lang w:val="en-GB"/>
              </w:rPr>
              <w:t>)</w:t>
            </w:r>
          </w:p>
        </w:tc>
        <w:tc>
          <w:tcPr>
            <w:tcW w:w="1963" w:type="dxa"/>
          </w:tcPr>
          <w:p w14:paraId="61B6CAD4" w14:textId="77777777" w:rsidR="00E14618" w:rsidRPr="00CD250B" w:rsidRDefault="00E14618" w:rsidP="00F41459">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3815" w:type="dxa"/>
          </w:tcPr>
          <w:p w14:paraId="3C90099F" w14:textId="77777777" w:rsidR="00E14618" w:rsidRPr="00CD250B" w:rsidRDefault="00E14618" w:rsidP="00612A4D">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1168" w:type="dxa"/>
          </w:tcPr>
          <w:p w14:paraId="7CCDF419" w14:textId="77777777" w:rsidR="00E14618" w:rsidRPr="00CD250B" w:rsidRDefault="00E14618" w:rsidP="00612A4D">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E14618" w:rsidRPr="00394076" w14:paraId="53708DC4"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tcPr>
          <w:p w14:paraId="0009FFC1" w14:textId="77777777" w:rsidR="00E14618" w:rsidRPr="00ED34EE" w:rsidRDefault="009A2F49" w:rsidP="004169A1">
            <w:pPr>
              <w:rPr>
                <w:rFonts w:cs="Times New Roman"/>
                <w:b w:val="0"/>
                <w:szCs w:val="20"/>
                <w:u w:val="single"/>
                <w:lang w:val="en-GB"/>
              </w:rPr>
            </w:pPr>
            <w:hyperlink w:anchor="_4.1__" w:history="1">
              <w:r w:rsidR="00E14618" w:rsidRPr="00D04083">
                <w:rPr>
                  <w:rStyle w:val="Hyperlink"/>
                  <w:rFonts w:cs="Times New Roman"/>
                  <w:b w:val="0"/>
                  <w:bCs w:val="0"/>
                  <w:szCs w:val="20"/>
                  <w:lang w:val="en-GB"/>
                </w:rPr>
                <w:t>RunControl.nml</w:t>
              </w:r>
            </w:hyperlink>
          </w:p>
        </w:tc>
        <w:tc>
          <w:tcPr>
            <w:tcW w:w="5778" w:type="dxa"/>
            <w:gridSpan w:val="2"/>
          </w:tcPr>
          <w:p w14:paraId="1AA54C68" w14:textId="77777777" w:rsidR="00E14618" w:rsidRPr="00CD250B" w:rsidRDefault="00E14618" w:rsidP="00952892">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CD250B">
              <w:rPr>
                <w:rFonts w:cs="Times New Roman"/>
                <w:szCs w:val="20"/>
                <w:lang w:val="en-GB"/>
              </w:rPr>
              <w:t>Namelist file paths and run options.</w:t>
            </w:r>
          </w:p>
        </w:tc>
        <w:tc>
          <w:tcPr>
            <w:tcW w:w="1168" w:type="dxa"/>
          </w:tcPr>
          <w:p w14:paraId="5270FB96" w14:textId="77777777" w:rsidR="00E14618" w:rsidRPr="00CD250B" w:rsidRDefault="00E14618" w:rsidP="00952892">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 xml:space="preserve"> 1/run</w:t>
            </w:r>
          </w:p>
        </w:tc>
      </w:tr>
      <w:tr w:rsidR="002301C8" w:rsidRPr="001C53F7" w14:paraId="75B5A593"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tcPr>
          <w:p w14:paraId="1FFB6B87" w14:textId="77777777" w:rsidR="002301C8" w:rsidRDefault="002301C8" w:rsidP="00612A4D"/>
        </w:tc>
        <w:tc>
          <w:tcPr>
            <w:tcW w:w="1963" w:type="dxa"/>
          </w:tcPr>
          <w:p w14:paraId="0B58CCEC" w14:textId="77777777" w:rsidR="002301C8" w:rsidRPr="00CD250B" w:rsidRDefault="002301C8" w:rsidP="00F41459">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3815" w:type="dxa"/>
          </w:tcPr>
          <w:p w14:paraId="68BA3A05" w14:textId="77777777" w:rsidR="002301C8" w:rsidRPr="00CD250B" w:rsidRDefault="002301C8" w:rsidP="00952892">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1168" w:type="dxa"/>
          </w:tcPr>
          <w:p w14:paraId="4B50CC2D" w14:textId="77777777" w:rsidR="002301C8" w:rsidRDefault="002301C8" w:rsidP="00952892">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1737D0" w:rsidRPr="001C53F7" w14:paraId="54EE16D2"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549DE054" w14:textId="77777777" w:rsidR="001737D0" w:rsidRDefault="001737D0" w:rsidP="002301C8">
            <w:r w:rsidRPr="0066711A">
              <w:rPr>
                <w:b w:val="0"/>
                <w:color w:val="000000"/>
                <w:sz w:val="18"/>
              </w:rPr>
              <w:t>SUEWS_AnthropogenicHeat.txt</w:t>
            </w:r>
          </w:p>
        </w:tc>
        <w:tc>
          <w:tcPr>
            <w:tcW w:w="5778" w:type="dxa"/>
            <w:gridSpan w:val="2"/>
            <w:vAlign w:val="bottom"/>
          </w:tcPr>
          <w:p w14:paraId="47B3CDF5" w14:textId="77777777" w:rsidR="001737D0" w:rsidRPr="00CD250B" w:rsidRDefault="001737D0"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Inputs for anthropogenic heat flux</w:t>
            </w:r>
          </w:p>
        </w:tc>
        <w:tc>
          <w:tcPr>
            <w:tcW w:w="1168" w:type="dxa"/>
          </w:tcPr>
          <w:p w14:paraId="57F108DE" w14:textId="77777777" w:rsidR="001737D0" w:rsidRDefault="001737D0"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1/run</w:t>
            </w:r>
          </w:p>
        </w:tc>
      </w:tr>
      <w:tr w:rsidR="001737D0" w:rsidRPr="001C53F7" w14:paraId="265B4C57"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4CEE5EE3" w14:textId="77777777" w:rsidR="001737D0" w:rsidRDefault="001737D0" w:rsidP="002301C8">
            <w:r w:rsidRPr="0066711A">
              <w:rPr>
                <w:b w:val="0"/>
                <w:color w:val="000000"/>
                <w:sz w:val="18"/>
              </w:rPr>
              <w:t>SUEWS_Conductance.txt</w:t>
            </w:r>
          </w:p>
        </w:tc>
        <w:tc>
          <w:tcPr>
            <w:tcW w:w="5778" w:type="dxa"/>
            <w:gridSpan w:val="2"/>
            <w:vAlign w:val="bottom"/>
          </w:tcPr>
          <w:p w14:paraId="6FBB1A2E" w14:textId="77777777" w:rsidR="001737D0" w:rsidRPr="00CD250B" w:rsidRDefault="001737D0"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Inputs for surface conductances</w:t>
            </w:r>
          </w:p>
        </w:tc>
        <w:tc>
          <w:tcPr>
            <w:tcW w:w="1168" w:type="dxa"/>
          </w:tcPr>
          <w:p w14:paraId="77E8503E" w14:textId="77777777" w:rsidR="001737D0" w:rsidRDefault="001737D0"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1/run</w:t>
            </w:r>
          </w:p>
        </w:tc>
      </w:tr>
      <w:tr w:rsidR="001737D0" w:rsidRPr="001C53F7" w14:paraId="6154FFE7"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178C7C27" w14:textId="77777777" w:rsidR="001737D0" w:rsidRDefault="001071C7" w:rsidP="002301C8">
            <w:r>
              <w:rPr>
                <w:b w:val="0"/>
                <w:color w:val="000000"/>
                <w:sz w:val="18"/>
              </w:rPr>
              <w:t>SUEWS_NonVeg</w:t>
            </w:r>
            <w:r w:rsidR="001737D0" w:rsidRPr="0066711A">
              <w:rPr>
                <w:b w:val="0"/>
                <w:color w:val="000000"/>
                <w:sz w:val="18"/>
              </w:rPr>
              <w:t>.txt</w:t>
            </w:r>
          </w:p>
        </w:tc>
        <w:tc>
          <w:tcPr>
            <w:tcW w:w="5778" w:type="dxa"/>
            <w:gridSpan w:val="2"/>
            <w:vAlign w:val="bottom"/>
          </w:tcPr>
          <w:p w14:paraId="03838FC8" w14:textId="77777777" w:rsidR="001737D0" w:rsidRPr="00CD250B" w:rsidRDefault="001737D0" w:rsidP="0034677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 xml:space="preserve">Inputs for </w:t>
            </w:r>
            <w:r w:rsidR="00346777">
              <w:rPr>
                <w:rFonts w:cs="Times New Roman"/>
                <w:szCs w:val="20"/>
                <w:lang w:val="en-GB"/>
              </w:rPr>
              <w:t>non-vegetated</w:t>
            </w:r>
            <w:r>
              <w:rPr>
                <w:rFonts w:cs="Times New Roman"/>
                <w:szCs w:val="20"/>
                <w:lang w:val="en-GB"/>
              </w:rPr>
              <w:t xml:space="preserve"> areas</w:t>
            </w:r>
          </w:p>
        </w:tc>
        <w:tc>
          <w:tcPr>
            <w:tcW w:w="1168" w:type="dxa"/>
          </w:tcPr>
          <w:p w14:paraId="692F9431" w14:textId="77777777" w:rsidR="001737D0" w:rsidRDefault="001737D0"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1/run</w:t>
            </w:r>
          </w:p>
        </w:tc>
      </w:tr>
      <w:tr w:rsidR="002301C8" w:rsidRPr="001C53F7" w14:paraId="359C7BE3"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14EA3489" w14:textId="77777777" w:rsidR="002301C8" w:rsidRDefault="002301C8" w:rsidP="002301C8">
            <w:r w:rsidRPr="0066711A">
              <w:rPr>
                <w:b w:val="0"/>
                <w:color w:val="000000"/>
                <w:sz w:val="18"/>
              </w:rPr>
              <w:t>SUEWS_Irrigation.txt</w:t>
            </w:r>
          </w:p>
        </w:tc>
        <w:tc>
          <w:tcPr>
            <w:tcW w:w="1963" w:type="dxa"/>
            <w:vAlign w:val="bottom"/>
          </w:tcPr>
          <w:p w14:paraId="77EE29A8" w14:textId="77777777" w:rsidR="002301C8" w:rsidRPr="00CD250B" w:rsidRDefault="00253B20"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Inputs</w:t>
            </w:r>
            <w:r w:rsidR="002301C8">
              <w:rPr>
                <w:rFonts w:cs="Times New Roman"/>
                <w:szCs w:val="20"/>
                <w:lang w:val="en-GB"/>
              </w:rPr>
              <w:t xml:space="preserve"> for irrigation</w:t>
            </w:r>
          </w:p>
        </w:tc>
        <w:tc>
          <w:tcPr>
            <w:tcW w:w="3815" w:type="dxa"/>
          </w:tcPr>
          <w:p w14:paraId="06C11396"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1168" w:type="dxa"/>
          </w:tcPr>
          <w:p w14:paraId="38191737" w14:textId="77777777" w:rsidR="002301C8"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1/run</w:t>
            </w:r>
          </w:p>
        </w:tc>
      </w:tr>
      <w:tr w:rsidR="002301C8" w:rsidRPr="001C53F7" w14:paraId="78961918"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4F498450" w14:textId="77777777" w:rsidR="002301C8" w:rsidRDefault="002301C8" w:rsidP="002301C8">
            <w:r w:rsidRPr="0066711A">
              <w:rPr>
                <w:b w:val="0"/>
                <w:color w:val="000000"/>
                <w:sz w:val="18"/>
              </w:rPr>
              <w:t>SUEWS_OHMCoefficients.txt</w:t>
            </w:r>
          </w:p>
        </w:tc>
        <w:tc>
          <w:tcPr>
            <w:tcW w:w="1963" w:type="dxa"/>
            <w:vAlign w:val="bottom"/>
          </w:tcPr>
          <w:p w14:paraId="5265CA87"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CD250B">
              <w:rPr>
                <w:rFonts w:cs="Times New Roman"/>
                <w:szCs w:val="20"/>
                <w:lang w:val="en-GB"/>
              </w:rPr>
              <w:t>OHM coefficients</w:t>
            </w:r>
          </w:p>
        </w:tc>
        <w:tc>
          <w:tcPr>
            <w:tcW w:w="3815" w:type="dxa"/>
          </w:tcPr>
          <w:p w14:paraId="2617723D"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c>
          <w:tcPr>
            <w:tcW w:w="1168" w:type="dxa"/>
          </w:tcPr>
          <w:p w14:paraId="6C8655CA" w14:textId="77777777" w:rsidR="002301C8"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1/run</w:t>
            </w:r>
          </w:p>
        </w:tc>
      </w:tr>
      <w:tr w:rsidR="00F10655" w:rsidRPr="001C53F7" w14:paraId="72AB74D5" w14:textId="77777777" w:rsidTr="00F1065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314DB185" w14:textId="77777777" w:rsidR="00F10655" w:rsidRDefault="00F10655" w:rsidP="002301C8">
            <w:r>
              <w:rPr>
                <w:b w:val="0"/>
                <w:color w:val="000000"/>
                <w:sz w:val="18"/>
              </w:rPr>
              <w:t>SUEWS_Veg</w:t>
            </w:r>
            <w:r w:rsidRPr="0066711A">
              <w:rPr>
                <w:b w:val="0"/>
                <w:color w:val="000000"/>
                <w:sz w:val="18"/>
              </w:rPr>
              <w:t>.txt</w:t>
            </w:r>
          </w:p>
        </w:tc>
        <w:tc>
          <w:tcPr>
            <w:tcW w:w="5778" w:type="dxa"/>
            <w:gridSpan w:val="2"/>
            <w:vAlign w:val="bottom"/>
          </w:tcPr>
          <w:p w14:paraId="0CA00247" w14:textId="77777777" w:rsidR="00F10655" w:rsidRPr="00CD250B" w:rsidRDefault="00F10655"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Inputs for vegetated areas</w:t>
            </w:r>
          </w:p>
        </w:tc>
        <w:tc>
          <w:tcPr>
            <w:tcW w:w="1168" w:type="dxa"/>
          </w:tcPr>
          <w:p w14:paraId="718411CA" w14:textId="77777777" w:rsidR="00F10655" w:rsidRDefault="00F10655"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1/run</w:t>
            </w:r>
          </w:p>
        </w:tc>
      </w:tr>
      <w:tr w:rsidR="002301C8" w:rsidRPr="001C53F7" w14:paraId="6C1830A2"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36ADF25C" w14:textId="77777777" w:rsidR="002301C8" w:rsidRDefault="002301C8" w:rsidP="002301C8">
            <w:r w:rsidRPr="0066711A">
              <w:rPr>
                <w:b w:val="0"/>
                <w:color w:val="000000"/>
                <w:sz w:val="18"/>
              </w:rPr>
              <w:t>SUEWS_Profiles.txt</w:t>
            </w:r>
          </w:p>
        </w:tc>
        <w:tc>
          <w:tcPr>
            <w:tcW w:w="1963" w:type="dxa"/>
            <w:vAlign w:val="bottom"/>
          </w:tcPr>
          <w:p w14:paraId="4A378B50"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Inputs for profiles</w:t>
            </w:r>
          </w:p>
        </w:tc>
        <w:tc>
          <w:tcPr>
            <w:tcW w:w="3815" w:type="dxa"/>
          </w:tcPr>
          <w:p w14:paraId="4FE85860"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c>
          <w:tcPr>
            <w:tcW w:w="1168" w:type="dxa"/>
          </w:tcPr>
          <w:p w14:paraId="1F932C53" w14:textId="77777777" w:rsidR="002301C8"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1/run</w:t>
            </w:r>
          </w:p>
        </w:tc>
      </w:tr>
      <w:tr w:rsidR="001737D0" w:rsidRPr="001C53F7" w14:paraId="40482AAA"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770EB7CD" w14:textId="77777777" w:rsidR="001737D0" w:rsidRDefault="001737D0" w:rsidP="0055211F">
            <w:r w:rsidRPr="0066711A">
              <w:rPr>
                <w:b w:val="0"/>
                <w:color w:val="000000"/>
                <w:sz w:val="18"/>
              </w:rPr>
              <w:t>SUEWS_SiteInfo.xlsm</w:t>
            </w:r>
          </w:p>
        </w:tc>
        <w:tc>
          <w:tcPr>
            <w:tcW w:w="5778" w:type="dxa"/>
            <w:gridSpan w:val="2"/>
            <w:vAlign w:val="bottom"/>
          </w:tcPr>
          <w:p w14:paraId="0AAE248B" w14:textId="77777777" w:rsidR="001737D0" w:rsidRPr="00CD250B" w:rsidRDefault="001737D0"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Spreadsheet for creating data files</w:t>
            </w:r>
          </w:p>
        </w:tc>
        <w:tc>
          <w:tcPr>
            <w:tcW w:w="1168" w:type="dxa"/>
          </w:tcPr>
          <w:p w14:paraId="55BC9FB8" w14:textId="77777777" w:rsidR="001737D0" w:rsidRDefault="001737D0"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t>
            </w:r>
          </w:p>
        </w:tc>
      </w:tr>
      <w:tr w:rsidR="00B027E1" w:rsidRPr="001C53F7" w14:paraId="48631B49"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2B9986EA" w14:textId="77777777" w:rsidR="00B027E1" w:rsidRDefault="009A2F49" w:rsidP="002301C8">
            <w:hyperlink w:anchor="_SiteSelect.txt" w:history="1">
              <w:r w:rsidR="00B027E1" w:rsidRPr="001737D0">
                <w:rPr>
                  <w:rStyle w:val="Hyperlink"/>
                  <w:b w:val="0"/>
                  <w:bCs w:val="0"/>
                  <w:sz w:val="18"/>
                </w:rPr>
                <w:t>SUEWS_SiteSelect.txt</w:t>
              </w:r>
            </w:hyperlink>
          </w:p>
        </w:tc>
        <w:tc>
          <w:tcPr>
            <w:tcW w:w="5778" w:type="dxa"/>
            <w:gridSpan w:val="2"/>
            <w:vAlign w:val="bottom"/>
          </w:tcPr>
          <w:p w14:paraId="3BD9799A" w14:textId="77777777" w:rsidR="00B027E1" w:rsidRPr="00CD250B" w:rsidRDefault="00253B20"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 xml:space="preserve">*** </w:t>
            </w:r>
            <w:r w:rsidRPr="00F10655">
              <w:rPr>
                <w:rFonts w:cs="Times New Roman"/>
                <w:b/>
                <w:szCs w:val="20"/>
                <w:lang w:val="en-GB"/>
              </w:rPr>
              <w:t>Main</w:t>
            </w:r>
            <w:r w:rsidR="00B027E1" w:rsidRPr="00F10655">
              <w:rPr>
                <w:rFonts w:cs="Times New Roman"/>
                <w:b/>
                <w:szCs w:val="20"/>
                <w:lang w:val="en-GB"/>
              </w:rPr>
              <w:t xml:space="preserve"> file</w:t>
            </w:r>
            <w:r w:rsidRPr="00F10655">
              <w:rPr>
                <w:rFonts w:cs="Times New Roman"/>
                <w:b/>
                <w:szCs w:val="20"/>
                <w:lang w:val="en-GB"/>
              </w:rPr>
              <w:t xml:space="preserve"> to specify all areas for run</w:t>
            </w:r>
            <w:r>
              <w:rPr>
                <w:rFonts w:cs="Times New Roman"/>
                <w:szCs w:val="20"/>
                <w:lang w:val="en-GB"/>
              </w:rPr>
              <w:t xml:space="preserve"> </w:t>
            </w:r>
            <w:r w:rsidR="00B027E1">
              <w:rPr>
                <w:rFonts w:cs="Times New Roman"/>
                <w:szCs w:val="20"/>
                <w:lang w:val="en-GB"/>
              </w:rPr>
              <w:t>*****</w:t>
            </w:r>
          </w:p>
          <w:p w14:paraId="211AE46F" w14:textId="77777777" w:rsidR="00B027E1" w:rsidRPr="00CD250B" w:rsidRDefault="00B027E1"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List of the characteristics for each grid for each time period</w:t>
            </w:r>
          </w:p>
        </w:tc>
        <w:tc>
          <w:tcPr>
            <w:tcW w:w="1168" w:type="dxa"/>
          </w:tcPr>
          <w:p w14:paraId="1FBA47D9" w14:textId="77777777" w:rsidR="00B027E1" w:rsidRDefault="00B027E1"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1/run</w:t>
            </w:r>
          </w:p>
        </w:tc>
      </w:tr>
      <w:tr w:rsidR="002301C8" w:rsidRPr="001C53F7" w14:paraId="65F9AB33"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1D1A95FD" w14:textId="77777777" w:rsidR="002301C8" w:rsidRDefault="002301C8" w:rsidP="002301C8">
            <w:r w:rsidRPr="0066711A">
              <w:rPr>
                <w:b w:val="0"/>
                <w:color w:val="000000"/>
                <w:sz w:val="18"/>
              </w:rPr>
              <w:t>SUEWS_Snow.txt</w:t>
            </w:r>
          </w:p>
        </w:tc>
        <w:tc>
          <w:tcPr>
            <w:tcW w:w="1963" w:type="dxa"/>
            <w:vAlign w:val="bottom"/>
          </w:tcPr>
          <w:p w14:paraId="1FF8D5EA"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 xml:space="preserve">Inputs for snow </w:t>
            </w:r>
          </w:p>
        </w:tc>
        <w:tc>
          <w:tcPr>
            <w:tcW w:w="3815" w:type="dxa"/>
          </w:tcPr>
          <w:p w14:paraId="28334508"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1168" w:type="dxa"/>
          </w:tcPr>
          <w:p w14:paraId="51EC0146" w14:textId="77777777" w:rsidR="002301C8"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1/run</w:t>
            </w:r>
          </w:p>
        </w:tc>
      </w:tr>
      <w:tr w:rsidR="002301C8" w:rsidRPr="001C53F7" w14:paraId="797DC512"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3629BC63" w14:textId="77777777" w:rsidR="002301C8" w:rsidRDefault="002301C8" w:rsidP="002301C8">
            <w:r w:rsidRPr="0066711A">
              <w:rPr>
                <w:b w:val="0"/>
                <w:color w:val="000000"/>
                <w:sz w:val="18"/>
              </w:rPr>
              <w:t>SUEWS_Soil.txt</w:t>
            </w:r>
          </w:p>
        </w:tc>
        <w:tc>
          <w:tcPr>
            <w:tcW w:w="1963" w:type="dxa"/>
            <w:vAlign w:val="bottom"/>
          </w:tcPr>
          <w:p w14:paraId="7A2CFB47"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Inputs for soil area</w:t>
            </w:r>
          </w:p>
        </w:tc>
        <w:tc>
          <w:tcPr>
            <w:tcW w:w="3815" w:type="dxa"/>
          </w:tcPr>
          <w:p w14:paraId="2AB0C06A"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c>
          <w:tcPr>
            <w:tcW w:w="1168" w:type="dxa"/>
          </w:tcPr>
          <w:p w14:paraId="59D27274" w14:textId="77777777" w:rsidR="002301C8"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1/run</w:t>
            </w:r>
          </w:p>
        </w:tc>
      </w:tr>
      <w:tr w:rsidR="002301C8" w:rsidRPr="001C53F7" w14:paraId="093FB8C1"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68FE4A2F" w14:textId="77777777" w:rsidR="002301C8" w:rsidRDefault="002301C8" w:rsidP="002301C8">
            <w:r w:rsidRPr="0066711A">
              <w:rPr>
                <w:b w:val="0"/>
                <w:color w:val="000000"/>
                <w:sz w:val="18"/>
              </w:rPr>
              <w:t>SUEWS_Water.txt</w:t>
            </w:r>
          </w:p>
        </w:tc>
        <w:tc>
          <w:tcPr>
            <w:tcW w:w="1963" w:type="dxa"/>
            <w:vAlign w:val="bottom"/>
          </w:tcPr>
          <w:p w14:paraId="7E70D6A5"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Inputs for water areas</w:t>
            </w:r>
          </w:p>
        </w:tc>
        <w:tc>
          <w:tcPr>
            <w:tcW w:w="3815" w:type="dxa"/>
          </w:tcPr>
          <w:p w14:paraId="49E77585"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1168" w:type="dxa"/>
          </w:tcPr>
          <w:p w14:paraId="4F9459A4" w14:textId="77777777" w:rsidR="002301C8"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1/run</w:t>
            </w:r>
          </w:p>
        </w:tc>
      </w:tr>
      <w:tr w:rsidR="001737D0" w:rsidRPr="001C53F7" w14:paraId="086E8E75"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vAlign w:val="bottom"/>
          </w:tcPr>
          <w:p w14:paraId="6C9F8539" w14:textId="77777777" w:rsidR="001737D0" w:rsidRDefault="001737D0" w:rsidP="002301C8">
            <w:r w:rsidRPr="0066711A">
              <w:rPr>
                <w:b w:val="0"/>
                <w:color w:val="000000"/>
                <w:sz w:val="18"/>
              </w:rPr>
              <w:t>SUEWS_WithinGridWaterDist.txt</w:t>
            </w:r>
          </w:p>
        </w:tc>
        <w:tc>
          <w:tcPr>
            <w:tcW w:w="5778" w:type="dxa"/>
            <w:gridSpan w:val="2"/>
            <w:vAlign w:val="bottom"/>
          </w:tcPr>
          <w:p w14:paraId="3EC6D5FE" w14:textId="77777777" w:rsidR="001737D0" w:rsidRPr="00CD250B" w:rsidRDefault="001737D0"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w:t>
            </w:r>
            <w:r w:rsidR="00253B20">
              <w:rPr>
                <w:rFonts w:cs="Times New Roman"/>
                <w:szCs w:val="20"/>
                <w:lang w:val="en-GB"/>
              </w:rPr>
              <w:t>ithin grid water distribution</w:t>
            </w:r>
          </w:p>
        </w:tc>
        <w:tc>
          <w:tcPr>
            <w:tcW w:w="1168" w:type="dxa"/>
          </w:tcPr>
          <w:p w14:paraId="6D0C3588" w14:textId="77777777" w:rsidR="001737D0" w:rsidRDefault="001737D0"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1/run</w:t>
            </w:r>
          </w:p>
        </w:tc>
      </w:tr>
      <w:tr w:rsidR="002301C8" w:rsidRPr="001C53F7" w14:paraId="07087056"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tcPr>
          <w:p w14:paraId="145BCF49" w14:textId="77777777" w:rsidR="002301C8" w:rsidRDefault="002301C8" w:rsidP="002301C8"/>
        </w:tc>
        <w:tc>
          <w:tcPr>
            <w:tcW w:w="1963" w:type="dxa"/>
          </w:tcPr>
          <w:p w14:paraId="212BE083"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3815" w:type="dxa"/>
          </w:tcPr>
          <w:p w14:paraId="2B50D5E3"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1168" w:type="dxa"/>
          </w:tcPr>
          <w:p w14:paraId="572A2634" w14:textId="77777777" w:rsidR="002301C8"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2301C8" w:rsidRPr="001C53F7" w14:paraId="7DC12331"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tcPr>
          <w:p w14:paraId="69CA45BE" w14:textId="77777777" w:rsidR="002301C8" w:rsidRDefault="002301C8" w:rsidP="002301C8">
            <w:r w:rsidRPr="004153DC">
              <w:rPr>
                <w:b w:val="0"/>
                <w:color w:val="000000"/>
                <w:sz w:val="18"/>
              </w:rPr>
              <w:t>InitialConditionsSm1_2010_2010.nml</w:t>
            </w:r>
          </w:p>
        </w:tc>
        <w:tc>
          <w:tcPr>
            <w:tcW w:w="1963" w:type="dxa"/>
          </w:tcPr>
          <w:p w14:paraId="0FE27433"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 w:val="18"/>
                <w:szCs w:val="20"/>
                <w:lang w:val="en-GB"/>
              </w:rPr>
              <w:t>Initial conditions</w:t>
            </w:r>
          </w:p>
        </w:tc>
        <w:tc>
          <w:tcPr>
            <w:tcW w:w="3815" w:type="dxa"/>
          </w:tcPr>
          <w:p w14:paraId="7D908AC3"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c>
          <w:tcPr>
            <w:tcW w:w="1168" w:type="dxa"/>
          </w:tcPr>
          <w:p w14:paraId="2D284A8F" w14:textId="77777777" w:rsidR="002301C8" w:rsidRDefault="00B027E1"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1/grid</w:t>
            </w:r>
          </w:p>
        </w:tc>
      </w:tr>
      <w:tr w:rsidR="002301C8" w:rsidRPr="001C53F7" w14:paraId="66E407B1"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tcPr>
          <w:p w14:paraId="7570076F" w14:textId="77777777" w:rsidR="00080E78" w:rsidRPr="002E3639" w:rsidRDefault="002301C8" w:rsidP="002E3639">
            <w:pPr>
              <w:rPr>
                <w:b w:val="0"/>
                <w:color w:val="000000"/>
                <w:sz w:val="18"/>
              </w:rPr>
            </w:pPr>
            <w:r w:rsidRPr="004153DC">
              <w:rPr>
                <w:b w:val="0"/>
                <w:color w:val="000000"/>
                <w:sz w:val="18"/>
              </w:rPr>
              <w:t>Sm1_2010_data</w:t>
            </w:r>
            <w:r w:rsidR="002E3639">
              <w:rPr>
                <w:b w:val="0"/>
                <w:color w:val="000000"/>
                <w:sz w:val="18"/>
              </w:rPr>
              <w:t>_tt</w:t>
            </w:r>
            <w:r w:rsidRPr="004153DC">
              <w:rPr>
                <w:b w:val="0"/>
                <w:color w:val="000000"/>
                <w:sz w:val="18"/>
              </w:rPr>
              <w:t>.txt</w:t>
            </w:r>
            <w:r w:rsidR="002E3639">
              <w:rPr>
                <w:b w:val="0"/>
                <w:color w:val="000000"/>
                <w:sz w:val="18"/>
              </w:rPr>
              <w:t xml:space="preserve">, </w:t>
            </w:r>
            <w:r w:rsidR="002E3639" w:rsidRPr="004153DC">
              <w:rPr>
                <w:b w:val="0"/>
                <w:color w:val="000000"/>
                <w:sz w:val="18"/>
              </w:rPr>
              <w:t>Sm</w:t>
            </w:r>
            <w:r w:rsidR="002E3639">
              <w:rPr>
                <w:b w:val="0"/>
                <w:color w:val="000000"/>
                <w:sz w:val="18"/>
              </w:rPr>
              <w:t>2</w:t>
            </w:r>
            <w:r w:rsidR="002E3639" w:rsidRPr="004153DC">
              <w:rPr>
                <w:b w:val="0"/>
                <w:color w:val="000000"/>
                <w:sz w:val="18"/>
              </w:rPr>
              <w:t>_2010_data</w:t>
            </w:r>
            <w:r w:rsidR="002E3639">
              <w:rPr>
                <w:b w:val="0"/>
                <w:color w:val="000000"/>
                <w:sz w:val="18"/>
              </w:rPr>
              <w:t>_tt</w:t>
            </w:r>
            <w:r w:rsidR="002E3639" w:rsidRPr="004153DC">
              <w:rPr>
                <w:b w:val="0"/>
                <w:color w:val="000000"/>
                <w:sz w:val="18"/>
              </w:rPr>
              <w:t>.txt</w:t>
            </w:r>
            <w:r w:rsidR="002E3639">
              <w:rPr>
                <w:b w:val="0"/>
                <w:color w:val="000000"/>
                <w:sz w:val="18"/>
              </w:rPr>
              <w:t>,</w:t>
            </w:r>
            <w:r w:rsidR="00E10073">
              <w:rPr>
                <w:b w:val="0"/>
                <w:color w:val="000000"/>
                <w:sz w:val="18"/>
              </w:rPr>
              <w:t xml:space="preserve"> etc</w:t>
            </w:r>
          </w:p>
        </w:tc>
        <w:tc>
          <w:tcPr>
            <w:tcW w:w="1963" w:type="dxa"/>
          </w:tcPr>
          <w:p w14:paraId="65DA183F"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CD250B">
              <w:rPr>
                <w:rFonts w:cs="Times New Roman"/>
                <w:szCs w:val="20"/>
                <w:lang w:val="en-GB"/>
              </w:rPr>
              <w:t>Meteorological input file</w:t>
            </w:r>
          </w:p>
        </w:tc>
        <w:tc>
          <w:tcPr>
            <w:tcW w:w="3815" w:type="dxa"/>
          </w:tcPr>
          <w:p w14:paraId="7AE10A84"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c>
          <w:tcPr>
            <w:tcW w:w="1168" w:type="dxa"/>
          </w:tcPr>
          <w:p w14:paraId="265D5DCB" w14:textId="77777777" w:rsidR="002301C8" w:rsidRDefault="00B027E1"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1/grid/year</w:t>
            </w:r>
            <w:r w:rsidR="00080E78">
              <w:rPr>
                <w:rFonts w:cs="Times New Roman"/>
                <w:szCs w:val="20"/>
                <w:lang w:val="en-GB"/>
              </w:rPr>
              <w:t xml:space="preserve"> or 1/year</w:t>
            </w:r>
          </w:p>
        </w:tc>
      </w:tr>
      <w:tr w:rsidR="002301C8" w:rsidRPr="00712301" w14:paraId="2E552B36" w14:textId="77777777" w:rsidTr="00080E78">
        <w:trPr>
          <w:trHeight w:val="80"/>
        </w:trPr>
        <w:tc>
          <w:tcPr>
            <w:cnfStyle w:val="001000000000" w:firstRow="0" w:lastRow="0" w:firstColumn="1" w:lastColumn="0" w:oddVBand="0" w:evenVBand="0" w:oddHBand="0" w:evenHBand="0" w:firstRowFirstColumn="0" w:firstRowLastColumn="0" w:lastRowFirstColumn="0" w:lastRowLastColumn="0"/>
            <w:tcW w:w="2977" w:type="dxa"/>
          </w:tcPr>
          <w:p w14:paraId="5507EE10" w14:textId="77777777" w:rsidR="002301C8" w:rsidRPr="00ED34EE" w:rsidRDefault="009A2F49" w:rsidP="002301C8">
            <w:pPr>
              <w:rPr>
                <w:rFonts w:cs="Times New Roman"/>
                <w:b w:val="0"/>
                <w:szCs w:val="20"/>
                <w:lang w:val="en-GB"/>
              </w:rPr>
            </w:pPr>
            <w:hyperlink w:anchor="_4.13_CBL_input" w:history="1">
              <w:r w:rsidR="002301C8" w:rsidRPr="0009746B">
                <w:rPr>
                  <w:rStyle w:val="Hyperlink"/>
                  <w:rFonts w:cs="Times New Roman"/>
                  <w:b w:val="0"/>
                  <w:bCs w:val="0"/>
                  <w:szCs w:val="20"/>
                  <w:lang w:val="en-GB"/>
                </w:rPr>
                <w:t>CBLinput.nml</w:t>
              </w:r>
            </w:hyperlink>
          </w:p>
        </w:tc>
        <w:tc>
          <w:tcPr>
            <w:tcW w:w="5778" w:type="dxa"/>
            <w:gridSpan w:val="2"/>
          </w:tcPr>
          <w:p w14:paraId="2C44B0B5" w14:textId="77777777" w:rsidR="002301C8" w:rsidRPr="007F27C0"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7F27C0">
              <w:rPr>
                <w:rFonts w:cs="Times New Roman"/>
                <w:szCs w:val="20"/>
                <w:lang w:val="en-GB"/>
              </w:rPr>
              <w:t>Namelist file paths, run options and input parameters for CBL model</w:t>
            </w:r>
          </w:p>
        </w:tc>
        <w:tc>
          <w:tcPr>
            <w:tcW w:w="1168" w:type="dxa"/>
          </w:tcPr>
          <w:p w14:paraId="623BE1E0" w14:textId="77777777" w:rsidR="002301C8" w:rsidRPr="003B1104"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b/>
                <w:szCs w:val="20"/>
                <w:lang w:val="en-GB"/>
              </w:rPr>
            </w:pPr>
            <w:r>
              <w:rPr>
                <w:rFonts w:cs="Times New Roman"/>
                <w:szCs w:val="20"/>
                <w:lang w:val="en-GB"/>
              </w:rPr>
              <w:t>1/run      [</w:t>
            </w:r>
            <w:r>
              <w:rPr>
                <w:rFonts w:cs="Times New Roman"/>
                <w:sz w:val="18"/>
                <w:szCs w:val="20"/>
                <w:lang w:val="en-GB"/>
              </w:rPr>
              <w:t>B]</w:t>
            </w:r>
          </w:p>
        </w:tc>
      </w:tr>
      <w:tr w:rsidR="002301C8" w:rsidRPr="00DC705B" w14:paraId="0A89EB5D"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tcPr>
          <w:p w14:paraId="1467927B" w14:textId="77777777" w:rsidR="002301C8" w:rsidRPr="00ED34EE" w:rsidRDefault="009A2F49" w:rsidP="002301C8">
            <w:pPr>
              <w:rPr>
                <w:rFonts w:cs="Times New Roman"/>
                <w:b w:val="0"/>
                <w:szCs w:val="20"/>
                <w:lang w:val="en-GB"/>
              </w:rPr>
            </w:pPr>
            <w:hyperlink w:anchor="_4.14_CBL_initial_data.txt" w:history="1">
              <w:r w:rsidR="002301C8" w:rsidRPr="0009746B">
                <w:rPr>
                  <w:rStyle w:val="Hyperlink"/>
                  <w:rFonts w:cs="Times New Roman"/>
                  <w:b w:val="0"/>
                  <w:bCs w:val="0"/>
                  <w:szCs w:val="20"/>
                  <w:lang w:val="en-GB"/>
                </w:rPr>
                <w:t>CBL_initial_data.txt</w:t>
              </w:r>
            </w:hyperlink>
          </w:p>
        </w:tc>
        <w:tc>
          <w:tcPr>
            <w:tcW w:w="5778" w:type="dxa"/>
            <w:gridSpan w:val="2"/>
          </w:tcPr>
          <w:p w14:paraId="646B46AF" w14:textId="77777777" w:rsidR="002301C8" w:rsidRPr="007F27C0"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7F27C0">
              <w:rPr>
                <w:rFonts w:cs="Times New Roman"/>
                <w:szCs w:val="20"/>
                <w:lang w:val="en-GB"/>
              </w:rPr>
              <w:t>Initial data for CBL model</w:t>
            </w:r>
          </w:p>
        </w:tc>
        <w:tc>
          <w:tcPr>
            <w:tcW w:w="1168" w:type="dxa"/>
          </w:tcPr>
          <w:p w14:paraId="028384CA" w14:textId="77777777" w:rsidR="002301C8" w:rsidRPr="007F27C0"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 xml:space="preserve">1/day     </w:t>
            </w:r>
            <w:r>
              <w:rPr>
                <w:rFonts w:cs="Times New Roman"/>
                <w:sz w:val="18"/>
                <w:szCs w:val="20"/>
                <w:lang w:val="en-GB"/>
              </w:rPr>
              <w:t xml:space="preserve"> [B]</w:t>
            </w:r>
          </w:p>
        </w:tc>
      </w:tr>
      <w:tr w:rsidR="002301C8" w:rsidRPr="001C53F7" w14:paraId="253C73ED"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tcPr>
          <w:p w14:paraId="6817082E" w14:textId="77777777" w:rsidR="00F10655" w:rsidRDefault="00F10655" w:rsidP="002301C8">
            <w:pPr>
              <w:rPr>
                <w:rFonts w:cs="Times New Roman"/>
                <w:i/>
                <w:color w:val="000000" w:themeColor="text1"/>
                <w:szCs w:val="20"/>
                <w:lang w:val="en-GB"/>
              </w:rPr>
            </w:pPr>
          </w:p>
          <w:p w14:paraId="56A1C2CA" w14:textId="77777777" w:rsidR="002301C8" w:rsidRPr="000530D8" w:rsidRDefault="002301C8" w:rsidP="002301C8">
            <w:pPr>
              <w:rPr>
                <w:rFonts w:cs="Times New Roman"/>
                <w:i/>
                <w:color w:val="000000" w:themeColor="text1"/>
                <w:szCs w:val="20"/>
                <w:lang w:val="en-GB"/>
              </w:rPr>
            </w:pPr>
            <w:r w:rsidRPr="000530D8">
              <w:rPr>
                <w:rFonts w:cs="Times New Roman"/>
                <w:i/>
                <w:color w:val="000000" w:themeColor="text1"/>
                <w:szCs w:val="20"/>
                <w:lang w:val="en-GB"/>
              </w:rPr>
              <w:t xml:space="preserve">Output (see </w:t>
            </w:r>
            <w:hyperlink w:anchor="_Output_files" w:history="1">
              <w:r w:rsidRPr="00F10655">
                <w:rPr>
                  <w:rStyle w:val="Hyperlink"/>
                  <w:rFonts w:cs="Times New Roman"/>
                  <w:b w:val="0"/>
                  <w:bCs w:val="0"/>
                  <w:i/>
                  <w:szCs w:val="20"/>
                  <w:lang w:val="en-GB"/>
                </w:rPr>
                <w:t>section 5</w:t>
              </w:r>
            </w:hyperlink>
            <w:r w:rsidRPr="000530D8">
              <w:rPr>
                <w:rFonts w:cs="Times New Roman"/>
                <w:i/>
                <w:color w:val="000000" w:themeColor="text1"/>
                <w:szCs w:val="20"/>
                <w:lang w:val="en-GB"/>
              </w:rPr>
              <w:t>)</w:t>
            </w:r>
          </w:p>
        </w:tc>
        <w:tc>
          <w:tcPr>
            <w:tcW w:w="1963" w:type="dxa"/>
          </w:tcPr>
          <w:p w14:paraId="16BA9421"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c>
          <w:tcPr>
            <w:tcW w:w="3815" w:type="dxa"/>
          </w:tcPr>
          <w:p w14:paraId="0ED17A2D"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c>
          <w:tcPr>
            <w:tcW w:w="1168" w:type="dxa"/>
          </w:tcPr>
          <w:p w14:paraId="1548CF11"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2301C8" w:rsidRPr="00103F7A" w14:paraId="19DD6750"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tcPr>
          <w:p w14:paraId="1B382025" w14:textId="77777777" w:rsidR="002301C8" w:rsidRPr="000530D8" w:rsidRDefault="002301C8" w:rsidP="002301C8">
            <w:pPr>
              <w:rPr>
                <w:rFonts w:cs="Times New Roman"/>
                <w:b w:val="0"/>
                <w:szCs w:val="20"/>
                <w:lang w:val="en-GB"/>
              </w:rPr>
            </w:pPr>
            <w:r w:rsidRPr="000530D8">
              <w:rPr>
                <w:rFonts w:cs="Times New Roman"/>
                <w:b w:val="0"/>
                <w:i/>
                <w:szCs w:val="20"/>
                <w:lang w:val="en-GB"/>
              </w:rPr>
              <w:t>SSss_YYYY</w:t>
            </w:r>
            <w:r w:rsidRPr="000530D8">
              <w:rPr>
                <w:rFonts w:cs="Times New Roman"/>
                <w:b w:val="0"/>
                <w:szCs w:val="20"/>
                <w:lang w:val="en-GB"/>
              </w:rPr>
              <w:t>_</w:t>
            </w:r>
            <w:r w:rsidRPr="000530D8">
              <w:rPr>
                <w:rFonts w:cs="Times New Roman"/>
                <w:b w:val="0"/>
                <w:i/>
                <w:szCs w:val="20"/>
                <w:lang w:val="en-GB"/>
              </w:rPr>
              <w:t>tt</w:t>
            </w:r>
            <w:r w:rsidRPr="000530D8">
              <w:rPr>
                <w:rFonts w:cs="Times New Roman"/>
                <w:b w:val="0"/>
                <w:szCs w:val="20"/>
                <w:lang w:val="en-GB"/>
              </w:rPr>
              <w:t>.txt</w:t>
            </w:r>
          </w:p>
        </w:tc>
        <w:tc>
          <w:tcPr>
            <w:tcW w:w="5778" w:type="dxa"/>
            <w:gridSpan w:val="2"/>
          </w:tcPr>
          <w:p w14:paraId="5335E523"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CD250B">
              <w:rPr>
                <w:rFonts w:cs="Times New Roman"/>
                <w:szCs w:val="20"/>
                <w:lang w:val="en-GB"/>
              </w:rPr>
              <w:t xml:space="preserve">Model output with timestep </w:t>
            </w:r>
            <w:r w:rsidRPr="00CD250B">
              <w:rPr>
                <w:rFonts w:cs="Times New Roman"/>
                <w:i/>
                <w:szCs w:val="20"/>
                <w:lang w:val="en-GB"/>
              </w:rPr>
              <w:t>tt</w:t>
            </w:r>
          </w:p>
        </w:tc>
        <w:tc>
          <w:tcPr>
            <w:tcW w:w="1168" w:type="dxa"/>
          </w:tcPr>
          <w:p w14:paraId="55A4444F"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2301C8" w:rsidRPr="00103F7A" w14:paraId="0D060A05"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tcPr>
          <w:p w14:paraId="5DD12F05" w14:textId="77777777" w:rsidR="002301C8" w:rsidRPr="00FB119C" w:rsidRDefault="002301C8" w:rsidP="002301C8">
            <w:pPr>
              <w:rPr>
                <w:rFonts w:cs="Times New Roman"/>
                <w:b w:val="0"/>
                <w:i/>
                <w:szCs w:val="20"/>
                <w:lang w:val="en-GB"/>
              </w:rPr>
            </w:pPr>
            <w:r w:rsidRPr="00FB119C">
              <w:rPr>
                <w:rFonts w:cs="Times New Roman"/>
                <w:b w:val="0"/>
                <w:i/>
                <w:szCs w:val="20"/>
                <w:lang w:val="en-GB"/>
              </w:rPr>
              <w:t>SSss</w:t>
            </w:r>
            <w:r w:rsidRPr="00FB119C">
              <w:rPr>
                <w:rFonts w:cs="Times New Roman"/>
                <w:b w:val="0"/>
                <w:szCs w:val="20"/>
                <w:lang w:val="en-GB"/>
              </w:rPr>
              <w:t>_DailyState.txt</w:t>
            </w:r>
          </w:p>
        </w:tc>
        <w:tc>
          <w:tcPr>
            <w:tcW w:w="5778" w:type="dxa"/>
            <w:gridSpan w:val="2"/>
          </w:tcPr>
          <w:p w14:paraId="3D05AD2E" w14:textId="77777777" w:rsidR="002301C8" w:rsidRPr="00FB119C"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FB119C">
              <w:rPr>
                <w:rFonts w:cs="Times New Roman"/>
                <w:szCs w:val="20"/>
                <w:lang w:val="en-GB"/>
              </w:rPr>
              <w:t>Status of the daily storages and other status values</w:t>
            </w:r>
          </w:p>
        </w:tc>
        <w:tc>
          <w:tcPr>
            <w:tcW w:w="1168" w:type="dxa"/>
          </w:tcPr>
          <w:p w14:paraId="1DD199CD"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2301C8" w:rsidRPr="001C53F7" w14:paraId="2E82A5BC"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tcPr>
          <w:p w14:paraId="3BBB0C4D" w14:textId="77777777" w:rsidR="002301C8" w:rsidRPr="000530D8" w:rsidRDefault="002301C8" w:rsidP="002301C8">
            <w:pPr>
              <w:rPr>
                <w:rFonts w:cs="Times New Roman"/>
                <w:b w:val="0"/>
                <w:szCs w:val="20"/>
                <w:lang w:val="en-GB"/>
              </w:rPr>
            </w:pPr>
            <w:r w:rsidRPr="000530D8">
              <w:rPr>
                <w:rFonts w:cs="Times New Roman"/>
                <w:b w:val="0"/>
                <w:i/>
                <w:szCs w:val="20"/>
                <w:lang w:val="en-GB"/>
              </w:rPr>
              <w:t>SS_</w:t>
            </w:r>
            <w:r w:rsidRPr="000530D8">
              <w:rPr>
                <w:rFonts w:cs="Times New Roman"/>
                <w:b w:val="0"/>
                <w:szCs w:val="20"/>
                <w:lang w:val="en-GB"/>
              </w:rPr>
              <w:t>FileChoices.txt</w:t>
            </w:r>
          </w:p>
        </w:tc>
        <w:tc>
          <w:tcPr>
            <w:tcW w:w="5778" w:type="dxa"/>
            <w:gridSpan w:val="2"/>
          </w:tcPr>
          <w:p w14:paraId="11D3BF71"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CD250B">
              <w:rPr>
                <w:rFonts w:cs="Times New Roman"/>
                <w:szCs w:val="20"/>
                <w:lang w:val="en-GB"/>
              </w:rPr>
              <w:t>Run choice options</w:t>
            </w:r>
          </w:p>
        </w:tc>
        <w:tc>
          <w:tcPr>
            <w:tcW w:w="1168" w:type="dxa"/>
          </w:tcPr>
          <w:p w14:paraId="036400E3" w14:textId="77777777" w:rsidR="002301C8" w:rsidRPr="00CD250B"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2301C8" w:rsidRPr="00103F7A" w14:paraId="750202C8" w14:textId="77777777" w:rsidTr="00080E78">
        <w:trPr>
          <w:trHeight w:val="170"/>
        </w:trPr>
        <w:tc>
          <w:tcPr>
            <w:cnfStyle w:val="001000000000" w:firstRow="0" w:lastRow="0" w:firstColumn="1" w:lastColumn="0" w:oddVBand="0" w:evenVBand="0" w:oddHBand="0" w:evenHBand="0" w:firstRowFirstColumn="0" w:firstRowLastColumn="0" w:lastRowFirstColumn="0" w:lastRowLastColumn="0"/>
            <w:tcW w:w="2977" w:type="dxa"/>
          </w:tcPr>
          <w:p w14:paraId="651CE9A6" w14:textId="77777777" w:rsidR="002301C8" w:rsidRPr="000530D8" w:rsidRDefault="002301C8" w:rsidP="002301C8">
            <w:pPr>
              <w:rPr>
                <w:rFonts w:cs="Times New Roman"/>
                <w:b w:val="0"/>
                <w:i/>
                <w:szCs w:val="20"/>
                <w:lang w:val="en-GB"/>
              </w:rPr>
            </w:pPr>
            <w:r w:rsidRPr="00766AF1">
              <w:rPr>
                <w:b w:val="0"/>
                <w:lang w:val="en-GB"/>
              </w:rPr>
              <w:t>InitialState</w:t>
            </w:r>
            <w:r w:rsidRPr="00766AF1">
              <w:rPr>
                <w:b w:val="0"/>
                <w:i/>
                <w:lang w:val="en-GB"/>
              </w:rPr>
              <w:t>SSss_YYY</w:t>
            </w:r>
            <w:r w:rsidRPr="00551383">
              <w:rPr>
                <w:b w:val="0"/>
                <w:i/>
                <w:lang w:val="en-GB"/>
              </w:rPr>
              <w:t>Y</w:t>
            </w:r>
            <w:r w:rsidRPr="00766AF1">
              <w:rPr>
                <w:lang w:val="en-GB"/>
              </w:rPr>
              <w:t>.</w:t>
            </w:r>
            <w:r w:rsidRPr="00766AF1">
              <w:rPr>
                <w:b w:val="0"/>
                <w:lang w:val="en-GB"/>
              </w:rPr>
              <w:t>nml</w:t>
            </w:r>
          </w:p>
        </w:tc>
        <w:tc>
          <w:tcPr>
            <w:tcW w:w="5778" w:type="dxa"/>
            <w:gridSpan w:val="2"/>
          </w:tcPr>
          <w:p w14:paraId="213C62AB" w14:textId="77777777" w:rsidR="002301C8" w:rsidRPr="00CD250B"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 xml:space="preserve">At the end of the run a file is written that is the initial conditions (it is also written at the end of each year). </w:t>
            </w:r>
            <w:r w:rsidRPr="00766AF1">
              <w:rPr>
                <w:rFonts w:cs="Times New Roman"/>
                <w:szCs w:val="20"/>
                <w:u w:val="single"/>
                <w:lang w:val="en-GB"/>
              </w:rPr>
              <w:t>This goes into the input directory</w:t>
            </w:r>
            <w:r>
              <w:rPr>
                <w:rFonts w:cs="Times New Roman"/>
                <w:szCs w:val="20"/>
                <w:lang w:val="en-GB"/>
              </w:rPr>
              <w:t xml:space="preserve">, </w:t>
            </w:r>
            <w:r w:rsidRPr="00FE077A">
              <w:rPr>
                <w:rFonts w:cs="Times New Roman"/>
                <w:szCs w:val="20"/>
                <w:lang w:val="en-GB"/>
              </w:rPr>
              <w:t>YYYY</w:t>
            </w:r>
            <w:r w:rsidRPr="00FE077A">
              <w:rPr>
                <w:rFonts w:cs="Times New Roman"/>
                <w:b/>
                <w:szCs w:val="20"/>
                <w:lang w:val="en-GB"/>
              </w:rPr>
              <w:t>Z</w:t>
            </w:r>
            <w:r>
              <w:rPr>
                <w:rFonts w:cs="Times New Roman"/>
                <w:szCs w:val="20"/>
                <w:lang w:val="en-GB"/>
              </w:rPr>
              <w:t xml:space="preserve"> is typically the year +1 otherwise it will be the same yearend</w:t>
            </w:r>
          </w:p>
        </w:tc>
        <w:tc>
          <w:tcPr>
            <w:tcW w:w="1168" w:type="dxa"/>
          </w:tcPr>
          <w:p w14:paraId="24A1FA09" w14:textId="77777777" w:rsidR="002301C8" w:rsidRDefault="002301C8" w:rsidP="002301C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2301C8" w:rsidRPr="00DC705B" w14:paraId="69551402" w14:textId="77777777" w:rsidTr="00080E7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77" w:type="dxa"/>
          </w:tcPr>
          <w:p w14:paraId="6931B8DA" w14:textId="77777777" w:rsidR="002301C8" w:rsidRPr="007F27C0" w:rsidRDefault="002301C8" w:rsidP="002301C8">
            <w:pPr>
              <w:rPr>
                <w:b w:val="0"/>
                <w:lang w:val="en-GB"/>
              </w:rPr>
            </w:pPr>
            <w:r w:rsidRPr="007F27C0">
              <w:rPr>
                <w:b w:val="0"/>
                <w:lang w:val="en-GB"/>
              </w:rPr>
              <w:t>CBL_</w:t>
            </w:r>
            <w:r w:rsidRPr="00551383">
              <w:rPr>
                <w:b w:val="0"/>
                <w:i/>
                <w:lang w:val="en-GB"/>
              </w:rPr>
              <w:t>id</w:t>
            </w:r>
            <w:r w:rsidRPr="007F27C0">
              <w:rPr>
                <w:b w:val="0"/>
                <w:lang w:val="en-GB"/>
              </w:rPr>
              <w:t>.txt</w:t>
            </w:r>
          </w:p>
        </w:tc>
        <w:tc>
          <w:tcPr>
            <w:tcW w:w="5778" w:type="dxa"/>
            <w:gridSpan w:val="2"/>
          </w:tcPr>
          <w:p w14:paraId="338D6953" w14:textId="77777777" w:rsidR="002301C8" w:rsidRPr="007F27C0" w:rsidRDefault="002301C8" w:rsidP="002301C8">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7F27C0">
              <w:rPr>
                <w:rFonts w:cs="Times New Roman"/>
                <w:szCs w:val="20"/>
                <w:lang w:val="en-GB"/>
              </w:rPr>
              <w:t>CBL model output files</w:t>
            </w:r>
          </w:p>
        </w:tc>
        <w:tc>
          <w:tcPr>
            <w:tcW w:w="1168" w:type="dxa"/>
          </w:tcPr>
          <w:p w14:paraId="530E5EBB" w14:textId="77777777" w:rsidR="002301C8" w:rsidRPr="007F27C0" w:rsidRDefault="002301C8" w:rsidP="00F10655">
            <w:pPr>
              <w:jc w:val="right"/>
              <w:cnfStyle w:val="000000100000" w:firstRow="0" w:lastRow="0" w:firstColumn="0" w:lastColumn="0" w:oddVBand="0" w:evenVBand="0" w:oddHBand="1" w:evenHBand="0" w:firstRowFirstColumn="0" w:firstRowLastColumn="0" w:lastRowFirstColumn="0" w:lastRowLastColumn="0"/>
              <w:rPr>
                <w:lang w:val="en-GB"/>
              </w:rPr>
            </w:pPr>
            <w:r>
              <w:rPr>
                <w:lang w:val="en-GB"/>
              </w:rPr>
              <w:t>[B]</w:t>
            </w:r>
          </w:p>
        </w:tc>
      </w:tr>
    </w:tbl>
    <w:p w14:paraId="4E2E8F11" w14:textId="624DFB14" w:rsidR="00130F4D" w:rsidRDefault="000530D8" w:rsidP="00682AA3">
      <w:pPr>
        <w:pStyle w:val="Heading1"/>
        <w:numPr>
          <w:ilvl w:val="0"/>
          <w:numId w:val="34"/>
        </w:numPr>
      </w:pPr>
      <w:bookmarkStart w:id="23" w:name="_Toc275420622"/>
      <w:bookmarkStart w:id="24" w:name="_Toc275420623"/>
      <w:bookmarkStart w:id="25" w:name="_Toc275420624"/>
      <w:bookmarkStart w:id="26" w:name="_Toc275420679"/>
      <w:bookmarkStart w:id="27" w:name="_Toc401320557"/>
      <w:bookmarkStart w:id="28" w:name="_Toc401320659"/>
      <w:bookmarkStart w:id="29" w:name="_Toc401320729"/>
      <w:bookmarkStart w:id="30" w:name="_Input_files"/>
      <w:bookmarkStart w:id="31" w:name="_Ref406381905"/>
      <w:bookmarkStart w:id="32" w:name="_Toc414112027"/>
      <w:bookmarkEnd w:id="23"/>
      <w:bookmarkEnd w:id="24"/>
      <w:bookmarkEnd w:id="25"/>
      <w:bookmarkEnd w:id="26"/>
      <w:bookmarkEnd w:id="27"/>
      <w:bookmarkEnd w:id="28"/>
      <w:bookmarkEnd w:id="29"/>
      <w:bookmarkEnd w:id="30"/>
      <w:r w:rsidRPr="000530D8">
        <w:t>Input files</w:t>
      </w:r>
      <w:bookmarkEnd w:id="31"/>
      <w:bookmarkEnd w:id="32"/>
      <w:r w:rsidR="00130F4D" w:rsidRPr="00C27666">
        <w:t xml:space="preserve"> </w:t>
      </w:r>
    </w:p>
    <w:p w14:paraId="6B336753" w14:textId="77777777" w:rsidR="000B1174" w:rsidRDefault="000B1174" w:rsidP="000B1174">
      <w:pPr>
        <w:rPr>
          <w:lang w:val="en-GB"/>
        </w:rPr>
      </w:pPr>
      <w:r w:rsidRPr="000B1174">
        <w:rPr>
          <w:b/>
          <w:lang w:val="en-GB"/>
        </w:rPr>
        <w:t xml:space="preserve">Hint: </w:t>
      </w:r>
      <w:r w:rsidR="00513C3D">
        <w:rPr>
          <w:lang w:val="en-GB"/>
        </w:rPr>
        <w:t>A</w:t>
      </w:r>
      <w:r>
        <w:rPr>
          <w:lang w:val="en-GB"/>
        </w:rPr>
        <w:t>ll file</w:t>
      </w:r>
      <w:r w:rsidR="00513C3D">
        <w:rPr>
          <w:lang w:val="en-GB"/>
        </w:rPr>
        <w:t>s</w:t>
      </w:r>
      <w:r>
        <w:rPr>
          <w:lang w:val="en-GB"/>
        </w:rPr>
        <w:t xml:space="preserve"> except those with .nml as their extensions should have two lines of -9 in column 1. This allows files saved </w:t>
      </w:r>
      <w:r w:rsidR="00513C3D">
        <w:rPr>
          <w:lang w:val="en-GB"/>
        </w:rPr>
        <w:t xml:space="preserve">using </w:t>
      </w:r>
      <w:r w:rsidR="0067528D">
        <w:rPr>
          <w:lang w:val="en-GB"/>
        </w:rPr>
        <w:t xml:space="preserve">different operating systems </w:t>
      </w:r>
      <w:r>
        <w:rPr>
          <w:lang w:val="en-GB"/>
        </w:rPr>
        <w:t>to be read.</w:t>
      </w:r>
    </w:p>
    <w:p w14:paraId="2E0FC76D" w14:textId="77777777" w:rsidR="000B1174" w:rsidRPr="000B1174" w:rsidRDefault="000B1174" w:rsidP="000B1174">
      <w:pPr>
        <w:rPr>
          <w:lang w:val="en-GB"/>
        </w:rPr>
      </w:pPr>
    </w:p>
    <w:p w14:paraId="2E626635" w14:textId="69E8C16A" w:rsidR="00301F67" w:rsidRPr="00303A94" w:rsidRDefault="00A62DDF" w:rsidP="00870E7A">
      <w:pPr>
        <w:pStyle w:val="Heading2"/>
        <w:numPr>
          <w:ilvl w:val="0"/>
          <w:numId w:val="0"/>
        </w:numPr>
      </w:pPr>
      <w:bookmarkStart w:id="33" w:name="_4.1__"/>
      <w:bookmarkStart w:id="34" w:name="_Ref413681826"/>
      <w:bookmarkStart w:id="35" w:name="_Toc414112028"/>
      <w:bookmarkEnd w:id="33"/>
      <w:r>
        <w:t xml:space="preserve">4.1 </w:t>
      </w:r>
      <w:r w:rsidR="00301F67" w:rsidRPr="00303A94">
        <w:t>RunControl.nml</w:t>
      </w:r>
      <w:bookmarkEnd w:id="34"/>
      <w:bookmarkEnd w:id="35"/>
      <w:r w:rsidR="00301F67" w:rsidRPr="00303A94">
        <w:t xml:space="preserve"> </w:t>
      </w:r>
    </w:p>
    <w:p w14:paraId="0FF7CF48" w14:textId="77777777" w:rsidR="009B7706" w:rsidRDefault="00301F67" w:rsidP="00301F67">
      <w:pPr>
        <w:pStyle w:val="ListParagraph"/>
        <w:ind w:left="0"/>
        <w:rPr>
          <w:rFonts w:cs="Times New Roman"/>
          <w:szCs w:val="20"/>
          <w:lang w:val="en-GB"/>
        </w:rPr>
      </w:pPr>
      <w:r w:rsidRPr="00CD250B">
        <w:rPr>
          <w:rFonts w:cs="Times New Roman"/>
          <w:szCs w:val="20"/>
          <w:lang w:val="en-GB"/>
        </w:rPr>
        <w:t xml:space="preserve">The file </w:t>
      </w:r>
      <w:r w:rsidRPr="00CD250B">
        <w:rPr>
          <w:rFonts w:cs="Times New Roman"/>
          <w:b/>
          <w:szCs w:val="20"/>
          <w:lang w:val="en-GB"/>
        </w:rPr>
        <w:t xml:space="preserve">RunControl.nml </w:t>
      </w:r>
      <w:r w:rsidRPr="00CD250B">
        <w:rPr>
          <w:rFonts w:cs="Times New Roman"/>
          <w:szCs w:val="20"/>
          <w:lang w:val="en-GB"/>
        </w:rPr>
        <w:t xml:space="preserve">contains the model run options and </w:t>
      </w:r>
      <w:r w:rsidR="00982328">
        <w:rPr>
          <w:rFonts w:cs="Times New Roman"/>
          <w:szCs w:val="20"/>
          <w:lang w:val="en-GB"/>
        </w:rPr>
        <w:t>two</w:t>
      </w:r>
      <w:r w:rsidRPr="00CD250B">
        <w:rPr>
          <w:rFonts w:cs="Times New Roman"/>
          <w:szCs w:val="20"/>
          <w:lang w:val="en-GB"/>
        </w:rPr>
        <w:t xml:space="preserve"> default variable values (Table 4.</w:t>
      </w:r>
      <w:r w:rsidR="005C2B60">
        <w:rPr>
          <w:rFonts w:cs="Times New Roman"/>
          <w:szCs w:val="20"/>
          <w:lang w:val="en-GB"/>
        </w:rPr>
        <w:t>1</w:t>
      </w:r>
      <w:r w:rsidRPr="00CD250B">
        <w:rPr>
          <w:rFonts w:cs="Times New Roman"/>
          <w:szCs w:val="20"/>
          <w:lang w:val="en-GB"/>
        </w:rPr>
        <w:t xml:space="preserve">). This file should be located in the same directory as the executable file. </w:t>
      </w:r>
      <w:r w:rsidR="009B7706">
        <w:rPr>
          <w:rFonts w:cs="Times New Roman"/>
          <w:szCs w:val="20"/>
          <w:lang w:val="en-GB"/>
        </w:rPr>
        <w:t xml:space="preserve"> The type of this folder should be </w:t>
      </w:r>
    </w:p>
    <w:p w14:paraId="30D7B055" w14:textId="77777777" w:rsidR="009B7706" w:rsidRDefault="009B7706" w:rsidP="00301F67">
      <w:pPr>
        <w:pStyle w:val="ListParagraph"/>
        <w:ind w:left="0"/>
        <w:rPr>
          <w:rFonts w:cs="Times New Roman"/>
          <w:szCs w:val="20"/>
          <w:lang w:val="en-GB"/>
        </w:rPr>
      </w:pPr>
    </w:p>
    <w:p w14:paraId="5D94890A" w14:textId="77777777" w:rsidR="009B7706" w:rsidRDefault="009B7706" w:rsidP="00301F67">
      <w:pPr>
        <w:pStyle w:val="ListParagraph"/>
        <w:ind w:left="0"/>
        <w:rPr>
          <w:rFonts w:cs="Times New Roman"/>
          <w:szCs w:val="20"/>
          <w:lang w:val="en-GB"/>
        </w:rPr>
      </w:pPr>
      <w:r>
        <w:rPr>
          <w:rFonts w:cs="Times New Roman"/>
          <w:szCs w:val="20"/>
          <w:lang w:val="en-GB"/>
        </w:rPr>
        <w:t>&amp;RunControl</w:t>
      </w:r>
    </w:p>
    <w:p w14:paraId="265A2E82" w14:textId="77777777" w:rsidR="009B7706" w:rsidRDefault="009B7706" w:rsidP="00301F67">
      <w:pPr>
        <w:pStyle w:val="ListParagraph"/>
        <w:ind w:left="0"/>
        <w:rPr>
          <w:rFonts w:cs="Times New Roman"/>
          <w:szCs w:val="20"/>
          <w:lang w:val="en-GB"/>
        </w:rPr>
      </w:pPr>
      <w:r>
        <w:rPr>
          <w:rFonts w:cs="Times New Roman"/>
          <w:szCs w:val="20"/>
          <w:lang w:val="en-GB"/>
        </w:rPr>
        <w:t>Parameters and variables from Table 4.1 in any order</w:t>
      </w:r>
    </w:p>
    <w:p w14:paraId="6CB6FDF3" w14:textId="77777777" w:rsidR="009B7706" w:rsidRDefault="009B7706" w:rsidP="00301F67">
      <w:pPr>
        <w:pStyle w:val="ListParagraph"/>
        <w:ind w:left="0"/>
        <w:rPr>
          <w:rFonts w:cs="Times New Roman"/>
          <w:szCs w:val="20"/>
          <w:lang w:val="en-GB"/>
        </w:rPr>
      </w:pPr>
      <w:r>
        <w:rPr>
          <w:rFonts w:cs="Times New Roman"/>
          <w:szCs w:val="20"/>
          <w:lang w:val="en-GB"/>
        </w:rPr>
        <w:t>/</w:t>
      </w:r>
    </w:p>
    <w:p w14:paraId="4339537B" w14:textId="77777777" w:rsidR="009B7706" w:rsidRDefault="009B7706" w:rsidP="00301F67">
      <w:pPr>
        <w:pStyle w:val="ListParagraph"/>
        <w:ind w:left="0"/>
        <w:rPr>
          <w:rFonts w:cs="Times New Roman"/>
          <w:szCs w:val="20"/>
          <w:lang w:val="en-GB"/>
        </w:rPr>
      </w:pPr>
    </w:p>
    <w:p w14:paraId="0944676F" w14:textId="77777777" w:rsidR="00301F67" w:rsidRPr="00CD250B" w:rsidRDefault="009B7706" w:rsidP="00301F67">
      <w:pPr>
        <w:pStyle w:val="ListParagraph"/>
        <w:ind w:left="0"/>
        <w:rPr>
          <w:rFonts w:cs="Times New Roman"/>
          <w:szCs w:val="20"/>
          <w:lang w:val="en-GB"/>
        </w:rPr>
      </w:pPr>
      <w:r>
        <w:rPr>
          <w:rFonts w:cs="Times New Roman"/>
          <w:szCs w:val="20"/>
          <w:lang w:val="en-GB"/>
        </w:rPr>
        <w:t xml:space="preserve">In Linux and Mac, please add an empty line after the end Slash. </w:t>
      </w:r>
      <w:r w:rsidR="00301F67" w:rsidRPr="00CD250B">
        <w:rPr>
          <w:rFonts w:cs="Times New Roman"/>
          <w:szCs w:val="20"/>
          <w:lang w:val="en-GB"/>
        </w:rPr>
        <w:t>This file is not case sensitive.</w:t>
      </w:r>
    </w:p>
    <w:p w14:paraId="2040C752" w14:textId="77777777" w:rsidR="00301F67" w:rsidRPr="00CD250B" w:rsidRDefault="00301F67" w:rsidP="000530D8">
      <w:pPr>
        <w:pStyle w:val="ListParagraph"/>
        <w:ind w:left="709" w:hanging="709"/>
        <w:rPr>
          <w:rFonts w:cs="Times New Roman"/>
          <w:szCs w:val="20"/>
          <w:lang w:val="en-GB"/>
        </w:rPr>
      </w:pPr>
    </w:p>
    <w:p w14:paraId="702B5EE4" w14:textId="77777777" w:rsidR="00301F67" w:rsidRPr="00CD250B" w:rsidRDefault="00301F67" w:rsidP="000530D8">
      <w:pPr>
        <w:ind w:left="709" w:hanging="709"/>
        <w:rPr>
          <w:rFonts w:cs="Times New Roman"/>
          <w:szCs w:val="20"/>
          <w:lang w:val="en-GB"/>
        </w:rPr>
      </w:pPr>
      <w:r w:rsidRPr="000530D8">
        <w:rPr>
          <w:rFonts w:cs="Times New Roman"/>
          <w:b/>
          <w:szCs w:val="20"/>
          <w:lang w:val="en-GB"/>
        </w:rPr>
        <w:t>Table 4.</w:t>
      </w:r>
      <w:r w:rsidR="005C2B60" w:rsidRPr="000530D8">
        <w:rPr>
          <w:rFonts w:cs="Times New Roman"/>
          <w:b/>
          <w:szCs w:val="20"/>
          <w:lang w:val="en-GB"/>
        </w:rPr>
        <w:t>1</w:t>
      </w:r>
      <w:r w:rsidRPr="000530D8">
        <w:rPr>
          <w:rFonts w:cs="Times New Roman"/>
          <w:b/>
          <w:szCs w:val="20"/>
          <w:lang w:val="en-GB"/>
        </w:rPr>
        <w:t>:</w:t>
      </w:r>
      <w:r w:rsidRPr="00CD250B">
        <w:rPr>
          <w:rFonts w:cs="Times New Roman"/>
          <w:szCs w:val="20"/>
          <w:lang w:val="en-GB"/>
        </w:rPr>
        <w:t xml:space="preserve"> </w:t>
      </w:r>
      <w:r w:rsidR="000530D8">
        <w:rPr>
          <w:rFonts w:cs="Times New Roman"/>
          <w:szCs w:val="20"/>
          <w:lang w:val="en-GB"/>
        </w:rPr>
        <w:t xml:space="preserve">Variables and parameters in </w:t>
      </w:r>
      <w:r w:rsidRPr="00CD250B">
        <w:rPr>
          <w:rFonts w:cs="Times New Roman"/>
          <w:b/>
          <w:szCs w:val="20"/>
          <w:lang w:val="en-GB"/>
        </w:rPr>
        <w:t>RunControl.nml</w:t>
      </w:r>
      <w:r w:rsidRPr="00CD250B">
        <w:rPr>
          <w:rFonts w:cs="Times New Roman"/>
          <w:szCs w:val="20"/>
          <w:lang w:val="en-GB"/>
        </w:rPr>
        <w:t xml:space="preserve">. </w:t>
      </w:r>
      <w:r w:rsidR="00D346C4">
        <w:rPr>
          <w:rFonts w:cs="Times New Roman"/>
          <w:szCs w:val="20"/>
          <w:lang w:val="en-GB"/>
        </w:rPr>
        <w:t>(</w:t>
      </w:r>
      <w:proofErr w:type="gramStart"/>
      <w:r w:rsidR="00D346C4">
        <w:rPr>
          <w:rFonts w:cs="Times New Roman"/>
          <w:szCs w:val="20"/>
          <w:lang w:val="en-GB"/>
        </w:rPr>
        <w:t>these</w:t>
      </w:r>
      <w:proofErr w:type="gramEnd"/>
      <w:r w:rsidR="00D346C4">
        <w:rPr>
          <w:rFonts w:cs="Times New Roman"/>
          <w:szCs w:val="20"/>
          <w:lang w:val="en-GB"/>
        </w:rPr>
        <w:t xml:space="preserve"> can be in any order)</w:t>
      </w:r>
    </w:p>
    <w:p w14:paraId="4AE44351" w14:textId="77777777" w:rsidR="00301F67" w:rsidRPr="00CD250B" w:rsidRDefault="00301F67" w:rsidP="000530D8">
      <w:pPr>
        <w:ind w:left="709"/>
        <w:rPr>
          <w:szCs w:val="20"/>
          <w:lang w:val="en-GB"/>
        </w:rPr>
      </w:pPr>
      <w:r w:rsidRPr="000530D8">
        <w:rPr>
          <w:szCs w:val="20"/>
          <w:lang w:val="en-GB"/>
        </w:rPr>
        <w:t>VI:</w:t>
      </w:r>
      <w:r w:rsidRPr="00CD250B">
        <w:rPr>
          <w:szCs w:val="20"/>
          <w:lang w:val="en-GB"/>
        </w:rPr>
        <w:t xml:space="preserve"> Variable that the parameter influences [F- anthropogenic heat flux, A – all fluxes, R radiation, S – Heat storage, W –multiple water balance fluxes, L- LUMPS, M – multiple heat fluxes</w:t>
      </w:r>
      <w:r w:rsidR="00E5016B">
        <w:rPr>
          <w:szCs w:val="20"/>
          <w:lang w:val="en-GB"/>
        </w:rPr>
        <w:t>, N – no fluxes</w:t>
      </w:r>
      <w:r w:rsidRPr="00CD250B">
        <w:rPr>
          <w:szCs w:val="20"/>
          <w:lang w:val="en-GB"/>
        </w:rPr>
        <w:t>].</w:t>
      </w:r>
    </w:p>
    <w:p w14:paraId="31F7693F" w14:textId="77777777" w:rsidR="00301F67" w:rsidRPr="00CD250B" w:rsidRDefault="003229DA" w:rsidP="000530D8">
      <w:pPr>
        <w:ind w:left="709"/>
        <w:rPr>
          <w:rFonts w:cs="Times New Roman"/>
          <w:szCs w:val="20"/>
          <w:lang w:val="en-GB"/>
        </w:rPr>
      </w:pPr>
      <w:r>
        <w:rPr>
          <w:rFonts w:cs="Times New Roman"/>
          <w:szCs w:val="20"/>
          <w:lang w:val="en-GB"/>
        </w:rPr>
        <w:t>E</w:t>
      </w:r>
      <w:r w:rsidR="00301F67" w:rsidRPr="00CD250B">
        <w:rPr>
          <w:rFonts w:cs="Times New Roman"/>
          <w:szCs w:val="20"/>
          <w:lang w:val="en-GB"/>
        </w:rPr>
        <w:t xml:space="preserve">T = </w:t>
      </w:r>
      <w:r>
        <w:rPr>
          <w:rFonts w:cs="Times New Roman"/>
          <w:szCs w:val="20"/>
          <w:lang w:val="en-GB"/>
        </w:rPr>
        <w:t>evergreen</w:t>
      </w:r>
      <w:r w:rsidR="00301F67" w:rsidRPr="00CD250B">
        <w:rPr>
          <w:rFonts w:cs="Times New Roman"/>
          <w:szCs w:val="20"/>
          <w:lang w:val="en-GB"/>
        </w:rPr>
        <w:t xml:space="preserve"> trees and shrubs, DT = deciduous trees and shrubs, </w:t>
      </w:r>
      <w:r w:rsidR="00201ADE">
        <w:rPr>
          <w:rFonts w:cs="Times New Roman"/>
          <w:szCs w:val="20"/>
          <w:lang w:val="en-GB"/>
        </w:rPr>
        <w:t>G</w:t>
      </w:r>
      <w:r w:rsidR="000A2898">
        <w:rPr>
          <w:rFonts w:cs="Times New Roman"/>
          <w:szCs w:val="20"/>
          <w:lang w:val="en-GB"/>
        </w:rPr>
        <w:t xml:space="preserve">R = </w:t>
      </w:r>
      <w:r w:rsidR="00301F67" w:rsidRPr="00CD250B">
        <w:rPr>
          <w:rFonts w:cs="Times New Roman"/>
          <w:szCs w:val="20"/>
          <w:lang w:val="en-GB"/>
        </w:rPr>
        <w:t>grass, W =</w:t>
      </w:r>
      <w:r w:rsidR="000A2898">
        <w:rPr>
          <w:rFonts w:cs="Times New Roman"/>
          <w:szCs w:val="20"/>
          <w:lang w:val="en-GB"/>
        </w:rPr>
        <w:t xml:space="preserve"> water </w:t>
      </w:r>
    </w:p>
    <w:p w14:paraId="7B8D6229" w14:textId="77777777" w:rsidR="00301F67" w:rsidRPr="00486791" w:rsidRDefault="00301F67" w:rsidP="00301F67">
      <w:pPr>
        <w:rPr>
          <w:rFonts w:cs="Times New Roman"/>
          <w:sz w:val="6"/>
          <w:szCs w:val="20"/>
          <w:lang w:val="en-GB"/>
        </w:rPr>
      </w:pPr>
    </w:p>
    <w:tbl>
      <w:tblPr>
        <w:tblStyle w:val="MediumGrid1-Accent2"/>
        <w:tblW w:w="9923" w:type="dxa"/>
        <w:tblInd w:w="108" w:type="dxa"/>
        <w:tblLook w:val="04A0" w:firstRow="1" w:lastRow="0" w:firstColumn="1" w:lastColumn="0" w:noHBand="0" w:noVBand="1"/>
      </w:tblPr>
      <w:tblGrid>
        <w:gridCol w:w="1809"/>
        <w:gridCol w:w="12"/>
        <w:gridCol w:w="387"/>
        <w:gridCol w:w="7715"/>
      </w:tblGrid>
      <w:tr w:rsidR="00301F67" w:rsidRPr="001C53F7" w14:paraId="69915F85" w14:textId="77777777" w:rsidTr="00033ED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79FBBBA6" w14:textId="77777777" w:rsidR="00301F67" w:rsidRPr="00CD250B" w:rsidRDefault="00301F67" w:rsidP="004169A1">
            <w:pPr>
              <w:rPr>
                <w:rFonts w:eastAsia="Times New Roman" w:cs="Times New Roman"/>
                <w:b w:val="0"/>
                <w:bCs w:val="0"/>
                <w:szCs w:val="20"/>
                <w:lang w:val="en-GB" w:eastAsia="fi-FI"/>
              </w:rPr>
            </w:pPr>
            <w:r w:rsidRPr="00CD250B">
              <w:rPr>
                <w:rFonts w:eastAsia="Times New Roman" w:cs="Times New Roman"/>
                <w:szCs w:val="20"/>
                <w:lang w:val="en-GB" w:eastAsia="fi-FI"/>
              </w:rPr>
              <w:t>Name</w:t>
            </w:r>
          </w:p>
        </w:tc>
        <w:tc>
          <w:tcPr>
            <w:tcW w:w="387" w:type="dxa"/>
          </w:tcPr>
          <w:p w14:paraId="495AB9C7" w14:textId="77777777" w:rsidR="00301F67" w:rsidRPr="00CD250B" w:rsidRDefault="00301F67" w:rsidP="004169A1">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0"/>
                <w:lang w:val="en-GB" w:eastAsia="fi-FI"/>
              </w:rPr>
            </w:pPr>
            <w:r w:rsidRPr="00CD250B">
              <w:rPr>
                <w:rFonts w:eastAsia="Times New Roman" w:cs="Times New Roman"/>
                <w:szCs w:val="20"/>
                <w:lang w:val="en-GB" w:eastAsia="fi-FI"/>
              </w:rPr>
              <w:t>VI</w:t>
            </w:r>
          </w:p>
        </w:tc>
        <w:tc>
          <w:tcPr>
            <w:tcW w:w="7715" w:type="dxa"/>
          </w:tcPr>
          <w:p w14:paraId="3895E57B" w14:textId="77777777" w:rsidR="00301F67" w:rsidRPr="00CD250B" w:rsidRDefault="00301F67" w:rsidP="004169A1">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0"/>
                <w:lang w:val="en-GB" w:eastAsia="fi-FI"/>
              </w:rPr>
            </w:pPr>
            <w:r w:rsidRPr="00CD250B">
              <w:rPr>
                <w:rFonts w:eastAsia="Times New Roman" w:cs="Times New Roman"/>
                <w:szCs w:val="20"/>
                <w:lang w:val="en-GB" w:eastAsia="fi-FI"/>
              </w:rPr>
              <w:t>Description</w:t>
            </w:r>
          </w:p>
        </w:tc>
      </w:tr>
      <w:tr w:rsidR="00301F67" w:rsidRPr="001C53F7" w14:paraId="6F4D5D06" w14:textId="77777777" w:rsidTr="00033E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23" w:type="dxa"/>
            <w:gridSpan w:val="4"/>
          </w:tcPr>
          <w:p w14:paraId="090A683B" w14:textId="77777777" w:rsidR="00301F67" w:rsidRPr="00CD250B" w:rsidRDefault="00301F67" w:rsidP="00284088">
            <w:pPr>
              <w:jc w:val="center"/>
              <w:rPr>
                <w:rFonts w:eastAsia="Times New Roman" w:cs="Times New Roman"/>
                <w:b w:val="0"/>
                <w:bCs w:val="0"/>
                <w:color w:val="000000"/>
                <w:szCs w:val="20"/>
                <w:lang w:val="en-GB" w:eastAsia="fi-FI"/>
              </w:rPr>
            </w:pPr>
            <w:r w:rsidRPr="00CD250B">
              <w:rPr>
                <w:rFonts w:eastAsia="Times New Roman" w:cs="Times New Roman"/>
                <w:i/>
                <w:iCs/>
                <w:color w:val="000000"/>
                <w:szCs w:val="20"/>
                <w:lang w:val="en-GB" w:eastAsia="fi-FI"/>
              </w:rPr>
              <w:t>Model run options</w:t>
            </w:r>
          </w:p>
        </w:tc>
      </w:tr>
      <w:tr w:rsidR="00301F67" w:rsidRPr="00103F7A" w14:paraId="52A47AD7" w14:textId="77777777" w:rsidTr="00033ED9">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05F694DC" w14:textId="77777777" w:rsidR="00301F67" w:rsidRPr="00C0023F" w:rsidRDefault="00301F67" w:rsidP="004169A1">
            <w:pPr>
              <w:rPr>
                <w:rFonts w:eastAsia="Times New Roman" w:cs="Times New Roman"/>
                <w:b w:val="0"/>
                <w:i/>
                <w:color w:val="000000"/>
                <w:szCs w:val="20"/>
                <w:lang w:val="en-GB" w:eastAsia="fi-FI"/>
              </w:rPr>
            </w:pPr>
            <w:r w:rsidRPr="00C0023F">
              <w:rPr>
                <w:rFonts w:eastAsia="Times New Roman" w:cs="Times New Roman"/>
                <w:b w:val="0"/>
                <w:i/>
                <w:color w:val="000000"/>
                <w:szCs w:val="20"/>
                <w:lang w:val="en-GB" w:eastAsia="fi-FI"/>
              </w:rPr>
              <w:t>AnthropHeatChoice</w:t>
            </w:r>
          </w:p>
        </w:tc>
        <w:tc>
          <w:tcPr>
            <w:tcW w:w="387" w:type="dxa"/>
          </w:tcPr>
          <w:p w14:paraId="5FB98221"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F</w:t>
            </w:r>
          </w:p>
        </w:tc>
        <w:tc>
          <w:tcPr>
            <w:tcW w:w="7715" w:type="dxa"/>
          </w:tcPr>
          <w:p w14:paraId="6AC20D65"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 xml:space="preserve">Determines if </w:t>
            </w:r>
            <w:r w:rsidRPr="00CD250B">
              <w:rPr>
                <w:rFonts w:eastAsia="Times New Roman" w:cs="Times New Roman"/>
                <w:i/>
                <w:iCs/>
                <w:color w:val="000000"/>
                <w:szCs w:val="20"/>
                <w:lang w:val="en-GB" w:eastAsia="fi-FI"/>
              </w:rPr>
              <w:t>Q</w:t>
            </w:r>
            <w:r w:rsidRPr="00CD250B">
              <w:rPr>
                <w:rFonts w:eastAsia="Times New Roman" w:cs="Times New Roman"/>
                <w:i/>
                <w:iCs/>
                <w:color w:val="000000"/>
                <w:szCs w:val="20"/>
                <w:vertAlign w:val="subscript"/>
                <w:lang w:val="en-GB" w:eastAsia="fi-FI"/>
              </w:rPr>
              <w:t xml:space="preserve">F </w:t>
            </w:r>
            <w:r w:rsidRPr="00CD250B">
              <w:rPr>
                <w:rFonts w:eastAsia="Times New Roman" w:cs="Times New Roman"/>
                <w:iCs/>
                <w:color w:val="000000"/>
                <w:szCs w:val="20"/>
                <w:lang w:val="en-GB" w:eastAsia="fi-FI"/>
              </w:rPr>
              <w:t>and how</w:t>
            </w:r>
            <w:r w:rsidRPr="00CD250B">
              <w:rPr>
                <w:rFonts w:eastAsia="Times New Roman" w:cs="Times New Roman"/>
                <w:i/>
                <w:iCs/>
                <w:color w:val="000000"/>
                <w:szCs w:val="20"/>
                <w:vertAlign w:val="subscript"/>
                <w:lang w:val="en-GB" w:eastAsia="fi-FI"/>
              </w:rPr>
              <w:t xml:space="preserve"> </w:t>
            </w:r>
            <w:r w:rsidRPr="00CD250B">
              <w:rPr>
                <w:rFonts w:eastAsia="Times New Roman" w:cs="Times New Roman"/>
                <w:color w:val="000000"/>
                <w:szCs w:val="20"/>
                <w:lang w:val="en-GB" w:eastAsia="fi-FI"/>
              </w:rPr>
              <w:t xml:space="preserve"> is calculated </w:t>
            </w:r>
          </w:p>
          <w:tbl>
            <w:tblPr>
              <w:tblStyle w:val="TableGrid"/>
              <w:tblW w:w="0" w:type="auto"/>
              <w:tblLook w:val="04A0" w:firstRow="1" w:lastRow="0" w:firstColumn="1" w:lastColumn="0" w:noHBand="0" w:noVBand="1"/>
            </w:tblPr>
            <w:tblGrid>
              <w:gridCol w:w="510"/>
              <w:gridCol w:w="6979"/>
            </w:tblGrid>
            <w:tr w:rsidR="00301F67" w:rsidRPr="001C53F7" w14:paraId="0B5C9D39" w14:textId="77777777" w:rsidTr="00033ED9">
              <w:tc>
                <w:tcPr>
                  <w:tcW w:w="510" w:type="dxa"/>
                </w:tcPr>
                <w:p w14:paraId="3188BAA0" w14:textId="77777777" w:rsidR="00301F67" w:rsidRPr="00CD250B" w:rsidRDefault="00301F67" w:rsidP="004169A1">
                  <w:pPr>
                    <w:rPr>
                      <w:rFonts w:eastAsia="Times New Roman" w:cs="Times New Roman"/>
                      <w:color w:val="000000"/>
                      <w:szCs w:val="20"/>
                      <w:lang w:eastAsia="fi-FI"/>
                    </w:rPr>
                  </w:pPr>
                  <w:r w:rsidRPr="00033ED9">
                    <w:rPr>
                      <w:rFonts w:eastAsia="Times New Roman" w:cs="Times New Roman"/>
                      <w:color w:val="000000"/>
                      <w:sz w:val="14"/>
                      <w:szCs w:val="20"/>
                      <w:lang w:eastAsia="fi-FI"/>
                    </w:rPr>
                    <w:t>Value</w:t>
                  </w:r>
                </w:p>
              </w:tc>
              <w:tc>
                <w:tcPr>
                  <w:tcW w:w="9480" w:type="dxa"/>
                </w:tcPr>
                <w:p w14:paraId="656C6B48"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301F67" w:rsidRPr="00103F7A" w14:paraId="049C623A" w14:textId="77777777" w:rsidTr="00033ED9">
              <w:tc>
                <w:tcPr>
                  <w:tcW w:w="510" w:type="dxa"/>
                </w:tcPr>
                <w:p w14:paraId="7B08550B"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0</w:t>
                  </w:r>
                </w:p>
              </w:tc>
              <w:tc>
                <w:tcPr>
                  <w:tcW w:w="9480" w:type="dxa"/>
                </w:tcPr>
                <w:p w14:paraId="09B36FD3" w14:textId="77777777" w:rsidR="00301F67" w:rsidRDefault="00301F67" w:rsidP="00682AA3">
                  <w:pPr>
                    <w:pStyle w:val="ListParagraph"/>
                    <w:numPr>
                      <w:ilvl w:val="0"/>
                      <w:numId w:val="6"/>
                    </w:numPr>
                    <w:ind w:left="360"/>
                    <w:rPr>
                      <w:szCs w:val="20"/>
                    </w:rPr>
                  </w:pPr>
                  <w:r w:rsidRPr="00CD250B">
                    <w:rPr>
                      <w:szCs w:val="20"/>
                      <w:lang w:eastAsia="fi-FI"/>
                    </w:rPr>
                    <w:t>Uses values provided in the forcing</w:t>
                  </w:r>
                  <w:r w:rsidRPr="00CD250B">
                    <w:rPr>
                      <w:szCs w:val="20"/>
                    </w:rPr>
                    <w:t xml:space="preserve"> file (</w:t>
                  </w:r>
                  <w:r w:rsidRPr="00337E76">
                    <w:rPr>
                      <w:b/>
                      <w:i/>
                      <w:szCs w:val="20"/>
                    </w:rPr>
                    <w:t>SSss_YYYY</w:t>
                  </w:r>
                  <w:r w:rsidRPr="00337E76">
                    <w:rPr>
                      <w:b/>
                      <w:szCs w:val="20"/>
                    </w:rPr>
                    <w:t>_data.txt</w:t>
                  </w:r>
                  <w:r w:rsidRPr="00CD250B">
                    <w:rPr>
                      <w:szCs w:val="20"/>
                    </w:rPr>
                    <w:t xml:space="preserve">). </w:t>
                  </w:r>
                </w:p>
                <w:p w14:paraId="43D5A9A0" w14:textId="77777777" w:rsidR="00954835" w:rsidRPr="00CD250B" w:rsidRDefault="00954835" w:rsidP="00682AA3">
                  <w:pPr>
                    <w:pStyle w:val="ListParagraph"/>
                    <w:numPr>
                      <w:ilvl w:val="0"/>
                      <w:numId w:val="6"/>
                    </w:numPr>
                    <w:ind w:left="360"/>
                    <w:rPr>
                      <w:szCs w:val="20"/>
                    </w:rPr>
                  </w:pPr>
                  <w:r>
                    <w:rPr>
                      <w:szCs w:val="20"/>
                    </w:rPr>
                    <w:t xml:space="preserve">If value missing, the </w:t>
                  </w:r>
                  <w:r w:rsidRPr="00273F06">
                    <w:rPr>
                      <w:i/>
                      <w:szCs w:val="20"/>
                    </w:rPr>
                    <w:t>defaultQf</w:t>
                  </w:r>
                  <w:r>
                    <w:rPr>
                      <w:szCs w:val="20"/>
                    </w:rPr>
                    <w:t xml:space="preserve"> will be used</w:t>
                  </w:r>
                </w:p>
                <w:p w14:paraId="76D92CE6" w14:textId="77777777" w:rsidR="00301F67" w:rsidRPr="000A5042" w:rsidRDefault="00301F67" w:rsidP="00682AA3">
                  <w:pPr>
                    <w:pStyle w:val="ListParagraph"/>
                    <w:numPr>
                      <w:ilvl w:val="0"/>
                      <w:numId w:val="6"/>
                    </w:numPr>
                    <w:ind w:left="340" w:hanging="340"/>
                    <w:rPr>
                      <w:szCs w:val="20"/>
                    </w:rPr>
                  </w:pPr>
                  <w:r w:rsidRPr="00CD250B">
                    <w:rPr>
                      <w:szCs w:val="20"/>
                    </w:rPr>
                    <w:t xml:space="preserve">If user does not want to calculate </w:t>
                  </w:r>
                  <w:r w:rsidRPr="00CD250B">
                    <w:rPr>
                      <w:i/>
                      <w:szCs w:val="20"/>
                    </w:rPr>
                    <w:t>Q</w:t>
                  </w:r>
                  <w:r w:rsidRPr="00CD250B">
                    <w:rPr>
                      <w:i/>
                      <w:szCs w:val="20"/>
                      <w:vertAlign w:val="subscript"/>
                    </w:rPr>
                    <w:t>F</w:t>
                  </w:r>
                  <w:r w:rsidRPr="00CD250B">
                    <w:rPr>
                      <w:szCs w:val="20"/>
                    </w:rPr>
                    <w:t xml:space="preserve"> </w:t>
                  </w:r>
                  <w:r w:rsidR="004169A1">
                    <w:rPr>
                      <w:szCs w:val="20"/>
                    </w:rPr>
                    <w:t xml:space="preserve">or supply values, </w:t>
                  </w:r>
                  <w:r w:rsidRPr="00CD250B">
                    <w:rPr>
                      <w:szCs w:val="20"/>
                    </w:rPr>
                    <w:t xml:space="preserve">then the values in the meteorological input file should be zero. </w:t>
                  </w:r>
                </w:p>
              </w:tc>
            </w:tr>
            <w:tr w:rsidR="00301F67" w:rsidRPr="00103F7A" w14:paraId="503946DE" w14:textId="77777777" w:rsidTr="00033ED9">
              <w:tc>
                <w:tcPr>
                  <w:tcW w:w="510" w:type="dxa"/>
                </w:tcPr>
                <w:p w14:paraId="7E71097B"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1</w:t>
                  </w:r>
                </w:p>
              </w:tc>
              <w:tc>
                <w:tcPr>
                  <w:tcW w:w="9480" w:type="dxa"/>
                </w:tcPr>
                <w:p w14:paraId="5185BFA6" w14:textId="77777777" w:rsidR="00301F67" w:rsidRPr="00CD250B" w:rsidRDefault="00301F67" w:rsidP="00682AA3">
                  <w:pPr>
                    <w:pStyle w:val="ListParagraph"/>
                    <w:numPr>
                      <w:ilvl w:val="0"/>
                      <w:numId w:val="7"/>
                    </w:numPr>
                    <w:rPr>
                      <w:rFonts w:eastAsia="Times New Roman" w:cs="Times New Roman"/>
                      <w:color w:val="000000"/>
                      <w:szCs w:val="20"/>
                      <w:lang w:eastAsia="fi-FI"/>
                    </w:rPr>
                  </w:pPr>
                  <w:r w:rsidRPr="00CD250B">
                    <w:rPr>
                      <w:rFonts w:eastAsia="Times New Roman" w:cs="Times New Roman"/>
                      <w:color w:val="000000"/>
                      <w:szCs w:val="20"/>
                      <w:lang w:eastAsia="fi-FI"/>
                    </w:rPr>
                    <w:t>Calculated according to Lorid</w:t>
                  </w:r>
                  <w:r w:rsidR="00970EB4">
                    <w:rPr>
                      <w:rFonts w:eastAsia="Times New Roman" w:cs="Times New Roman"/>
                      <w:color w:val="000000"/>
                      <w:szCs w:val="20"/>
                      <w:lang w:eastAsia="fi-FI"/>
                    </w:rPr>
                    <w:t>an et al. (2011</w:t>
                  </w:r>
                  <w:r w:rsidRPr="00CD250B">
                    <w:rPr>
                      <w:rFonts w:eastAsia="Times New Roman" w:cs="Times New Roman"/>
                      <w:color w:val="000000"/>
                      <w:szCs w:val="20"/>
                      <w:lang w:eastAsia="fi-FI"/>
                    </w:rPr>
                    <w:t>)</w:t>
                  </w:r>
                </w:p>
                <w:p w14:paraId="131628D6" w14:textId="77777777" w:rsidR="00301F67" w:rsidRPr="00CD250B" w:rsidRDefault="00211575" w:rsidP="00682AA3">
                  <w:pPr>
                    <w:pStyle w:val="ListParagraph"/>
                    <w:numPr>
                      <w:ilvl w:val="0"/>
                      <w:numId w:val="7"/>
                    </w:numPr>
                    <w:rPr>
                      <w:szCs w:val="20"/>
                    </w:rPr>
                  </w:pPr>
                  <w:r>
                    <w:rPr>
                      <w:rFonts w:eastAsia="Times New Roman" w:cs="Times New Roman"/>
                      <w:color w:val="000000"/>
                      <w:szCs w:val="20"/>
                      <w:lang w:eastAsia="fi-FI"/>
                    </w:rPr>
                    <w:t>Coefficients are selected</w:t>
                  </w:r>
                  <w:r>
                    <w:rPr>
                      <w:szCs w:val="20"/>
                    </w:rPr>
                    <w:t xml:space="preserve"> in SUEWS_</w:t>
                  </w:r>
                  <w:r w:rsidR="00A56FE2">
                    <w:rPr>
                      <w:szCs w:val="20"/>
                    </w:rPr>
                    <w:t>S</w:t>
                  </w:r>
                  <w:r>
                    <w:rPr>
                      <w:szCs w:val="20"/>
                    </w:rPr>
                    <w:t>iteSelect.txt from SUEWS_AnthropognicHeat</w:t>
                  </w:r>
                  <w:r w:rsidR="00781C2E">
                    <w:rPr>
                      <w:szCs w:val="20"/>
                    </w:rPr>
                    <w:t>.txt</w:t>
                  </w:r>
                </w:p>
                <w:p w14:paraId="542951F0" w14:textId="77777777" w:rsidR="00301F67" w:rsidRPr="00CD250B" w:rsidRDefault="00301F67" w:rsidP="00682AA3">
                  <w:pPr>
                    <w:pStyle w:val="ListParagraph"/>
                    <w:numPr>
                      <w:ilvl w:val="0"/>
                      <w:numId w:val="7"/>
                    </w:numPr>
                    <w:tabs>
                      <w:tab w:val="left" w:pos="0"/>
                    </w:tabs>
                    <w:rPr>
                      <w:rFonts w:eastAsia="Times New Roman" w:cs="Times New Roman"/>
                      <w:color w:val="000000"/>
                      <w:szCs w:val="20"/>
                      <w:lang w:eastAsia="fi-FI"/>
                    </w:rPr>
                  </w:pPr>
                  <w:r w:rsidRPr="00CD250B">
                    <w:rPr>
                      <w:szCs w:val="20"/>
                    </w:rPr>
                    <w:t>If values are provided in the Meteorological input file (</w:t>
                  </w:r>
                  <w:r w:rsidRPr="00CD250B">
                    <w:rPr>
                      <w:i/>
                      <w:szCs w:val="20"/>
                    </w:rPr>
                    <w:t>SS</w:t>
                  </w:r>
                  <w:r>
                    <w:rPr>
                      <w:i/>
                      <w:szCs w:val="20"/>
                    </w:rPr>
                    <w:t>ss</w:t>
                  </w:r>
                  <w:r w:rsidRPr="00CD250B">
                    <w:rPr>
                      <w:i/>
                      <w:szCs w:val="20"/>
                    </w:rPr>
                    <w:t>_YYYY</w:t>
                  </w:r>
                  <w:r w:rsidRPr="00CD250B">
                    <w:rPr>
                      <w:szCs w:val="20"/>
                    </w:rPr>
                    <w:t xml:space="preserve">_data.txt) the </w:t>
                  </w:r>
                  <w:r w:rsidRPr="00CD250B">
                    <w:rPr>
                      <w:rFonts w:eastAsia="Times New Roman" w:cs="Times New Roman"/>
                      <w:color w:val="000000"/>
                      <w:szCs w:val="20"/>
                      <w:u w:val="single"/>
                      <w:lang w:eastAsia="fi-FI"/>
                    </w:rPr>
                    <w:t>modelled values</w:t>
                  </w:r>
                  <w:r w:rsidRPr="00CD250B">
                    <w:rPr>
                      <w:rFonts w:eastAsia="Times New Roman" w:cs="Times New Roman"/>
                      <w:color w:val="000000"/>
                      <w:szCs w:val="20"/>
                      <w:lang w:eastAsia="fi-FI"/>
                    </w:rPr>
                    <w:t xml:space="preserve"> will be used.</w:t>
                  </w:r>
                </w:p>
              </w:tc>
            </w:tr>
            <w:tr w:rsidR="00301F67" w:rsidRPr="00103F7A" w14:paraId="0D035929" w14:textId="77777777" w:rsidTr="00033ED9">
              <w:tc>
                <w:tcPr>
                  <w:tcW w:w="510" w:type="dxa"/>
                </w:tcPr>
                <w:p w14:paraId="406094F4" w14:textId="0675206D" w:rsidR="00301F67" w:rsidRPr="00CD250B" w:rsidRDefault="00033ED9" w:rsidP="000530D8">
                  <w:pPr>
                    <w:rPr>
                      <w:rFonts w:eastAsia="Times New Roman" w:cs="Times New Roman"/>
                      <w:color w:val="000000"/>
                      <w:szCs w:val="20"/>
                      <w:lang w:eastAsia="fi-FI"/>
                    </w:rPr>
                  </w:pPr>
                  <w:r>
                    <w:rPr>
                      <w:rFonts w:eastAsia="Times New Roman" w:cs="Times New Roman"/>
                      <w:color w:val="000000"/>
                      <w:szCs w:val="20"/>
                      <w:lang w:eastAsia="fi-FI"/>
                    </w:rPr>
                    <w:t>2</w:t>
                  </w:r>
                </w:p>
              </w:tc>
              <w:tc>
                <w:tcPr>
                  <w:tcW w:w="9480" w:type="dxa"/>
                </w:tcPr>
                <w:p w14:paraId="6C19D455" w14:textId="77777777" w:rsidR="00033ED9" w:rsidRDefault="00033ED9" w:rsidP="00682AA3">
                  <w:pPr>
                    <w:pStyle w:val="ListParagraph"/>
                    <w:numPr>
                      <w:ilvl w:val="0"/>
                      <w:numId w:val="8"/>
                    </w:numPr>
                    <w:rPr>
                      <w:rFonts w:eastAsia="Times New Roman" w:cs="Times New Roman"/>
                      <w:color w:val="000000"/>
                      <w:szCs w:val="20"/>
                      <w:lang w:eastAsia="fi-FI"/>
                    </w:rPr>
                  </w:pPr>
                  <w:r>
                    <w:rPr>
                      <w:rFonts w:eastAsia="Times New Roman" w:cs="Times New Roman"/>
                      <w:b/>
                      <w:color w:val="000000"/>
                      <w:szCs w:val="20"/>
                      <w:lang w:eastAsia="fi-FI"/>
                    </w:rPr>
                    <w:t>R</w:t>
                  </w:r>
                  <w:r w:rsidRPr="00CD250B">
                    <w:rPr>
                      <w:rFonts w:eastAsia="Times New Roman" w:cs="Times New Roman"/>
                      <w:b/>
                      <w:color w:val="000000"/>
                      <w:szCs w:val="20"/>
                      <w:lang w:eastAsia="fi-FI"/>
                    </w:rPr>
                    <w:t>ecommended</w:t>
                  </w:r>
                  <w:r w:rsidRPr="000530D8">
                    <w:rPr>
                      <w:rFonts w:eastAsia="Times New Roman" w:cs="Times New Roman"/>
                      <w:b/>
                      <w:color w:val="000000"/>
                      <w:szCs w:val="20"/>
                      <w:lang w:eastAsia="fi-FI"/>
                    </w:rPr>
                    <w:t>!</w:t>
                  </w:r>
                </w:p>
                <w:p w14:paraId="35F3BC83" w14:textId="77777777" w:rsidR="00033ED9" w:rsidRPr="00CD250B" w:rsidRDefault="00033ED9" w:rsidP="00682AA3">
                  <w:pPr>
                    <w:pStyle w:val="ListParagraph"/>
                    <w:numPr>
                      <w:ilvl w:val="0"/>
                      <w:numId w:val="8"/>
                    </w:numPr>
                    <w:rPr>
                      <w:rFonts w:eastAsia="Times New Roman" w:cs="Times New Roman"/>
                      <w:color w:val="000000"/>
                      <w:szCs w:val="20"/>
                      <w:lang w:eastAsia="fi-FI"/>
                    </w:rPr>
                  </w:pPr>
                  <w:r w:rsidRPr="00CD250B">
                    <w:rPr>
                      <w:rFonts w:eastAsia="Times New Roman" w:cs="Times New Roman"/>
                      <w:color w:val="000000"/>
                      <w:szCs w:val="20"/>
                      <w:lang w:eastAsia="fi-FI"/>
                    </w:rPr>
                    <w:t xml:space="preserve">Calculated according to Järvi et al. (2011) </w:t>
                  </w:r>
                </w:p>
                <w:p w14:paraId="6293BC56" w14:textId="77777777" w:rsidR="00033ED9" w:rsidRPr="00CD250B" w:rsidRDefault="00033ED9" w:rsidP="00682AA3">
                  <w:pPr>
                    <w:pStyle w:val="ListParagraph"/>
                    <w:numPr>
                      <w:ilvl w:val="0"/>
                      <w:numId w:val="8"/>
                    </w:numPr>
                    <w:rPr>
                      <w:szCs w:val="20"/>
                    </w:rPr>
                  </w:pPr>
                  <w:r w:rsidRPr="00CD250B">
                    <w:rPr>
                      <w:rFonts w:eastAsia="Times New Roman" w:cs="Times New Roman"/>
                      <w:color w:val="000000"/>
                      <w:szCs w:val="20"/>
                      <w:lang w:eastAsia="fi-FI"/>
                    </w:rPr>
                    <w:t xml:space="preserve">Coefficients are set </w:t>
                  </w:r>
                  <w:r>
                    <w:rPr>
                      <w:rFonts w:eastAsia="Times New Roman" w:cs="Times New Roman"/>
                      <w:color w:val="000000"/>
                      <w:szCs w:val="20"/>
                      <w:lang w:eastAsia="fi-FI"/>
                    </w:rPr>
                    <w:t xml:space="preserve">in </w:t>
                  </w:r>
                  <w:r>
                    <w:rPr>
                      <w:szCs w:val="20"/>
                    </w:rPr>
                    <w:t>SUEWS_siteSelect.txt from SUEWS_AnthropognicHeat.txt</w:t>
                  </w:r>
                  <w:r>
                    <w:rPr>
                      <w:rFonts w:eastAsia="Times New Roman" w:cs="Times New Roman"/>
                      <w:color w:val="000000"/>
                      <w:szCs w:val="20"/>
                      <w:lang w:eastAsia="fi-FI"/>
                    </w:rPr>
                    <w:t xml:space="preserve"> Diurnal pattern </w:t>
                  </w:r>
                  <w:r w:rsidRPr="00CD250B">
                    <w:rPr>
                      <w:rFonts w:eastAsia="Times New Roman" w:cs="Times New Roman"/>
                      <w:color w:val="000000"/>
                      <w:szCs w:val="20"/>
                      <w:lang w:eastAsia="fi-FI"/>
                    </w:rPr>
                    <w:t xml:space="preserve">in </w:t>
                  </w:r>
                  <w:r>
                    <w:rPr>
                      <w:rFonts w:eastAsia="Times New Roman" w:cs="Times New Roman"/>
                      <w:color w:val="000000"/>
                      <w:szCs w:val="20"/>
                      <w:lang w:eastAsia="fi-FI"/>
                    </w:rPr>
                    <w:t>SUEWS_</w:t>
                  </w:r>
                  <w:r w:rsidRPr="00C0023F">
                    <w:rPr>
                      <w:b/>
                      <w:szCs w:val="20"/>
                    </w:rPr>
                    <w:t>Profile</w:t>
                  </w:r>
                  <w:r>
                    <w:rPr>
                      <w:b/>
                      <w:szCs w:val="20"/>
                    </w:rPr>
                    <w:t>s</w:t>
                  </w:r>
                  <w:r w:rsidRPr="00C0023F">
                    <w:rPr>
                      <w:b/>
                      <w:szCs w:val="20"/>
                    </w:rPr>
                    <w:t>.txt</w:t>
                  </w:r>
                </w:p>
                <w:p w14:paraId="7ACC5C71" w14:textId="58AD2BC6" w:rsidR="00301F67" w:rsidRPr="00CD250B" w:rsidRDefault="00033ED9" w:rsidP="00682AA3">
                  <w:pPr>
                    <w:pStyle w:val="ListParagraph"/>
                    <w:numPr>
                      <w:ilvl w:val="0"/>
                      <w:numId w:val="8"/>
                    </w:numPr>
                    <w:rPr>
                      <w:rFonts w:eastAsia="Times New Roman" w:cs="Times New Roman"/>
                      <w:color w:val="000000"/>
                      <w:szCs w:val="20"/>
                      <w:lang w:eastAsia="fi-FI"/>
                    </w:rPr>
                  </w:pPr>
                  <w:r w:rsidRPr="00CD250B">
                    <w:rPr>
                      <w:szCs w:val="20"/>
                    </w:rPr>
                    <w:t>If values are provided in the Meteorological input file (</w:t>
                  </w:r>
                  <w:r w:rsidRPr="00C0023F">
                    <w:rPr>
                      <w:b/>
                      <w:i/>
                      <w:szCs w:val="20"/>
                    </w:rPr>
                    <w:t>SSss_YYYY</w:t>
                  </w:r>
                  <w:r w:rsidRPr="00C0023F">
                    <w:rPr>
                      <w:b/>
                      <w:szCs w:val="20"/>
                    </w:rPr>
                    <w:t>_data.txt</w:t>
                  </w:r>
                  <w:r w:rsidRPr="00CD250B">
                    <w:rPr>
                      <w:szCs w:val="20"/>
                    </w:rPr>
                    <w:t xml:space="preserve">) the </w:t>
                  </w:r>
                  <w:r w:rsidRPr="00CD250B">
                    <w:rPr>
                      <w:rFonts w:eastAsia="Times New Roman" w:cs="Times New Roman"/>
                      <w:color w:val="000000"/>
                      <w:szCs w:val="20"/>
                      <w:u w:val="single"/>
                      <w:lang w:eastAsia="fi-FI"/>
                    </w:rPr>
                    <w:t>modelled values</w:t>
                  </w:r>
                  <w:r w:rsidRPr="00CD250B">
                    <w:rPr>
                      <w:rFonts w:eastAsia="Times New Roman" w:cs="Times New Roman"/>
                      <w:color w:val="000000"/>
                      <w:szCs w:val="20"/>
                      <w:lang w:eastAsia="fi-FI"/>
                    </w:rPr>
                    <w:t xml:space="preserve"> will be used.</w:t>
                  </w:r>
                </w:p>
              </w:tc>
            </w:tr>
          </w:tbl>
          <w:p w14:paraId="548021FB"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p>
        </w:tc>
      </w:tr>
      <w:tr w:rsidR="00726E53" w:rsidRPr="00103F7A" w14:paraId="0C556124" w14:textId="77777777" w:rsidTr="00033E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shd w:val="clear" w:color="auto" w:fill="D9D9D9" w:themeFill="background1" w:themeFillShade="D9"/>
          </w:tcPr>
          <w:p w14:paraId="0B097016" w14:textId="77777777" w:rsidR="00726E53" w:rsidRPr="00C0023F" w:rsidRDefault="000A56EF" w:rsidP="004169A1">
            <w:pPr>
              <w:rPr>
                <w:rFonts w:eastAsia="Times New Roman" w:cs="Times New Roman"/>
                <w:b w:val="0"/>
                <w:i/>
                <w:color w:val="000000"/>
                <w:szCs w:val="20"/>
                <w:lang w:val="en-GB" w:eastAsia="fi-FI"/>
              </w:rPr>
            </w:pPr>
            <w:r w:rsidRPr="00C0023F">
              <w:rPr>
                <w:rFonts w:eastAsia="Times New Roman" w:cs="Times New Roman"/>
                <w:b w:val="0"/>
                <w:i/>
                <w:color w:val="000000"/>
                <w:szCs w:val="20"/>
                <w:lang w:val="en-GB" w:eastAsia="fi-FI"/>
              </w:rPr>
              <w:t>CBLuse</w:t>
            </w:r>
          </w:p>
        </w:tc>
        <w:tc>
          <w:tcPr>
            <w:tcW w:w="387" w:type="dxa"/>
            <w:shd w:val="clear" w:color="auto" w:fill="D9D9D9" w:themeFill="background1" w:themeFillShade="D9"/>
          </w:tcPr>
          <w:p w14:paraId="041DB7A4" w14:textId="77777777" w:rsidR="00726E53" w:rsidRPr="00284088" w:rsidRDefault="00726E53" w:rsidP="00284088">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p>
        </w:tc>
        <w:tc>
          <w:tcPr>
            <w:tcW w:w="7715" w:type="dxa"/>
            <w:shd w:val="clear" w:color="auto" w:fill="D9D9D9" w:themeFill="background1" w:themeFillShade="D9"/>
          </w:tcPr>
          <w:p w14:paraId="031AB22C" w14:textId="77777777" w:rsidR="00310C51" w:rsidRPr="00712301" w:rsidRDefault="00310C51" w:rsidP="00310C51">
            <w:pPr>
              <w:cnfStyle w:val="000000100000" w:firstRow="0" w:lastRow="0" w:firstColumn="0" w:lastColumn="0" w:oddVBand="0" w:evenVBand="0" w:oddHBand="1" w:evenHBand="0" w:firstRowFirstColumn="0" w:firstRowLastColumn="0" w:lastRowFirstColumn="0" w:lastRowLastColumn="0"/>
              <w:rPr>
                <w:rFonts w:cs="Times New Roman"/>
                <w:color w:val="000000"/>
                <w:szCs w:val="20"/>
                <w:lang w:val="en-GB" w:eastAsia="ja-JP"/>
              </w:rPr>
            </w:pPr>
            <w:r>
              <w:rPr>
                <w:rFonts w:eastAsia="Times New Roman" w:cs="Times New Roman"/>
                <w:color w:val="000000"/>
                <w:szCs w:val="20"/>
                <w:lang w:val="en-GB" w:eastAsia="fi-FI"/>
              </w:rPr>
              <w:t>Determines if a CBL slab model is used to calculate temperature and humidity</w:t>
            </w:r>
            <w:r w:rsidR="0021366B">
              <w:rPr>
                <w:rFonts w:cs="Times New Roman" w:hint="eastAsia"/>
                <w:color w:val="000000"/>
                <w:szCs w:val="20"/>
                <w:lang w:val="en-GB" w:eastAsia="ja-JP"/>
              </w:rPr>
              <w:t xml:space="preserve">. </w:t>
            </w:r>
          </w:p>
          <w:tbl>
            <w:tblPr>
              <w:tblStyle w:val="TableGrid"/>
              <w:tblW w:w="0" w:type="auto"/>
              <w:tblLook w:val="04A0" w:firstRow="1" w:lastRow="0" w:firstColumn="1" w:lastColumn="0" w:noHBand="0" w:noVBand="1"/>
            </w:tblPr>
            <w:tblGrid>
              <w:gridCol w:w="798"/>
              <w:gridCol w:w="6237"/>
            </w:tblGrid>
            <w:tr w:rsidR="00310C51" w:rsidRPr="001C53F7" w14:paraId="2BA5A1E4" w14:textId="77777777" w:rsidTr="00033ED9">
              <w:tc>
                <w:tcPr>
                  <w:tcW w:w="798" w:type="dxa"/>
                </w:tcPr>
                <w:p w14:paraId="3232002D" w14:textId="77777777" w:rsidR="00310C51" w:rsidRPr="00CD250B" w:rsidRDefault="00310C51" w:rsidP="009D7564">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6237" w:type="dxa"/>
                </w:tcPr>
                <w:p w14:paraId="433D8F0C" w14:textId="77777777" w:rsidR="00310C51" w:rsidRPr="00CD250B" w:rsidRDefault="00310C51" w:rsidP="009D7564">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310C51" w:rsidRPr="00103F7A" w14:paraId="6BEB7D23" w14:textId="77777777" w:rsidTr="00033ED9">
              <w:tc>
                <w:tcPr>
                  <w:tcW w:w="798" w:type="dxa"/>
                </w:tcPr>
                <w:p w14:paraId="0C407C33" w14:textId="77777777" w:rsidR="00310C51" w:rsidRPr="00CD250B" w:rsidRDefault="00310C51" w:rsidP="009D7564">
                  <w:pPr>
                    <w:rPr>
                      <w:rFonts w:eastAsia="Times New Roman" w:cs="Times New Roman"/>
                      <w:color w:val="000000"/>
                      <w:szCs w:val="20"/>
                      <w:lang w:eastAsia="fi-FI"/>
                    </w:rPr>
                  </w:pPr>
                  <w:r w:rsidRPr="00CD250B">
                    <w:rPr>
                      <w:rFonts w:eastAsia="Times New Roman" w:cs="Times New Roman"/>
                      <w:color w:val="000000"/>
                      <w:szCs w:val="20"/>
                      <w:lang w:eastAsia="fi-FI"/>
                    </w:rPr>
                    <w:t>0</w:t>
                  </w:r>
                </w:p>
              </w:tc>
              <w:tc>
                <w:tcPr>
                  <w:tcW w:w="6237" w:type="dxa"/>
                </w:tcPr>
                <w:p w14:paraId="20E9783C" w14:textId="77777777" w:rsidR="00310C51" w:rsidRDefault="00310C51" w:rsidP="00682AA3">
                  <w:pPr>
                    <w:pStyle w:val="ListParagraph"/>
                    <w:numPr>
                      <w:ilvl w:val="0"/>
                      <w:numId w:val="6"/>
                    </w:numPr>
                    <w:ind w:left="340" w:hanging="340"/>
                    <w:rPr>
                      <w:szCs w:val="20"/>
                    </w:rPr>
                  </w:pPr>
                  <w:r>
                    <w:rPr>
                      <w:szCs w:val="20"/>
                    </w:rPr>
                    <w:t xml:space="preserve">CBL model is </w:t>
                  </w:r>
                  <w:r w:rsidR="00070822">
                    <w:rPr>
                      <w:szCs w:val="20"/>
                    </w:rPr>
                    <w:t>NOT used</w:t>
                  </w:r>
                  <w:r>
                    <w:rPr>
                      <w:szCs w:val="20"/>
                    </w:rPr>
                    <w:t>.</w:t>
                  </w:r>
                </w:p>
                <w:p w14:paraId="37B6691E" w14:textId="77777777" w:rsidR="00310C51" w:rsidRPr="000A5042" w:rsidRDefault="00310C51" w:rsidP="00682AA3">
                  <w:pPr>
                    <w:pStyle w:val="ListParagraph"/>
                    <w:numPr>
                      <w:ilvl w:val="0"/>
                      <w:numId w:val="6"/>
                    </w:numPr>
                    <w:ind w:left="340" w:hanging="340"/>
                    <w:rPr>
                      <w:szCs w:val="20"/>
                    </w:rPr>
                  </w:pPr>
                  <w:r>
                    <w:rPr>
                      <w:szCs w:val="20"/>
                      <w:lang w:eastAsia="fi-FI"/>
                    </w:rPr>
                    <w:t>SUEWS and LUMPS use temperature and humidity provided in Meteorological input file.</w:t>
                  </w:r>
                  <w:r w:rsidRPr="00CD250B">
                    <w:rPr>
                      <w:szCs w:val="20"/>
                    </w:rPr>
                    <w:t xml:space="preserve"> </w:t>
                  </w:r>
                </w:p>
              </w:tc>
            </w:tr>
            <w:tr w:rsidR="00310C51" w:rsidRPr="00103F7A" w14:paraId="70D319FA" w14:textId="77777777" w:rsidTr="00033ED9">
              <w:tc>
                <w:tcPr>
                  <w:tcW w:w="798" w:type="dxa"/>
                </w:tcPr>
                <w:p w14:paraId="442C8E5E" w14:textId="77777777" w:rsidR="00310C51" w:rsidRPr="00CD250B" w:rsidRDefault="00310C51" w:rsidP="009D7564">
                  <w:pPr>
                    <w:rPr>
                      <w:rFonts w:eastAsia="Times New Roman" w:cs="Times New Roman"/>
                      <w:color w:val="000000"/>
                      <w:szCs w:val="20"/>
                      <w:lang w:eastAsia="fi-FI"/>
                    </w:rPr>
                  </w:pPr>
                  <w:r w:rsidRPr="00CD250B">
                    <w:rPr>
                      <w:rFonts w:eastAsia="Times New Roman" w:cs="Times New Roman"/>
                      <w:color w:val="000000"/>
                      <w:szCs w:val="20"/>
                      <w:lang w:eastAsia="fi-FI"/>
                    </w:rPr>
                    <w:t>1</w:t>
                  </w:r>
                </w:p>
              </w:tc>
              <w:tc>
                <w:tcPr>
                  <w:tcW w:w="6237" w:type="dxa"/>
                </w:tcPr>
                <w:p w14:paraId="7C5E804A" w14:textId="77777777" w:rsidR="00310C51" w:rsidRDefault="00310C51" w:rsidP="00682AA3">
                  <w:pPr>
                    <w:pStyle w:val="ListParagraph"/>
                    <w:numPr>
                      <w:ilvl w:val="0"/>
                      <w:numId w:val="7"/>
                    </w:numPr>
                    <w:tabs>
                      <w:tab w:val="left" w:pos="0"/>
                    </w:tabs>
                    <w:rPr>
                      <w:rFonts w:eastAsia="Times New Roman" w:cs="Times New Roman"/>
                      <w:color w:val="000000"/>
                      <w:szCs w:val="20"/>
                      <w:lang w:eastAsia="fi-FI"/>
                    </w:rPr>
                  </w:pPr>
                  <w:r>
                    <w:rPr>
                      <w:rFonts w:eastAsia="Times New Roman" w:cs="Times New Roman"/>
                      <w:color w:val="000000"/>
                      <w:szCs w:val="20"/>
                      <w:lang w:eastAsia="fi-FI"/>
                    </w:rPr>
                    <w:t>CBL model is used.</w:t>
                  </w:r>
                </w:p>
                <w:p w14:paraId="506C9669" w14:textId="77777777" w:rsidR="00310C51" w:rsidRPr="00CD250B" w:rsidRDefault="00310C51" w:rsidP="00682AA3">
                  <w:pPr>
                    <w:pStyle w:val="ListParagraph"/>
                    <w:numPr>
                      <w:ilvl w:val="0"/>
                      <w:numId w:val="7"/>
                    </w:numPr>
                    <w:tabs>
                      <w:tab w:val="left" w:pos="0"/>
                    </w:tabs>
                    <w:rPr>
                      <w:rFonts w:eastAsia="Times New Roman" w:cs="Times New Roman"/>
                      <w:color w:val="000000"/>
                      <w:szCs w:val="20"/>
                      <w:lang w:eastAsia="fi-FI"/>
                    </w:rPr>
                  </w:pPr>
                  <w:r>
                    <w:rPr>
                      <w:rFonts w:eastAsia="Times New Roman" w:cs="Times New Roman"/>
                      <w:color w:val="000000"/>
                      <w:szCs w:val="20"/>
                      <w:lang w:eastAsia="fi-FI"/>
                    </w:rPr>
                    <w:t xml:space="preserve">SUEWS and LUMPS use </w:t>
                  </w:r>
                  <w:r w:rsidR="00070822">
                    <w:rPr>
                      <w:rFonts w:eastAsia="Times New Roman" w:cs="Times New Roman"/>
                      <w:color w:val="000000"/>
                      <w:szCs w:val="20"/>
                      <w:lang w:eastAsia="fi-FI"/>
                    </w:rPr>
                    <w:t>the modelled temperature and humidity.</w:t>
                  </w:r>
                  <w:r>
                    <w:rPr>
                      <w:rFonts w:eastAsia="Times New Roman" w:cs="Times New Roman"/>
                      <w:color w:val="000000"/>
                      <w:szCs w:val="20"/>
                      <w:lang w:eastAsia="fi-FI"/>
                    </w:rPr>
                    <w:t xml:space="preserve"> </w:t>
                  </w:r>
                </w:p>
              </w:tc>
            </w:tr>
          </w:tbl>
          <w:p w14:paraId="6D9871DF" w14:textId="77777777" w:rsidR="00310C51" w:rsidRPr="00284088" w:rsidRDefault="00310C51" w:rsidP="00310C5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p>
        </w:tc>
      </w:tr>
      <w:tr w:rsidR="00301F67" w:rsidRPr="00103F7A" w14:paraId="5EBD5544" w14:textId="77777777" w:rsidTr="00033ED9">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427C4F8F" w14:textId="77777777" w:rsidR="00301F67" w:rsidRPr="00C0023F" w:rsidRDefault="00301F67" w:rsidP="004169A1">
            <w:pPr>
              <w:rPr>
                <w:rFonts w:eastAsia="Times New Roman" w:cs="Times New Roman"/>
                <w:b w:val="0"/>
                <w:i/>
                <w:color w:val="000000"/>
                <w:szCs w:val="20"/>
                <w:lang w:val="en-GB" w:eastAsia="fi-FI"/>
              </w:rPr>
            </w:pPr>
            <w:r w:rsidRPr="0067528D">
              <w:rPr>
                <w:rFonts w:eastAsia="Times New Roman" w:cs="Times New Roman"/>
                <w:b w:val="0"/>
                <w:i/>
                <w:color w:val="000000"/>
                <w:szCs w:val="20"/>
                <w:lang w:val="en-GB" w:eastAsia="fi-FI"/>
              </w:rPr>
              <w:t>NetRadiationChoice</w:t>
            </w:r>
          </w:p>
        </w:tc>
        <w:tc>
          <w:tcPr>
            <w:tcW w:w="387" w:type="dxa"/>
          </w:tcPr>
          <w:p w14:paraId="3605049B"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R</w:t>
            </w:r>
          </w:p>
        </w:tc>
        <w:tc>
          <w:tcPr>
            <w:tcW w:w="7715" w:type="dxa"/>
          </w:tcPr>
          <w:p w14:paraId="798E781C"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CD250B">
              <w:rPr>
                <w:rFonts w:eastAsia="Times New Roman" w:cs="Times New Roman"/>
                <w:color w:val="000000"/>
                <w:szCs w:val="20"/>
                <w:lang w:val="en-GB" w:eastAsia="fi-FI"/>
              </w:rPr>
              <w:t>Determines if radiation is observed or modelled</w:t>
            </w:r>
            <w:r w:rsidRPr="00CD250B">
              <w:rPr>
                <w:rFonts w:cs="Times New Roman"/>
                <w:szCs w:val="20"/>
                <w:lang w:val="en-GB"/>
              </w:rPr>
              <w:t xml:space="preserve"> (NARP)</w:t>
            </w:r>
            <w:r w:rsidR="002F6E02">
              <w:rPr>
                <w:lang w:val="en-GB"/>
              </w:rPr>
              <w:t xml:space="preserve"> (</w:t>
            </w:r>
            <w:hyperlink w:anchor="OGO03" w:history="1">
              <w:r w:rsidR="002F6E02" w:rsidRPr="00C309DF">
                <w:rPr>
                  <w:rStyle w:val="Hyperlink"/>
                  <w:sz w:val="18"/>
                  <w:szCs w:val="18"/>
                  <w:lang w:val="en-GB"/>
                </w:rPr>
                <w:t>Offerle et al. 2003</w:t>
              </w:r>
            </w:hyperlink>
            <w:r w:rsidR="002F6E02">
              <w:rPr>
                <w:sz w:val="18"/>
                <w:szCs w:val="18"/>
                <w:lang w:val="en-GB"/>
              </w:rPr>
              <w:t xml:space="preserve">, </w:t>
            </w:r>
            <w:hyperlink w:anchor="LGOUSJL10" w:history="1">
              <w:r w:rsidR="002F6E02" w:rsidRPr="00C309DF">
                <w:rPr>
                  <w:rStyle w:val="Hyperlink"/>
                  <w:sz w:val="18"/>
                  <w:szCs w:val="18"/>
                  <w:lang w:val="en-GB"/>
                </w:rPr>
                <w:t>Loridan et al. 2010</w:t>
              </w:r>
            </w:hyperlink>
            <w:r w:rsidR="002F6E02">
              <w:rPr>
                <w:sz w:val="18"/>
                <w:szCs w:val="18"/>
                <w:lang w:val="en-GB"/>
              </w:rPr>
              <w:t>)</w:t>
            </w:r>
            <w:r w:rsidR="002F6E02" w:rsidRPr="00CD250B">
              <w:rPr>
                <w:lang w:val="en-GB"/>
              </w:rPr>
              <w:t xml:space="preserve"> </w:t>
            </w:r>
          </w:p>
          <w:p w14:paraId="69A2C726"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CD250B">
              <w:rPr>
                <w:rFonts w:eastAsia="Times New Roman" w:cs="Times New Roman"/>
                <w:i/>
                <w:iCs/>
                <w:color w:val="000000"/>
                <w:szCs w:val="20"/>
                <w:lang w:val="en-GB" w:eastAsia="fi-FI"/>
              </w:rPr>
              <w:t>L↓</w:t>
            </w:r>
            <w:r w:rsidRPr="00CD250B">
              <w:rPr>
                <w:rFonts w:eastAsia="Times New Roman" w:cs="Times New Roman"/>
                <w:color w:val="000000"/>
                <w:szCs w:val="20"/>
                <w:lang w:val="en-GB" w:eastAsia="fi-FI"/>
              </w:rPr>
              <w:t xml:space="preserve">  </w:t>
            </w:r>
            <w:r w:rsidRPr="00CD250B">
              <w:rPr>
                <w:rFonts w:cs="Times New Roman"/>
                <w:szCs w:val="20"/>
                <w:lang w:val="en-GB"/>
              </w:rPr>
              <w:t>downwelling longwave radiation</w:t>
            </w:r>
          </w:p>
          <w:p w14:paraId="24BEFC1C"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CD250B">
              <w:rPr>
                <w:rFonts w:cs="Times New Roman"/>
                <w:szCs w:val="20"/>
                <w:lang w:val="en-GB"/>
              </w:rPr>
              <w:t>Q* net all wave radiation</w:t>
            </w:r>
          </w:p>
          <w:tbl>
            <w:tblPr>
              <w:tblStyle w:val="TableGrid"/>
              <w:tblW w:w="0" w:type="auto"/>
              <w:tblLook w:val="04A0" w:firstRow="1" w:lastRow="0" w:firstColumn="1" w:lastColumn="0" w:noHBand="0" w:noVBand="1"/>
            </w:tblPr>
            <w:tblGrid>
              <w:gridCol w:w="717"/>
              <w:gridCol w:w="6318"/>
            </w:tblGrid>
            <w:tr w:rsidR="00301F67" w:rsidRPr="001C53F7" w14:paraId="3CA3FA35" w14:textId="77777777" w:rsidTr="00033ED9">
              <w:tc>
                <w:tcPr>
                  <w:tcW w:w="717" w:type="dxa"/>
                </w:tcPr>
                <w:p w14:paraId="4DDA88F3"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6318" w:type="dxa"/>
                </w:tcPr>
                <w:p w14:paraId="53C4B6C1"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301F67" w:rsidRPr="00103F7A" w14:paraId="351C5BBD" w14:textId="77777777" w:rsidTr="00033ED9">
              <w:tc>
                <w:tcPr>
                  <w:tcW w:w="717" w:type="dxa"/>
                </w:tcPr>
                <w:p w14:paraId="79C292E6"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0</w:t>
                  </w:r>
                </w:p>
              </w:tc>
              <w:tc>
                <w:tcPr>
                  <w:tcW w:w="6318" w:type="dxa"/>
                </w:tcPr>
                <w:p w14:paraId="388A84FB" w14:textId="77777777" w:rsidR="00301F67" w:rsidRPr="00CD250B" w:rsidRDefault="00301F67" w:rsidP="004169A1">
                  <w:pPr>
                    <w:rPr>
                      <w:rFonts w:eastAsia="Times New Roman" w:cs="Times New Roman"/>
                      <w:color w:val="000000"/>
                      <w:szCs w:val="20"/>
                      <w:lang w:eastAsia="fi-FI"/>
                    </w:rPr>
                  </w:pPr>
                  <w:r w:rsidRPr="003630C3">
                    <w:rPr>
                      <w:rFonts w:cs="Times New Roman"/>
                      <w:szCs w:val="20"/>
                      <w:u w:val="single"/>
                    </w:rPr>
                    <w:t>Observed</w:t>
                  </w:r>
                  <w:r w:rsidRPr="00CD250B">
                    <w:rPr>
                      <w:rFonts w:cs="Times New Roman"/>
                      <w:szCs w:val="20"/>
                    </w:rPr>
                    <w:t xml:space="preserve"> values of </w:t>
                  </w:r>
                  <w:r w:rsidRPr="003630C3">
                    <w:rPr>
                      <w:rFonts w:cs="Times New Roman"/>
                      <w:i/>
                      <w:szCs w:val="20"/>
                    </w:rPr>
                    <w:t>Q*</w:t>
                  </w:r>
                  <w:r w:rsidRPr="00CD250B">
                    <w:rPr>
                      <w:rFonts w:cs="Times New Roman"/>
                      <w:szCs w:val="20"/>
                    </w:rPr>
                    <w:t xml:space="preserve"> used</w:t>
                  </w:r>
                </w:p>
              </w:tc>
            </w:tr>
            <w:tr w:rsidR="00301F67" w:rsidRPr="00103F7A" w14:paraId="172B7953" w14:textId="77777777" w:rsidTr="00033ED9">
              <w:tc>
                <w:tcPr>
                  <w:tcW w:w="717" w:type="dxa"/>
                </w:tcPr>
                <w:p w14:paraId="1BF8313D"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1</w:t>
                  </w:r>
                </w:p>
              </w:tc>
              <w:tc>
                <w:tcPr>
                  <w:tcW w:w="6318" w:type="dxa"/>
                </w:tcPr>
                <w:p w14:paraId="1B85A0E4" w14:textId="77777777" w:rsidR="00301F67" w:rsidRPr="00284088" w:rsidRDefault="00301F67" w:rsidP="00682AA3">
                  <w:pPr>
                    <w:pStyle w:val="ListParagraph"/>
                    <w:numPr>
                      <w:ilvl w:val="0"/>
                      <w:numId w:val="11"/>
                    </w:numPr>
                    <w:rPr>
                      <w:rFonts w:eastAsia="Times New Roman" w:cs="Times New Roman"/>
                      <w:color w:val="000000"/>
                      <w:szCs w:val="20"/>
                      <w:lang w:eastAsia="fi-FI"/>
                    </w:rPr>
                  </w:pPr>
                  <w:r w:rsidRPr="00284088">
                    <w:rPr>
                      <w:rFonts w:eastAsia="Times New Roman" w:cs="Times New Roman"/>
                      <w:color w:val="000000"/>
                      <w:szCs w:val="20"/>
                      <w:lang w:eastAsia="fi-FI"/>
                    </w:rPr>
                    <w:t>Modelled</w:t>
                  </w:r>
                  <w:r w:rsidR="00451043" w:rsidRPr="00284088">
                    <w:rPr>
                      <w:rFonts w:eastAsia="Times New Roman" w:cs="Times New Roman"/>
                      <w:color w:val="000000"/>
                      <w:szCs w:val="20"/>
                      <w:lang w:eastAsia="fi-FI"/>
                    </w:rPr>
                    <w:t>,</w:t>
                  </w:r>
                  <w:r w:rsidRPr="00284088">
                    <w:rPr>
                      <w:rFonts w:eastAsia="Times New Roman" w:cs="Times New Roman"/>
                      <w:color w:val="000000"/>
                      <w:szCs w:val="20"/>
                      <w:lang w:eastAsia="fi-FI"/>
                    </w:rPr>
                    <w:t xml:space="preserve"> but  </w:t>
                  </w:r>
                  <w:r w:rsidR="00451043" w:rsidRPr="00CD250B">
                    <w:rPr>
                      <w:rFonts w:eastAsia="Times New Roman" w:cs="Times New Roman"/>
                      <w:i/>
                      <w:iCs/>
                      <w:color w:val="000000"/>
                      <w:szCs w:val="20"/>
                      <w:lang w:eastAsia="fi-FI"/>
                    </w:rPr>
                    <w:t>L↓</w:t>
                  </w:r>
                  <w:r w:rsidR="00451043" w:rsidRPr="00CD250B">
                    <w:rPr>
                      <w:rFonts w:eastAsia="Times New Roman" w:cs="Times New Roman"/>
                      <w:color w:val="000000"/>
                      <w:szCs w:val="20"/>
                      <w:lang w:eastAsia="fi-FI"/>
                    </w:rPr>
                    <w:t xml:space="preserve"> </w:t>
                  </w:r>
                  <w:r w:rsidRPr="00D9498B">
                    <w:rPr>
                      <w:rFonts w:eastAsia="Times New Roman" w:cs="Times New Roman"/>
                      <w:color w:val="000000"/>
                      <w:szCs w:val="20"/>
                      <w:u w:val="single"/>
                      <w:lang w:eastAsia="fi-FI"/>
                    </w:rPr>
                    <w:t>observations</w:t>
                  </w:r>
                  <w:r w:rsidRPr="00284088">
                    <w:rPr>
                      <w:rFonts w:eastAsia="Times New Roman" w:cs="Times New Roman"/>
                      <w:color w:val="000000"/>
                      <w:szCs w:val="20"/>
                      <w:lang w:eastAsia="fi-FI"/>
                    </w:rPr>
                    <w:t xml:space="preserve"> supplied in forcing data</w:t>
                  </w:r>
                </w:p>
                <w:p w14:paraId="707A195A" w14:textId="77777777" w:rsidR="00301F67" w:rsidRPr="00284088" w:rsidRDefault="00301F67" w:rsidP="00682AA3">
                  <w:pPr>
                    <w:pStyle w:val="ListParagraph"/>
                    <w:numPr>
                      <w:ilvl w:val="0"/>
                      <w:numId w:val="11"/>
                    </w:numPr>
                    <w:rPr>
                      <w:rFonts w:eastAsia="Times New Roman" w:cs="Times New Roman"/>
                      <w:color w:val="000000"/>
                      <w:szCs w:val="20"/>
                      <w:lang w:eastAsia="fi-FI"/>
                    </w:rPr>
                  </w:pPr>
                  <w:r w:rsidRPr="00284088">
                    <w:rPr>
                      <w:rFonts w:eastAsia="Times New Roman" w:cs="Times New Roman"/>
                      <w:color w:val="000000"/>
                      <w:szCs w:val="20"/>
                      <w:lang w:eastAsia="fi-FI"/>
                    </w:rPr>
                    <w:t xml:space="preserve">Albedo zenith angle </w:t>
                  </w:r>
                  <w:r w:rsidRPr="003630C3">
                    <w:rPr>
                      <w:rFonts w:eastAsia="Times New Roman" w:cs="Times New Roman"/>
                      <w:color w:val="000000"/>
                      <w:szCs w:val="20"/>
                      <w:u w:val="single"/>
                      <w:lang w:eastAsia="fi-FI"/>
                    </w:rPr>
                    <w:t>not</w:t>
                  </w:r>
                  <w:r w:rsidRPr="00284088">
                    <w:rPr>
                      <w:rFonts w:eastAsia="Times New Roman" w:cs="Times New Roman"/>
                      <w:color w:val="000000"/>
                      <w:szCs w:val="20"/>
                      <w:lang w:eastAsia="fi-FI"/>
                    </w:rPr>
                    <w:t xml:space="preserve"> accounted for</w:t>
                  </w:r>
                </w:p>
              </w:tc>
            </w:tr>
            <w:tr w:rsidR="00301F67" w:rsidRPr="00103F7A" w14:paraId="57981462" w14:textId="77777777" w:rsidTr="00033ED9">
              <w:tc>
                <w:tcPr>
                  <w:tcW w:w="717" w:type="dxa"/>
                </w:tcPr>
                <w:p w14:paraId="79DA20B8"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2</w:t>
                  </w:r>
                </w:p>
              </w:tc>
              <w:tc>
                <w:tcPr>
                  <w:tcW w:w="6318" w:type="dxa"/>
                </w:tcPr>
                <w:p w14:paraId="40261C31" w14:textId="77777777" w:rsidR="00301F67" w:rsidRPr="00284088" w:rsidRDefault="00301F67" w:rsidP="00682AA3">
                  <w:pPr>
                    <w:pStyle w:val="ListParagraph"/>
                    <w:numPr>
                      <w:ilvl w:val="0"/>
                      <w:numId w:val="12"/>
                    </w:numPr>
                    <w:rPr>
                      <w:rFonts w:cs="Times New Roman"/>
                      <w:szCs w:val="20"/>
                    </w:rPr>
                  </w:pPr>
                  <w:r w:rsidRPr="00284088">
                    <w:rPr>
                      <w:rFonts w:cs="Times New Roman"/>
                      <w:szCs w:val="20"/>
                    </w:rPr>
                    <w:t xml:space="preserve">Modelled with </w:t>
                  </w:r>
                  <w:r w:rsidR="00451043" w:rsidRPr="00CD250B">
                    <w:rPr>
                      <w:rFonts w:eastAsia="Times New Roman" w:cs="Times New Roman"/>
                      <w:i/>
                      <w:iCs/>
                      <w:color w:val="000000"/>
                      <w:szCs w:val="20"/>
                      <w:lang w:eastAsia="fi-FI"/>
                    </w:rPr>
                    <w:t>L↓</w:t>
                  </w:r>
                  <w:r w:rsidRPr="00284088">
                    <w:rPr>
                      <w:rFonts w:cs="Times New Roman"/>
                      <w:szCs w:val="20"/>
                    </w:rPr>
                    <w:t xml:space="preserve"> modelled using cloud </w:t>
                  </w:r>
                  <w:r w:rsidRPr="00D9498B">
                    <w:rPr>
                      <w:rFonts w:cs="Times New Roman"/>
                      <w:szCs w:val="20"/>
                      <w:u w:val="single"/>
                    </w:rPr>
                    <w:t>cover fraction</w:t>
                  </w:r>
                  <w:r w:rsidRPr="00284088">
                    <w:rPr>
                      <w:rFonts w:cs="Times New Roman"/>
                      <w:szCs w:val="20"/>
                    </w:rPr>
                    <w:t xml:space="preserve"> supplied in forcing data file (see Loridan et al. 2010)</w:t>
                  </w:r>
                </w:p>
                <w:p w14:paraId="11146CA1" w14:textId="77777777" w:rsidR="00301F67" w:rsidRPr="00284088" w:rsidRDefault="00301F67" w:rsidP="00682AA3">
                  <w:pPr>
                    <w:pStyle w:val="ListParagraph"/>
                    <w:numPr>
                      <w:ilvl w:val="0"/>
                      <w:numId w:val="12"/>
                    </w:numPr>
                    <w:rPr>
                      <w:rFonts w:cs="Times New Roman"/>
                      <w:szCs w:val="20"/>
                    </w:rPr>
                  </w:pPr>
                  <w:r w:rsidRPr="00284088">
                    <w:rPr>
                      <w:rFonts w:eastAsia="Times New Roman" w:cs="Times New Roman"/>
                      <w:color w:val="000000"/>
                      <w:szCs w:val="20"/>
                      <w:lang w:eastAsia="fi-FI"/>
                    </w:rPr>
                    <w:t xml:space="preserve">Albedo zenith angle </w:t>
                  </w:r>
                  <w:r w:rsidRPr="003630C3">
                    <w:rPr>
                      <w:rFonts w:eastAsia="Times New Roman" w:cs="Times New Roman"/>
                      <w:color w:val="000000"/>
                      <w:szCs w:val="20"/>
                      <w:u w:val="single"/>
                      <w:lang w:eastAsia="fi-FI"/>
                    </w:rPr>
                    <w:t>not</w:t>
                  </w:r>
                  <w:r w:rsidRPr="00284088">
                    <w:rPr>
                      <w:rFonts w:eastAsia="Times New Roman" w:cs="Times New Roman"/>
                      <w:color w:val="000000"/>
                      <w:szCs w:val="20"/>
                      <w:lang w:eastAsia="fi-FI"/>
                    </w:rPr>
                    <w:t xml:space="preserve"> accounted for</w:t>
                  </w:r>
                </w:p>
              </w:tc>
            </w:tr>
            <w:tr w:rsidR="00301F67" w:rsidRPr="00103F7A" w14:paraId="7B57697D" w14:textId="77777777" w:rsidTr="00033ED9">
              <w:tc>
                <w:tcPr>
                  <w:tcW w:w="717" w:type="dxa"/>
                </w:tcPr>
                <w:p w14:paraId="0052E0C7"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3</w:t>
                  </w:r>
                </w:p>
              </w:tc>
              <w:tc>
                <w:tcPr>
                  <w:tcW w:w="6318" w:type="dxa"/>
                </w:tcPr>
                <w:p w14:paraId="0685D85C" w14:textId="77777777" w:rsidR="00301F67" w:rsidRPr="00284088" w:rsidRDefault="00301F67" w:rsidP="00682AA3">
                  <w:pPr>
                    <w:pStyle w:val="ListParagraph"/>
                    <w:numPr>
                      <w:ilvl w:val="0"/>
                      <w:numId w:val="13"/>
                    </w:numPr>
                    <w:rPr>
                      <w:rFonts w:cs="Times New Roman"/>
                      <w:szCs w:val="20"/>
                    </w:rPr>
                  </w:pPr>
                  <w:r w:rsidRPr="00284088">
                    <w:rPr>
                      <w:rFonts w:cs="Times New Roman"/>
                      <w:szCs w:val="20"/>
                    </w:rPr>
                    <w:t xml:space="preserve">Modelled with </w:t>
                  </w:r>
                  <w:r w:rsidR="00451043" w:rsidRPr="00CD250B">
                    <w:rPr>
                      <w:rFonts w:eastAsia="Times New Roman" w:cs="Times New Roman"/>
                      <w:i/>
                      <w:iCs/>
                      <w:color w:val="000000"/>
                      <w:szCs w:val="20"/>
                      <w:lang w:eastAsia="fi-FI"/>
                    </w:rPr>
                    <w:t>L↓</w:t>
                  </w:r>
                  <w:r w:rsidR="00D9498B">
                    <w:rPr>
                      <w:rFonts w:eastAsia="Times New Roman" w:cs="Times New Roman"/>
                      <w:i/>
                      <w:iCs/>
                      <w:color w:val="000000"/>
                      <w:szCs w:val="20"/>
                      <w:lang w:eastAsia="fi-FI"/>
                    </w:rPr>
                    <w:t xml:space="preserve"> </w:t>
                  </w:r>
                  <w:r w:rsidRPr="00284088">
                    <w:rPr>
                      <w:rFonts w:cs="Times New Roman"/>
                      <w:szCs w:val="20"/>
                    </w:rPr>
                    <w:t xml:space="preserve">modelled using </w:t>
                  </w:r>
                  <w:r w:rsidRPr="00D9498B">
                    <w:rPr>
                      <w:rFonts w:cs="Times New Roman"/>
                      <w:szCs w:val="20"/>
                      <w:u w:val="single"/>
                    </w:rPr>
                    <w:t>air temperature and relative humidity data</w:t>
                  </w:r>
                  <w:r w:rsidRPr="00284088">
                    <w:rPr>
                      <w:rFonts w:cs="Times New Roman"/>
                      <w:szCs w:val="20"/>
                    </w:rPr>
                    <w:t xml:space="preserve"> (see Loridan et al. 2010)</w:t>
                  </w:r>
                </w:p>
                <w:p w14:paraId="57C9FF63" w14:textId="77777777" w:rsidR="00301F67" w:rsidRPr="0067528D" w:rsidRDefault="00301F67" w:rsidP="00682AA3">
                  <w:pPr>
                    <w:pStyle w:val="ListParagraph"/>
                    <w:numPr>
                      <w:ilvl w:val="0"/>
                      <w:numId w:val="13"/>
                    </w:numPr>
                    <w:rPr>
                      <w:rFonts w:eastAsia="Times New Roman" w:cs="Times New Roman"/>
                      <w:color w:val="000000"/>
                      <w:szCs w:val="20"/>
                      <w:lang w:eastAsia="fi-FI"/>
                    </w:rPr>
                  </w:pPr>
                  <w:r w:rsidRPr="00284088">
                    <w:rPr>
                      <w:rFonts w:eastAsia="Times New Roman" w:cs="Times New Roman"/>
                      <w:color w:val="000000"/>
                      <w:szCs w:val="20"/>
                      <w:lang w:eastAsia="fi-FI"/>
                    </w:rPr>
                    <w:t>Albedo zenith angle not accounted for</w:t>
                  </w:r>
                </w:p>
              </w:tc>
            </w:tr>
            <w:tr w:rsidR="003630C3" w:rsidRPr="00103F7A" w14:paraId="63E40993" w14:textId="77777777" w:rsidTr="00033ED9">
              <w:tc>
                <w:tcPr>
                  <w:tcW w:w="7035" w:type="dxa"/>
                  <w:gridSpan w:val="2"/>
                  <w:shd w:val="clear" w:color="auto" w:fill="D9D9D9" w:themeFill="background1" w:themeFillShade="D9"/>
                </w:tcPr>
                <w:p w14:paraId="6376E961" w14:textId="77777777" w:rsidR="003630C3" w:rsidRPr="003630C3" w:rsidRDefault="003630C3" w:rsidP="00D9498B">
                  <w:pPr>
                    <w:rPr>
                      <w:rFonts w:eastAsia="Times New Roman" w:cs="Times New Roman"/>
                      <w:color w:val="000000"/>
                      <w:szCs w:val="20"/>
                      <w:lang w:eastAsia="fi-FI"/>
                    </w:rPr>
                  </w:pPr>
                  <w:r>
                    <w:rPr>
                      <w:rFonts w:eastAsia="Times New Roman" w:cs="Times New Roman"/>
                      <w:color w:val="000000"/>
                      <w:szCs w:val="20"/>
                      <w:lang w:eastAsia="fi-FI"/>
                    </w:rPr>
                    <w:t xml:space="preserve">The following are not recommended </w:t>
                  </w:r>
                  <w:r w:rsidR="00D9498B">
                    <w:rPr>
                      <w:rFonts w:eastAsia="Times New Roman" w:cs="Times New Roman"/>
                      <w:color w:val="000000"/>
                      <w:szCs w:val="20"/>
                      <w:lang w:eastAsia="fi-FI"/>
                    </w:rPr>
                    <w:t>in this release</w:t>
                  </w:r>
                </w:p>
              </w:tc>
            </w:tr>
            <w:tr w:rsidR="00301F67" w:rsidRPr="00103F7A" w14:paraId="06FB59A7" w14:textId="77777777" w:rsidTr="00033ED9">
              <w:tc>
                <w:tcPr>
                  <w:tcW w:w="717" w:type="dxa"/>
                  <w:shd w:val="clear" w:color="auto" w:fill="D9D9D9" w:themeFill="background1" w:themeFillShade="D9"/>
                </w:tcPr>
                <w:p w14:paraId="3E50365A" w14:textId="77777777" w:rsidR="00301F67" w:rsidRPr="003630C3" w:rsidRDefault="00301F67" w:rsidP="004169A1">
                  <w:pPr>
                    <w:rPr>
                      <w:rFonts w:eastAsia="Times New Roman" w:cs="Times New Roman"/>
                      <w:color w:val="000000"/>
                      <w:szCs w:val="20"/>
                      <w:lang w:eastAsia="fi-FI"/>
                    </w:rPr>
                  </w:pPr>
                  <w:r w:rsidRPr="003630C3">
                    <w:rPr>
                      <w:rFonts w:eastAsia="Times New Roman" w:cs="Times New Roman"/>
                      <w:color w:val="000000"/>
                      <w:szCs w:val="20"/>
                      <w:lang w:eastAsia="fi-FI"/>
                    </w:rPr>
                    <w:t>100</w:t>
                  </w:r>
                </w:p>
              </w:tc>
              <w:tc>
                <w:tcPr>
                  <w:tcW w:w="6318" w:type="dxa"/>
                  <w:shd w:val="clear" w:color="auto" w:fill="D9D9D9" w:themeFill="background1" w:themeFillShade="D9"/>
                </w:tcPr>
                <w:p w14:paraId="2641EE64" w14:textId="77777777" w:rsidR="00301F67" w:rsidRPr="003630C3" w:rsidRDefault="00301F67" w:rsidP="00682AA3">
                  <w:pPr>
                    <w:pStyle w:val="ListParagraph"/>
                    <w:numPr>
                      <w:ilvl w:val="0"/>
                      <w:numId w:val="14"/>
                    </w:numPr>
                    <w:rPr>
                      <w:rFonts w:eastAsia="Times New Roman" w:cs="Times New Roman"/>
                      <w:color w:val="000000"/>
                      <w:szCs w:val="20"/>
                      <w:lang w:eastAsia="fi-FI"/>
                    </w:rPr>
                  </w:pPr>
                  <w:r w:rsidRPr="003630C3">
                    <w:rPr>
                      <w:rFonts w:eastAsia="Times New Roman" w:cs="Times New Roman"/>
                      <w:color w:val="000000"/>
                      <w:szCs w:val="20"/>
                      <w:lang w:eastAsia="fi-FI"/>
                    </w:rPr>
                    <w:t xml:space="preserve">Modelled but  </w:t>
                  </w:r>
                  <w:r w:rsidR="00451043" w:rsidRPr="003630C3">
                    <w:rPr>
                      <w:rFonts w:eastAsia="Times New Roman" w:cs="Times New Roman"/>
                      <w:i/>
                      <w:iCs/>
                      <w:color w:val="000000"/>
                      <w:szCs w:val="20"/>
                      <w:lang w:eastAsia="fi-FI"/>
                    </w:rPr>
                    <w:t>L↓</w:t>
                  </w:r>
                  <w:r w:rsidR="00451043" w:rsidRPr="003630C3">
                    <w:rPr>
                      <w:rFonts w:eastAsia="Times New Roman" w:cs="Times New Roman"/>
                      <w:color w:val="000000"/>
                      <w:szCs w:val="20"/>
                      <w:lang w:eastAsia="fi-FI"/>
                    </w:rPr>
                    <w:t xml:space="preserve">  </w:t>
                  </w:r>
                  <w:r w:rsidRPr="003630C3">
                    <w:rPr>
                      <w:rFonts w:eastAsia="Times New Roman" w:cs="Times New Roman"/>
                      <w:color w:val="000000"/>
                      <w:szCs w:val="20"/>
                      <w:lang w:eastAsia="fi-FI"/>
                    </w:rPr>
                    <w:t xml:space="preserve"> observations supplied in forcing data</w:t>
                  </w:r>
                </w:p>
                <w:p w14:paraId="4A63480C" w14:textId="77777777" w:rsidR="00301F67" w:rsidRPr="003630C3" w:rsidRDefault="00301F67" w:rsidP="00682AA3">
                  <w:pPr>
                    <w:pStyle w:val="ListParagraph"/>
                    <w:numPr>
                      <w:ilvl w:val="0"/>
                      <w:numId w:val="14"/>
                    </w:numPr>
                    <w:rPr>
                      <w:rFonts w:eastAsia="Times New Roman" w:cs="Times New Roman"/>
                      <w:color w:val="000000"/>
                      <w:szCs w:val="20"/>
                      <w:lang w:eastAsia="fi-FI"/>
                    </w:rPr>
                  </w:pPr>
                  <w:r w:rsidRPr="003630C3">
                    <w:rPr>
                      <w:rFonts w:eastAsia="Times New Roman" w:cs="Times New Roman"/>
                      <w:color w:val="000000"/>
                      <w:szCs w:val="20"/>
                      <w:lang w:eastAsia="fi-FI"/>
                    </w:rPr>
                    <w:t>Albedo zenith angle modelled</w:t>
                  </w:r>
                </w:p>
                <w:p w14:paraId="5DCFC668" w14:textId="77777777" w:rsidR="00301F67" w:rsidRPr="00CA30CE" w:rsidRDefault="00C0023F" w:rsidP="00682AA3">
                  <w:pPr>
                    <w:pStyle w:val="ListParagraph"/>
                    <w:numPr>
                      <w:ilvl w:val="0"/>
                      <w:numId w:val="14"/>
                    </w:numPr>
                    <w:rPr>
                      <w:rFonts w:eastAsia="Times New Roman" w:cs="Times New Roman"/>
                      <w:color w:val="000000"/>
                      <w:szCs w:val="20"/>
                      <w:lang w:val="en-US" w:eastAsia="fi-FI"/>
                    </w:rPr>
                  </w:pPr>
                  <w:r w:rsidRPr="00C0023F">
                    <w:rPr>
                      <w:rFonts w:eastAsia="Times New Roman" w:cs="Times New Roman"/>
                      <w:b/>
                      <w:i/>
                      <w:color w:val="000000"/>
                      <w:szCs w:val="20"/>
                      <w:lang w:eastAsia="fi-FI"/>
                    </w:rPr>
                    <w:t>SSss</w:t>
                  </w:r>
                  <w:r w:rsidRPr="00C0023F">
                    <w:rPr>
                      <w:rFonts w:eastAsia="Times New Roman" w:cs="Times New Roman"/>
                      <w:b/>
                      <w:color w:val="000000"/>
                      <w:szCs w:val="20"/>
                      <w:lang w:eastAsia="fi-FI"/>
                    </w:rPr>
                    <w:t>_</w:t>
                  </w:r>
                  <w:r w:rsidRPr="00C0023F">
                    <w:rPr>
                      <w:rFonts w:eastAsia="Times New Roman" w:cs="Times New Roman"/>
                      <w:b/>
                      <w:i/>
                      <w:color w:val="000000"/>
                      <w:szCs w:val="20"/>
                      <w:lang w:eastAsia="fi-FI"/>
                    </w:rPr>
                    <w:t>YYYY</w:t>
                  </w:r>
                  <w:r w:rsidRPr="00C0023F">
                    <w:rPr>
                      <w:rFonts w:eastAsia="Times New Roman" w:cs="Times New Roman"/>
                      <w:b/>
                      <w:color w:val="000000"/>
                      <w:szCs w:val="20"/>
                      <w:lang w:eastAsia="fi-FI"/>
                    </w:rPr>
                    <w:t>_NARPOut.txt</w:t>
                  </w:r>
                  <w:r w:rsidRPr="00C0023F">
                    <w:rPr>
                      <w:rFonts w:eastAsia="Times New Roman" w:cs="Times New Roman"/>
                      <w:color w:val="000000"/>
                      <w:szCs w:val="20"/>
                      <w:u w:val="single"/>
                      <w:lang w:eastAsia="fi-FI"/>
                    </w:rPr>
                    <w:t xml:space="preserve"> </w:t>
                  </w:r>
                  <w:r w:rsidR="00301F67" w:rsidRPr="003630C3">
                    <w:rPr>
                      <w:rFonts w:eastAsia="Times New Roman" w:cs="Times New Roman"/>
                      <w:color w:val="000000"/>
                      <w:szCs w:val="20"/>
                      <w:lang w:eastAsia="fi-FI"/>
                    </w:rPr>
                    <w:t>file</w:t>
                  </w:r>
                </w:p>
              </w:tc>
            </w:tr>
            <w:tr w:rsidR="00301F67" w:rsidRPr="00103F7A" w14:paraId="70B88B29" w14:textId="77777777" w:rsidTr="00033ED9">
              <w:tc>
                <w:tcPr>
                  <w:tcW w:w="717" w:type="dxa"/>
                  <w:shd w:val="clear" w:color="auto" w:fill="D9D9D9" w:themeFill="background1" w:themeFillShade="D9"/>
                </w:tcPr>
                <w:p w14:paraId="73AB1549" w14:textId="77777777" w:rsidR="00301F67" w:rsidRPr="003630C3" w:rsidRDefault="00301F67" w:rsidP="004169A1">
                  <w:pPr>
                    <w:rPr>
                      <w:rFonts w:eastAsia="Times New Roman" w:cs="Times New Roman"/>
                      <w:color w:val="000000"/>
                      <w:szCs w:val="20"/>
                      <w:lang w:eastAsia="fi-FI"/>
                    </w:rPr>
                  </w:pPr>
                  <w:r w:rsidRPr="003630C3">
                    <w:rPr>
                      <w:rFonts w:eastAsia="Times New Roman" w:cs="Times New Roman"/>
                      <w:color w:val="000000"/>
                      <w:szCs w:val="20"/>
                      <w:lang w:eastAsia="fi-FI"/>
                    </w:rPr>
                    <w:t>200</w:t>
                  </w:r>
                </w:p>
              </w:tc>
              <w:tc>
                <w:tcPr>
                  <w:tcW w:w="6318" w:type="dxa"/>
                  <w:shd w:val="clear" w:color="auto" w:fill="D9D9D9" w:themeFill="background1" w:themeFillShade="D9"/>
                </w:tcPr>
                <w:p w14:paraId="055C8583" w14:textId="77777777" w:rsidR="00301F67" w:rsidRPr="003630C3" w:rsidRDefault="00301F67" w:rsidP="00682AA3">
                  <w:pPr>
                    <w:pStyle w:val="ListParagraph"/>
                    <w:numPr>
                      <w:ilvl w:val="0"/>
                      <w:numId w:val="15"/>
                    </w:numPr>
                    <w:rPr>
                      <w:rFonts w:cs="Times New Roman"/>
                      <w:szCs w:val="20"/>
                    </w:rPr>
                  </w:pPr>
                  <w:r w:rsidRPr="003630C3">
                    <w:rPr>
                      <w:rFonts w:cs="Times New Roman"/>
                      <w:szCs w:val="20"/>
                    </w:rPr>
                    <w:t xml:space="preserve">Modelled with </w:t>
                  </w:r>
                  <w:r w:rsidR="00451043" w:rsidRPr="003630C3">
                    <w:rPr>
                      <w:rFonts w:eastAsia="Times New Roman" w:cs="Times New Roman"/>
                      <w:i/>
                      <w:iCs/>
                      <w:color w:val="000000"/>
                      <w:szCs w:val="20"/>
                      <w:lang w:eastAsia="fi-FI"/>
                    </w:rPr>
                    <w:t>L↓</w:t>
                  </w:r>
                  <w:r w:rsidR="00451043" w:rsidRPr="003630C3">
                    <w:rPr>
                      <w:rFonts w:eastAsia="Times New Roman" w:cs="Times New Roman"/>
                      <w:color w:val="000000"/>
                      <w:szCs w:val="20"/>
                      <w:lang w:eastAsia="fi-FI"/>
                    </w:rPr>
                    <w:t xml:space="preserve">  </w:t>
                  </w:r>
                  <w:r w:rsidRPr="003630C3">
                    <w:rPr>
                      <w:rFonts w:cs="Times New Roman"/>
                      <w:szCs w:val="20"/>
                    </w:rPr>
                    <w:t xml:space="preserve"> modelled using cloud cover fraction supplied in forcing data file</w:t>
                  </w:r>
                </w:p>
                <w:p w14:paraId="497AACF5" w14:textId="77777777" w:rsidR="00301F67" w:rsidRPr="003630C3" w:rsidRDefault="00301F67" w:rsidP="00682AA3">
                  <w:pPr>
                    <w:pStyle w:val="ListParagraph"/>
                    <w:numPr>
                      <w:ilvl w:val="0"/>
                      <w:numId w:val="15"/>
                    </w:numPr>
                    <w:rPr>
                      <w:rFonts w:eastAsia="Times New Roman" w:cs="Times New Roman"/>
                      <w:color w:val="000000"/>
                      <w:szCs w:val="20"/>
                      <w:lang w:eastAsia="fi-FI"/>
                    </w:rPr>
                  </w:pPr>
                  <w:r w:rsidRPr="003630C3">
                    <w:rPr>
                      <w:rFonts w:eastAsia="Times New Roman" w:cs="Times New Roman"/>
                      <w:color w:val="000000"/>
                      <w:szCs w:val="20"/>
                      <w:lang w:eastAsia="fi-FI"/>
                    </w:rPr>
                    <w:t>Albedo zenith angle  accounted for</w:t>
                  </w:r>
                </w:p>
                <w:p w14:paraId="024A1FF4" w14:textId="77777777" w:rsidR="00301F67" w:rsidRPr="003630C3" w:rsidRDefault="00C0023F" w:rsidP="00682AA3">
                  <w:pPr>
                    <w:pStyle w:val="ListParagraph"/>
                    <w:numPr>
                      <w:ilvl w:val="0"/>
                      <w:numId w:val="15"/>
                    </w:numPr>
                    <w:rPr>
                      <w:rFonts w:cs="Times New Roman"/>
                      <w:szCs w:val="20"/>
                    </w:rPr>
                  </w:pPr>
                  <w:r w:rsidRPr="00C0023F">
                    <w:rPr>
                      <w:rFonts w:eastAsia="Times New Roman" w:cs="Times New Roman"/>
                      <w:b/>
                      <w:i/>
                      <w:color w:val="000000"/>
                      <w:szCs w:val="20"/>
                      <w:lang w:eastAsia="fi-FI"/>
                    </w:rPr>
                    <w:t>SSss</w:t>
                  </w:r>
                  <w:r w:rsidRPr="00C0023F">
                    <w:rPr>
                      <w:rFonts w:eastAsia="Times New Roman" w:cs="Times New Roman"/>
                      <w:b/>
                      <w:color w:val="000000"/>
                      <w:szCs w:val="20"/>
                      <w:lang w:eastAsia="fi-FI"/>
                    </w:rPr>
                    <w:t>_</w:t>
                  </w:r>
                  <w:r w:rsidRPr="00C0023F">
                    <w:rPr>
                      <w:rFonts w:eastAsia="Times New Roman" w:cs="Times New Roman"/>
                      <w:b/>
                      <w:i/>
                      <w:color w:val="000000"/>
                      <w:szCs w:val="20"/>
                      <w:lang w:eastAsia="fi-FI"/>
                    </w:rPr>
                    <w:t>YYYY</w:t>
                  </w:r>
                  <w:r w:rsidRPr="00C0023F">
                    <w:rPr>
                      <w:rFonts w:eastAsia="Times New Roman" w:cs="Times New Roman"/>
                      <w:b/>
                      <w:color w:val="000000"/>
                      <w:szCs w:val="20"/>
                      <w:lang w:eastAsia="fi-FI"/>
                    </w:rPr>
                    <w:t>_NARPOut.txt</w:t>
                  </w:r>
                  <w:r w:rsidRPr="00C0023F">
                    <w:rPr>
                      <w:rFonts w:eastAsia="Times New Roman" w:cs="Times New Roman"/>
                      <w:color w:val="000000"/>
                      <w:szCs w:val="20"/>
                      <w:u w:val="single"/>
                      <w:lang w:eastAsia="fi-FI"/>
                    </w:rPr>
                    <w:t xml:space="preserve"> </w:t>
                  </w:r>
                  <w:r w:rsidR="00301F67" w:rsidRPr="003630C3">
                    <w:rPr>
                      <w:rFonts w:eastAsia="Times New Roman" w:cs="Times New Roman"/>
                      <w:color w:val="000000"/>
                      <w:szCs w:val="20"/>
                      <w:lang w:eastAsia="fi-FI"/>
                    </w:rPr>
                    <w:t>file</w:t>
                  </w:r>
                </w:p>
              </w:tc>
            </w:tr>
            <w:tr w:rsidR="00301F67" w:rsidRPr="00103F7A" w14:paraId="5B781911" w14:textId="77777777" w:rsidTr="00033ED9">
              <w:tc>
                <w:tcPr>
                  <w:tcW w:w="717" w:type="dxa"/>
                  <w:shd w:val="clear" w:color="auto" w:fill="D9D9D9" w:themeFill="background1" w:themeFillShade="D9"/>
                </w:tcPr>
                <w:p w14:paraId="72BF9496" w14:textId="77777777" w:rsidR="00301F67" w:rsidRPr="003630C3" w:rsidRDefault="00301F67" w:rsidP="004169A1">
                  <w:pPr>
                    <w:rPr>
                      <w:rFonts w:eastAsia="Times New Roman" w:cs="Times New Roman"/>
                      <w:color w:val="000000"/>
                      <w:szCs w:val="20"/>
                      <w:lang w:eastAsia="fi-FI"/>
                    </w:rPr>
                  </w:pPr>
                  <w:r w:rsidRPr="003630C3">
                    <w:rPr>
                      <w:rFonts w:eastAsia="Times New Roman" w:cs="Times New Roman"/>
                      <w:color w:val="000000"/>
                      <w:szCs w:val="20"/>
                      <w:lang w:eastAsia="fi-FI"/>
                    </w:rPr>
                    <w:t>300</w:t>
                  </w:r>
                </w:p>
              </w:tc>
              <w:tc>
                <w:tcPr>
                  <w:tcW w:w="6318" w:type="dxa"/>
                  <w:shd w:val="clear" w:color="auto" w:fill="D9D9D9" w:themeFill="background1" w:themeFillShade="D9"/>
                </w:tcPr>
                <w:p w14:paraId="3AB4369A" w14:textId="77777777" w:rsidR="00301F67" w:rsidRPr="003630C3" w:rsidRDefault="00301F67" w:rsidP="00682AA3">
                  <w:pPr>
                    <w:pStyle w:val="ListParagraph"/>
                    <w:numPr>
                      <w:ilvl w:val="0"/>
                      <w:numId w:val="16"/>
                    </w:numPr>
                    <w:rPr>
                      <w:rFonts w:cs="Times New Roman"/>
                      <w:szCs w:val="20"/>
                    </w:rPr>
                  </w:pPr>
                  <w:r w:rsidRPr="003630C3">
                    <w:rPr>
                      <w:rFonts w:cs="Times New Roman"/>
                      <w:szCs w:val="20"/>
                    </w:rPr>
                    <w:t xml:space="preserve">Modelled with </w:t>
                  </w:r>
                  <w:r w:rsidR="00451043" w:rsidRPr="003630C3">
                    <w:rPr>
                      <w:rFonts w:eastAsia="Times New Roman" w:cs="Times New Roman"/>
                      <w:i/>
                      <w:iCs/>
                      <w:color w:val="000000"/>
                      <w:szCs w:val="20"/>
                      <w:lang w:eastAsia="fi-FI"/>
                    </w:rPr>
                    <w:t>L↓</w:t>
                  </w:r>
                  <w:r w:rsidR="00451043" w:rsidRPr="003630C3">
                    <w:rPr>
                      <w:rFonts w:eastAsia="Times New Roman" w:cs="Times New Roman"/>
                      <w:color w:val="000000"/>
                      <w:szCs w:val="20"/>
                      <w:lang w:eastAsia="fi-FI"/>
                    </w:rPr>
                    <w:t xml:space="preserve">  </w:t>
                  </w:r>
                  <w:r w:rsidRPr="003630C3">
                    <w:rPr>
                      <w:rFonts w:cs="Times New Roman"/>
                      <w:szCs w:val="20"/>
                    </w:rPr>
                    <w:t xml:space="preserve"> modelled using air temperature and relative humidity data (see Loridan et al. 2010)</w:t>
                  </w:r>
                </w:p>
                <w:p w14:paraId="2E9F9261" w14:textId="77777777" w:rsidR="00301F67" w:rsidRPr="003630C3" w:rsidRDefault="00301F67" w:rsidP="00682AA3">
                  <w:pPr>
                    <w:pStyle w:val="ListParagraph"/>
                    <w:numPr>
                      <w:ilvl w:val="0"/>
                      <w:numId w:val="16"/>
                    </w:numPr>
                    <w:rPr>
                      <w:rFonts w:eastAsia="Times New Roman" w:cs="Times New Roman"/>
                      <w:color w:val="000000"/>
                      <w:szCs w:val="20"/>
                      <w:lang w:eastAsia="fi-FI"/>
                    </w:rPr>
                  </w:pPr>
                  <w:r w:rsidRPr="003630C3">
                    <w:rPr>
                      <w:rFonts w:eastAsia="Times New Roman" w:cs="Times New Roman"/>
                      <w:color w:val="000000"/>
                      <w:szCs w:val="20"/>
                      <w:lang w:eastAsia="fi-FI"/>
                    </w:rPr>
                    <w:t>Albedo zenith angle accounted for</w:t>
                  </w:r>
                </w:p>
                <w:p w14:paraId="3ABF6450" w14:textId="77777777" w:rsidR="00301F67" w:rsidRPr="004033E8" w:rsidRDefault="00C0023F" w:rsidP="00682AA3">
                  <w:pPr>
                    <w:pStyle w:val="ListParagraph"/>
                    <w:numPr>
                      <w:ilvl w:val="0"/>
                      <w:numId w:val="16"/>
                    </w:numPr>
                    <w:rPr>
                      <w:rFonts w:eastAsia="Times New Roman" w:cs="Times New Roman"/>
                      <w:color w:val="000000"/>
                      <w:szCs w:val="20"/>
                      <w:lang w:eastAsia="fi-FI"/>
                    </w:rPr>
                  </w:pPr>
                  <w:r w:rsidRPr="00C0023F">
                    <w:rPr>
                      <w:rFonts w:eastAsia="Times New Roman" w:cs="Times New Roman"/>
                      <w:b/>
                      <w:i/>
                      <w:color w:val="000000"/>
                      <w:szCs w:val="20"/>
                      <w:lang w:eastAsia="fi-FI"/>
                    </w:rPr>
                    <w:t>SSss</w:t>
                  </w:r>
                  <w:r w:rsidRPr="00C0023F">
                    <w:rPr>
                      <w:rFonts w:eastAsia="Times New Roman" w:cs="Times New Roman"/>
                      <w:b/>
                      <w:color w:val="000000"/>
                      <w:szCs w:val="20"/>
                      <w:lang w:eastAsia="fi-FI"/>
                    </w:rPr>
                    <w:t>_</w:t>
                  </w:r>
                  <w:r w:rsidRPr="00C0023F">
                    <w:rPr>
                      <w:rFonts w:eastAsia="Times New Roman" w:cs="Times New Roman"/>
                      <w:b/>
                      <w:i/>
                      <w:color w:val="000000"/>
                      <w:szCs w:val="20"/>
                      <w:lang w:eastAsia="fi-FI"/>
                    </w:rPr>
                    <w:t>YYYY</w:t>
                  </w:r>
                  <w:r w:rsidRPr="00C0023F">
                    <w:rPr>
                      <w:rFonts w:eastAsia="Times New Roman" w:cs="Times New Roman"/>
                      <w:b/>
                      <w:color w:val="000000"/>
                      <w:szCs w:val="20"/>
                      <w:lang w:eastAsia="fi-FI"/>
                    </w:rPr>
                    <w:t>_NARPOut.txt</w:t>
                  </w:r>
                  <w:r w:rsidRPr="00C0023F">
                    <w:rPr>
                      <w:rFonts w:eastAsia="Times New Roman" w:cs="Times New Roman"/>
                      <w:color w:val="000000"/>
                      <w:szCs w:val="20"/>
                      <w:u w:val="single"/>
                      <w:lang w:eastAsia="fi-FI"/>
                    </w:rPr>
                    <w:t xml:space="preserve"> </w:t>
                  </w:r>
                  <w:r w:rsidR="00301F67" w:rsidRPr="003630C3">
                    <w:rPr>
                      <w:rFonts w:eastAsia="Times New Roman" w:cs="Times New Roman"/>
                      <w:color w:val="000000"/>
                      <w:szCs w:val="20"/>
                      <w:lang w:eastAsia="fi-FI"/>
                    </w:rPr>
                    <w:t>file</w:t>
                  </w:r>
                </w:p>
              </w:tc>
            </w:tr>
          </w:tbl>
          <w:p w14:paraId="2966905F"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p>
        </w:tc>
      </w:tr>
      <w:tr w:rsidR="00301F67" w:rsidRPr="001C53F7" w14:paraId="46A75617" w14:textId="77777777" w:rsidTr="00033E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207CF9DB" w14:textId="77777777" w:rsidR="00301F67" w:rsidRPr="00C0023F" w:rsidRDefault="00301F67" w:rsidP="004169A1">
            <w:pPr>
              <w:rPr>
                <w:rFonts w:eastAsia="Times New Roman" w:cs="Times New Roman"/>
                <w:b w:val="0"/>
                <w:i/>
                <w:color w:val="000000"/>
                <w:szCs w:val="20"/>
                <w:lang w:val="en-GB" w:eastAsia="fi-FI"/>
              </w:rPr>
            </w:pPr>
            <w:r w:rsidRPr="00C0023F">
              <w:rPr>
                <w:rFonts w:eastAsia="Times New Roman" w:cs="Times New Roman"/>
                <w:b w:val="0"/>
                <w:i/>
                <w:color w:val="000000"/>
                <w:szCs w:val="20"/>
                <w:lang w:val="en-GB" w:eastAsia="fi-FI"/>
              </w:rPr>
              <w:lastRenderedPageBreak/>
              <w:t>QSChoice</w:t>
            </w:r>
          </w:p>
        </w:tc>
        <w:tc>
          <w:tcPr>
            <w:tcW w:w="387" w:type="dxa"/>
          </w:tcPr>
          <w:p w14:paraId="758A0C77" w14:textId="77777777" w:rsidR="00301F67" w:rsidRPr="00CD250B" w:rsidRDefault="00301F67" w:rsidP="004169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S</w:t>
            </w:r>
          </w:p>
        </w:tc>
        <w:tc>
          <w:tcPr>
            <w:tcW w:w="7715" w:type="dxa"/>
          </w:tcPr>
          <w:p w14:paraId="4C0D1D20" w14:textId="77777777" w:rsidR="00301F67" w:rsidRPr="00CD250B" w:rsidRDefault="00301F67" w:rsidP="004169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 xml:space="preserve">Selects which method is used to determine </w:t>
            </w:r>
            <w:r w:rsidRPr="00CD250B">
              <w:rPr>
                <w:rFonts w:cs="Times New Roman"/>
                <w:szCs w:val="20"/>
                <w:lang w:val="en-GB"/>
              </w:rPr>
              <w:t xml:space="preserve">storage heat flux </w:t>
            </w:r>
            <w:r w:rsidRPr="00CD250B">
              <w:rPr>
                <w:rFonts w:eastAsia="Times New Roman" w:cs="Times New Roman"/>
                <w:color w:val="000000"/>
                <w:szCs w:val="20"/>
                <w:lang w:val="en-GB" w:eastAsia="fi-FI"/>
              </w:rPr>
              <w:t>Δ</w:t>
            </w:r>
            <w:r w:rsidRPr="00CD250B">
              <w:rPr>
                <w:rFonts w:eastAsia="Times New Roman" w:cs="Times New Roman"/>
                <w:i/>
                <w:iCs/>
                <w:color w:val="000000"/>
                <w:szCs w:val="20"/>
                <w:lang w:val="en-GB" w:eastAsia="fi-FI"/>
              </w:rPr>
              <w:t>Q</w:t>
            </w:r>
            <w:r w:rsidRPr="00CD250B">
              <w:rPr>
                <w:rFonts w:eastAsia="Times New Roman" w:cs="Times New Roman"/>
                <w:i/>
                <w:iCs/>
                <w:color w:val="000000"/>
                <w:szCs w:val="20"/>
                <w:vertAlign w:val="subscript"/>
                <w:lang w:val="en-GB" w:eastAsia="fi-FI"/>
              </w:rPr>
              <w:t>S</w:t>
            </w:r>
          </w:p>
          <w:tbl>
            <w:tblPr>
              <w:tblStyle w:val="TableGrid"/>
              <w:tblW w:w="0" w:type="auto"/>
              <w:tblLook w:val="04A0" w:firstRow="1" w:lastRow="0" w:firstColumn="1" w:lastColumn="0" w:noHBand="0" w:noVBand="1"/>
            </w:tblPr>
            <w:tblGrid>
              <w:gridCol w:w="717"/>
              <w:gridCol w:w="6318"/>
            </w:tblGrid>
            <w:tr w:rsidR="00301F67" w:rsidRPr="001C53F7" w14:paraId="15C203D2" w14:textId="77777777" w:rsidTr="00033ED9">
              <w:tc>
                <w:tcPr>
                  <w:tcW w:w="717" w:type="dxa"/>
                </w:tcPr>
                <w:p w14:paraId="2E23440B"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6318" w:type="dxa"/>
                </w:tcPr>
                <w:p w14:paraId="19F637A9"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301F67" w:rsidRPr="001C53F7" w14:paraId="28FAA23B" w14:textId="77777777" w:rsidTr="00033ED9">
              <w:tc>
                <w:tcPr>
                  <w:tcW w:w="717" w:type="dxa"/>
                </w:tcPr>
                <w:p w14:paraId="4F195652"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0</w:t>
                  </w:r>
                </w:p>
              </w:tc>
              <w:tc>
                <w:tcPr>
                  <w:tcW w:w="6318" w:type="dxa"/>
                </w:tcPr>
                <w:p w14:paraId="1A116920"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Not used</w:t>
                  </w:r>
                </w:p>
              </w:tc>
            </w:tr>
            <w:tr w:rsidR="00301F67" w:rsidRPr="00103F7A" w14:paraId="4785B5B3" w14:textId="77777777" w:rsidTr="00033ED9">
              <w:tc>
                <w:tcPr>
                  <w:tcW w:w="717" w:type="dxa"/>
                </w:tcPr>
                <w:p w14:paraId="322E6E5A"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1</w:t>
                  </w:r>
                </w:p>
              </w:tc>
              <w:tc>
                <w:tcPr>
                  <w:tcW w:w="6318" w:type="dxa"/>
                </w:tcPr>
                <w:p w14:paraId="3A4C4006" w14:textId="77777777" w:rsidR="002F6E02" w:rsidRPr="002F6E02" w:rsidRDefault="00301F67" w:rsidP="002F6E02">
                  <w:pPr>
                    <w:spacing w:before="4"/>
                  </w:pPr>
                  <w:r w:rsidRPr="002F6E02">
                    <w:rPr>
                      <w:rFonts w:cs="Times New Roman"/>
                      <w:szCs w:val="20"/>
                    </w:rPr>
                    <w:t>Modelled using the objective hysteresis model (OHM)</w:t>
                  </w:r>
                  <w:r w:rsidR="002F6E02" w:rsidRPr="002F6E02">
                    <w:t xml:space="preserve"> ) (</w:t>
                  </w:r>
                  <w:hyperlink w:anchor="GCO1991" w:history="1">
                    <w:r w:rsidR="002F6E02" w:rsidRPr="002F6E02">
                      <w:rPr>
                        <w:rStyle w:val="Hyperlink"/>
                      </w:rPr>
                      <w:t>Grimmond et al. 1991</w:t>
                    </w:r>
                  </w:hyperlink>
                  <w:r w:rsidR="002F6E02" w:rsidRPr="002F6E02">
                    <w:t>,</w:t>
                  </w:r>
                  <w:r w:rsidR="002F6E02" w:rsidRPr="002F6E02">
                    <w:rPr>
                      <w:sz w:val="18"/>
                      <w:szCs w:val="18"/>
                    </w:rPr>
                    <w:t xml:space="preserve"> </w:t>
                  </w:r>
                  <w:hyperlink w:anchor="G099a" w:history="1">
                    <w:r w:rsidR="002F6E02" w:rsidRPr="002F6E02">
                      <w:rPr>
                        <w:rStyle w:val="Hyperlink"/>
                        <w:sz w:val="18"/>
                        <w:szCs w:val="18"/>
                      </w:rPr>
                      <w:t>Grimmond &amp; Oke 1999a</w:t>
                    </w:r>
                  </w:hyperlink>
                  <w:r w:rsidR="002F6E02" w:rsidRPr="002F6E02">
                    <w:rPr>
                      <w:sz w:val="18"/>
                      <w:szCs w:val="18"/>
                    </w:rPr>
                    <w:t xml:space="preserve">, </w:t>
                  </w:r>
                  <w:hyperlink w:anchor="G02002" w:history="1">
                    <w:r w:rsidR="002F6E02" w:rsidRPr="002F6E02">
                      <w:rPr>
                        <w:rStyle w:val="Hyperlink"/>
                        <w:sz w:val="18"/>
                        <w:szCs w:val="18"/>
                      </w:rPr>
                      <w:t>2002</w:t>
                    </w:r>
                  </w:hyperlink>
                  <w:r w:rsidR="002F6E02" w:rsidRPr="002F6E02">
                    <w:rPr>
                      <w:sz w:val="18"/>
                      <w:szCs w:val="18"/>
                    </w:rPr>
                    <w:t xml:space="preserve">) </w:t>
                  </w:r>
                </w:p>
                <w:p w14:paraId="1A40EB0B" w14:textId="77777777" w:rsidR="00301F67" w:rsidRPr="00CD250B" w:rsidRDefault="00301F67" w:rsidP="004169A1">
                  <w:pPr>
                    <w:ind w:left="33" w:hanging="33"/>
                    <w:rPr>
                      <w:rFonts w:eastAsia="Times New Roman" w:cs="Times New Roman"/>
                      <w:color w:val="000000"/>
                      <w:szCs w:val="20"/>
                      <w:lang w:eastAsia="fi-FI"/>
                    </w:rPr>
                  </w:pPr>
                  <w:r w:rsidRPr="00CD250B">
                    <w:rPr>
                      <w:rFonts w:cs="Times New Roman"/>
                      <w:szCs w:val="20"/>
                    </w:rPr>
                    <w:t xml:space="preserve">The model is based on surface types </w:t>
                  </w:r>
                </w:p>
              </w:tc>
            </w:tr>
            <w:tr w:rsidR="00301F67" w:rsidRPr="001C53F7" w14:paraId="001977D6" w14:textId="77777777" w:rsidTr="00033ED9">
              <w:tc>
                <w:tcPr>
                  <w:tcW w:w="717" w:type="dxa"/>
                </w:tcPr>
                <w:p w14:paraId="6F987069"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2</w:t>
                  </w:r>
                </w:p>
              </w:tc>
              <w:tc>
                <w:tcPr>
                  <w:tcW w:w="6318" w:type="dxa"/>
                </w:tcPr>
                <w:p w14:paraId="461D6AEC" w14:textId="77777777" w:rsidR="00301F67" w:rsidRPr="00CD250B" w:rsidRDefault="00301F67" w:rsidP="004169A1">
                  <w:pPr>
                    <w:ind w:left="33" w:hanging="33"/>
                    <w:rPr>
                      <w:rFonts w:cs="Times New Roman"/>
                      <w:szCs w:val="20"/>
                    </w:rPr>
                  </w:pPr>
                  <w:r w:rsidRPr="00C0023F">
                    <w:rPr>
                      <w:rFonts w:cs="Times New Roman"/>
                      <w:i/>
                      <w:szCs w:val="20"/>
                    </w:rPr>
                    <w:t>Observed</w:t>
                  </w:r>
                  <w:r w:rsidRPr="00CD250B">
                    <w:rPr>
                      <w:rFonts w:cs="Times New Roman"/>
                      <w:szCs w:val="20"/>
                    </w:rPr>
                    <w:t xml:space="preserve"> Δ</w:t>
                  </w:r>
                  <w:r w:rsidRPr="00CD250B">
                    <w:rPr>
                      <w:rFonts w:cs="Times New Roman"/>
                      <w:i/>
                      <w:szCs w:val="20"/>
                    </w:rPr>
                    <w:t>Q</w:t>
                  </w:r>
                  <w:r w:rsidRPr="00CD250B">
                    <w:rPr>
                      <w:rFonts w:cs="Times New Roman"/>
                      <w:i/>
                      <w:szCs w:val="20"/>
                      <w:vertAlign w:val="subscript"/>
                    </w:rPr>
                    <w:t>s</w:t>
                  </w:r>
                  <w:r w:rsidRPr="00CD250B">
                    <w:rPr>
                      <w:rFonts w:cs="Times New Roman"/>
                      <w:szCs w:val="20"/>
                    </w:rPr>
                    <w:t xml:space="preserve"> values are used from the meteorological input file</w:t>
                  </w:r>
                </w:p>
                <w:p w14:paraId="719BC675" w14:textId="77777777" w:rsidR="00301F67" w:rsidRPr="00CD250B" w:rsidRDefault="00301F67" w:rsidP="004169A1">
                  <w:pPr>
                    <w:ind w:left="33" w:hanging="33"/>
                    <w:rPr>
                      <w:rFonts w:cs="Times New Roman"/>
                      <w:i/>
                      <w:szCs w:val="20"/>
                    </w:rPr>
                  </w:pPr>
                  <w:r w:rsidRPr="00CD250B">
                    <w:rPr>
                      <w:rFonts w:cs="Times New Roman"/>
                      <w:szCs w:val="20"/>
                    </w:rPr>
                    <w:t>see also</w:t>
                  </w:r>
                  <w:r w:rsidRPr="00CD250B">
                    <w:rPr>
                      <w:rFonts w:cs="Times New Roman"/>
                      <w:b/>
                      <w:szCs w:val="20"/>
                    </w:rPr>
                    <w:t xml:space="preserve"> </w:t>
                  </w:r>
                  <w:r w:rsidRPr="00C0023F">
                    <w:rPr>
                      <w:rFonts w:cs="Times New Roman"/>
                      <w:i/>
                      <w:szCs w:val="20"/>
                    </w:rPr>
                    <w:t>defaultQs</w:t>
                  </w:r>
                </w:p>
              </w:tc>
            </w:tr>
          </w:tbl>
          <w:p w14:paraId="6C16EDA2" w14:textId="77777777" w:rsidR="00301F67" w:rsidRPr="00CD250B" w:rsidRDefault="00301F67" w:rsidP="004169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p>
        </w:tc>
      </w:tr>
      <w:tr w:rsidR="00BF494B" w:rsidRPr="001C53F7" w14:paraId="6CA91D5C" w14:textId="77777777" w:rsidTr="00033ED9">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1C9E89BF" w14:textId="77777777" w:rsidR="00BF494B" w:rsidRPr="00BF494B" w:rsidRDefault="00BF494B" w:rsidP="004169A1">
            <w:pPr>
              <w:rPr>
                <w:rFonts w:eastAsia="Times New Roman" w:cs="Times New Roman"/>
                <w:b w:val="0"/>
                <w:i/>
                <w:color w:val="000000"/>
                <w:szCs w:val="20"/>
                <w:lang w:val="en-GB" w:eastAsia="fi-FI"/>
              </w:rPr>
            </w:pPr>
            <w:r w:rsidRPr="00BF494B">
              <w:rPr>
                <w:rFonts w:eastAsia="Times New Roman" w:cs="Times New Roman"/>
                <w:b w:val="0"/>
                <w:i/>
                <w:color w:val="000000"/>
                <w:szCs w:val="20"/>
                <w:lang w:val="en-GB" w:eastAsia="fi-FI"/>
              </w:rPr>
              <w:t>OHMIncQF</w:t>
            </w:r>
          </w:p>
        </w:tc>
        <w:tc>
          <w:tcPr>
            <w:tcW w:w="387" w:type="dxa"/>
          </w:tcPr>
          <w:p w14:paraId="0917329E" w14:textId="77777777" w:rsidR="00BF494B" w:rsidRPr="00CD250B" w:rsidRDefault="00BF494B"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S</w:t>
            </w:r>
          </w:p>
        </w:tc>
        <w:tc>
          <w:tcPr>
            <w:tcW w:w="7715" w:type="dxa"/>
          </w:tcPr>
          <w:p w14:paraId="59FD7CC9" w14:textId="77777777" w:rsidR="00BF494B" w:rsidRPr="00CD250B" w:rsidRDefault="00BF494B" w:rsidP="00BF494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Specifies whether the storage heat flux calculation uses Q* (0) or Q* + QF (1, recommended)</w:t>
            </w:r>
          </w:p>
        </w:tc>
      </w:tr>
      <w:tr w:rsidR="00301F67" w:rsidRPr="001C53F7" w14:paraId="23B3BB96" w14:textId="77777777" w:rsidTr="00033E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2ED8334E" w14:textId="77777777" w:rsidR="00301F67" w:rsidRPr="00C0023F" w:rsidRDefault="00301F67" w:rsidP="004169A1">
            <w:pPr>
              <w:rPr>
                <w:rFonts w:eastAsia="Times New Roman" w:cs="Times New Roman"/>
                <w:b w:val="0"/>
                <w:i/>
                <w:color w:val="000000"/>
                <w:szCs w:val="20"/>
                <w:lang w:val="en-GB" w:eastAsia="fi-FI"/>
              </w:rPr>
            </w:pPr>
            <w:r w:rsidRPr="00C0023F">
              <w:rPr>
                <w:rFonts w:eastAsia="Times New Roman" w:cs="Times New Roman"/>
                <w:b w:val="0"/>
                <w:i/>
                <w:color w:val="000000"/>
                <w:szCs w:val="20"/>
                <w:lang w:val="en-GB" w:eastAsia="fi-FI"/>
              </w:rPr>
              <w:t>RoughLen_heat</w:t>
            </w:r>
          </w:p>
        </w:tc>
        <w:tc>
          <w:tcPr>
            <w:tcW w:w="387" w:type="dxa"/>
          </w:tcPr>
          <w:p w14:paraId="37350BEE" w14:textId="77777777" w:rsidR="00301F67" w:rsidRPr="00CD250B" w:rsidRDefault="00301F67" w:rsidP="004169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M</w:t>
            </w:r>
          </w:p>
        </w:tc>
        <w:tc>
          <w:tcPr>
            <w:tcW w:w="7715" w:type="dxa"/>
          </w:tcPr>
          <w:p w14:paraId="09178613" w14:textId="77777777" w:rsidR="00301F67" w:rsidRPr="00CD250B" w:rsidRDefault="00301F67" w:rsidP="004169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 xml:space="preserve">Method to calculate roughness </w:t>
            </w:r>
            <w:r w:rsidR="00C0023F" w:rsidRPr="00CD250B">
              <w:rPr>
                <w:rFonts w:eastAsia="Times New Roman" w:cs="Times New Roman"/>
                <w:color w:val="000000"/>
                <w:szCs w:val="20"/>
                <w:lang w:val="en-GB" w:eastAsia="fi-FI"/>
              </w:rPr>
              <w:t>len</w:t>
            </w:r>
            <w:r w:rsidR="00C0023F">
              <w:rPr>
                <w:rFonts w:eastAsia="Times New Roman" w:cs="Times New Roman"/>
                <w:color w:val="000000"/>
                <w:szCs w:val="20"/>
                <w:lang w:val="en-GB" w:eastAsia="fi-FI"/>
              </w:rPr>
              <w:t>gt</w:t>
            </w:r>
            <w:r w:rsidR="00C0023F" w:rsidRPr="00CD250B">
              <w:rPr>
                <w:rFonts w:eastAsia="Times New Roman" w:cs="Times New Roman"/>
                <w:color w:val="000000"/>
                <w:szCs w:val="20"/>
                <w:lang w:val="en-GB" w:eastAsia="fi-FI"/>
              </w:rPr>
              <w:t xml:space="preserve">h </w:t>
            </w:r>
            <w:r w:rsidRPr="00CD250B">
              <w:rPr>
                <w:rFonts w:eastAsia="Times New Roman" w:cs="Times New Roman"/>
                <w:color w:val="000000"/>
                <w:szCs w:val="20"/>
                <w:lang w:val="en-GB" w:eastAsia="fi-FI"/>
              </w:rPr>
              <w:t>for heat to be used</w:t>
            </w:r>
          </w:p>
          <w:tbl>
            <w:tblPr>
              <w:tblStyle w:val="TableGrid"/>
              <w:tblW w:w="0" w:type="auto"/>
              <w:tblLook w:val="04A0" w:firstRow="1" w:lastRow="0" w:firstColumn="1" w:lastColumn="0" w:noHBand="0" w:noVBand="1"/>
            </w:tblPr>
            <w:tblGrid>
              <w:gridCol w:w="798"/>
              <w:gridCol w:w="3969"/>
            </w:tblGrid>
            <w:tr w:rsidR="00301F67" w:rsidRPr="001C53F7" w14:paraId="30B58B9C" w14:textId="77777777" w:rsidTr="00033ED9">
              <w:trPr>
                <w:trHeight w:val="64"/>
              </w:trPr>
              <w:tc>
                <w:tcPr>
                  <w:tcW w:w="798" w:type="dxa"/>
                </w:tcPr>
                <w:p w14:paraId="667F4DDB"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3969" w:type="dxa"/>
                </w:tcPr>
                <w:p w14:paraId="3CDACB49"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301F67" w:rsidRPr="001C53F7" w14:paraId="06CE307C" w14:textId="77777777" w:rsidTr="00033ED9">
              <w:tc>
                <w:tcPr>
                  <w:tcW w:w="798" w:type="dxa"/>
                </w:tcPr>
                <w:p w14:paraId="3FB99C37"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0</w:t>
                  </w:r>
                </w:p>
              </w:tc>
              <w:tc>
                <w:tcPr>
                  <w:tcW w:w="3969" w:type="dxa"/>
                </w:tcPr>
                <w:p w14:paraId="4EAABAD4"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Not used</w:t>
                  </w:r>
                </w:p>
              </w:tc>
            </w:tr>
            <w:tr w:rsidR="00301F67" w:rsidRPr="001C53F7" w14:paraId="0662B6DE" w14:textId="77777777" w:rsidTr="00033ED9">
              <w:tc>
                <w:tcPr>
                  <w:tcW w:w="798" w:type="dxa"/>
                </w:tcPr>
                <w:p w14:paraId="2F26B3E1"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1</w:t>
                  </w:r>
                </w:p>
              </w:tc>
              <w:tc>
                <w:tcPr>
                  <w:tcW w:w="3969" w:type="dxa"/>
                </w:tcPr>
                <w:p w14:paraId="7ACF865E" w14:textId="77777777" w:rsidR="00301F67" w:rsidRPr="00CD250B" w:rsidRDefault="00301F67" w:rsidP="003051DA">
                  <w:pPr>
                    <w:rPr>
                      <w:rFonts w:eastAsia="Times New Roman" w:cs="Times New Roman"/>
                      <w:color w:val="000000"/>
                      <w:szCs w:val="20"/>
                      <w:lang w:eastAsia="fi-FI"/>
                    </w:rPr>
                  </w:pPr>
                  <w:r w:rsidRPr="00CD250B">
                    <w:rPr>
                      <w:rFonts w:cs="Times New Roman"/>
                      <w:szCs w:val="20"/>
                    </w:rPr>
                    <w:t>as</w:t>
                  </w:r>
                  <w:r w:rsidR="003051DA">
                    <w:rPr>
                      <w:rFonts w:cs="Times New Roman"/>
                      <w:szCs w:val="20"/>
                    </w:rPr>
                    <w:t xml:space="preserve"> </w:t>
                  </w:r>
                  <w:r w:rsidRPr="00CD250B">
                    <w:rPr>
                      <w:rFonts w:cs="Times New Roman"/>
                      <w:szCs w:val="20"/>
                    </w:rPr>
                    <w:t>0.1</w:t>
                  </w:r>
                  <w:r w:rsidRPr="00CD250B">
                    <w:rPr>
                      <w:rFonts w:cs="Times New Roman"/>
                      <w:i/>
                      <w:szCs w:val="20"/>
                    </w:rPr>
                    <w:t>z</w:t>
                  </w:r>
                  <w:r w:rsidRPr="00CD250B">
                    <w:rPr>
                      <w:rFonts w:cs="Times New Roman"/>
                      <w:i/>
                      <w:szCs w:val="20"/>
                      <w:vertAlign w:val="subscript"/>
                    </w:rPr>
                    <w:t>0m</w:t>
                  </w:r>
                </w:p>
              </w:tc>
            </w:tr>
            <w:tr w:rsidR="00301F67" w:rsidRPr="001C53F7" w14:paraId="4A4D66C0" w14:textId="77777777" w:rsidTr="00033ED9">
              <w:tc>
                <w:tcPr>
                  <w:tcW w:w="798" w:type="dxa"/>
                </w:tcPr>
                <w:p w14:paraId="140E19B9" w14:textId="77777777" w:rsidR="00301F67" w:rsidRPr="00CD250B" w:rsidRDefault="00301F67" w:rsidP="000530D8">
                  <w:pPr>
                    <w:rPr>
                      <w:rFonts w:eastAsia="Times New Roman" w:cs="Times New Roman"/>
                      <w:color w:val="000000"/>
                      <w:szCs w:val="20"/>
                      <w:lang w:eastAsia="fi-FI"/>
                    </w:rPr>
                  </w:pPr>
                  <w:r w:rsidRPr="00CD250B">
                    <w:rPr>
                      <w:rFonts w:eastAsia="Times New Roman" w:cs="Times New Roman"/>
                      <w:color w:val="000000"/>
                      <w:szCs w:val="20"/>
                      <w:lang w:eastAsia="fi-FI"/>
                    </w:rPr>
                    <w:t xml:space="preserve">2 </w:t>
                  </w:r>
                </w:p>
              </w:tc>
              <w:tc>
                <w:tcPr>
                  <w:tcW w:w="3969" w:type="dxa"/>
                </w:tcPr>
                <w:p w14:paraId="7BFD9516" w14:textId="77777777" w:rsidR="00301F67" w:rsidRPr="00CD250B" w:rsidRDefault="00301F67" w:rsidP="00CD7BE0">
                  <w:pPr>
                    <w:rPr>
                      <w:rFonts w:eastAsia="Times New Roman" w:cs="Times New Roman"/>
                      <w:color w:val="000000"/>
                      <w:szCs w:val="20"/>
                      <w:lang w:eastAsia="fi-FI"/>
                    </w:rPr>
                  </w:pPr>
                  <w:r w:rsidRPr="00CD250B">
                    <w:rPr>
                      <w:rFonts w:cs="Times New Roman"/>
                      <w:szCs w:val="20"/>
                    </w:rPr>
                    <w:t xml:space="preserve">according to </w:t>
                  </w:r>
                  <w:hyperlink w:anchor="Kawai" w:history="1">
                    <w:r w:rsidRPr="00CD7BE0">
                      <w:rPr>
                        <w:rStyle w:val="Hyperlink"/>
                        <w:rFonts w:cs="Times New Roman"/>
                        <w:szCs w:val="20"/>
                      </w:rPr>
                      <w:t>Kawai et al. (2009</w:t>
                    </w:r>
                  </w:hyperlink>
                  <w:r w:rsidRPr="00CD250B">
                    <w:rPr>
                      <w:rFonts w:cs="Times New Roman"/>
                      <w:szCs w:val="20"/>
                    </w:rPr>
                    <w:t>)</w:t>
                  </w:r>
                  <w:r w:rsidR="000530D8" w:rsidRPr="000530D8">
                    <w:rPr>
                      <w:rFonts w:eastAsia="Times New Roman" w:cs="Times New Roman"/>
                      <w:b/>
                      <w:szCs w:val="20"/>
                      <w:lang w:eastAsia="fi-FI"/>
                    </w:rPr>
                    <w:t xml:space="preserve"> </w:t>
                  </w:r>
                  <w:r w:rsidR="000530D8">
                    <w:rPr>
                      <w:rFonts w:eastAsia="Times New Roman" w:cs="Times New Roman"/>
                      <w:b/>
                      <w:szCs w:val="20"/>
                      <w:lang w:eastAsia="fi-FI"/>
                    </w:rPr>
                    <w:t>(</w:t>
                  </w:r>
                  <w:r w:rsidR="000530D8" w:rsidRPr="000530D8">
                    <w:rPr>
                      <w:rFonts w:eastAsia="Times New Roman" w:cs="Times New Roman"/>
                      <w:b/>
                      <w:szCs w:val="20"/>
                      <w:lang w:eastAsia="fi-FI"/>
                    </w:rPr>
                    <w:t>recommended</w:t>
                  </w:r>
                  <w:r w:rsidR="000530D8">
                    <w:rPr>
                      <w:rFonts w:eastAsia="Times New Roman" w:cs="Times New Roman"/>
                      <w:b/>
                      <w:szCs w:val="20"/>
                      <w:lang w:eastAsia="fi-FI"/>
                    </w:rPr>
                    <w:t>)</w:t>
                  </w:r>
                </w:p>
              </w:tc>
            </w:tr>
            <w:tr w:rsidR="00301F67" w:rsidRPr="00103F7A" w14:paraId="71D8E607" w14:textId="77777777" w:rsidTr="00033ED9">
              <w:tc>
                <w:tcPr>
                  <w:tcW w:w="798" w:type="dxa"/>
                </w:tcPr>
                <w:p w14:paraId="166BB409"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3</w:t>
                  </w:r>
                </w:p>
              </w:tc>
              <w:tc>
                <w:tcPr>
                  <w:tcW w:w="3969" w:type="dxa"/>
                </w:tcPr>
                <w:p w14:paraId="3CE68068" w14:textId="77777777" w:rsidR="00301F67" w:rsidRPr="00CD250B" w:rsidRDefault="00301F67" w:rsidP="00CD7BE0">
                  <w:pPr>
                    <w:rPr>
                      <w:rFonts w:eastAsia="Times New Roman" w:cs="Times New Roman"/>
                      <w:color w:val="000000"/>
                      <w:szCs w:val="20"/>
                      <w:lang w:eastAsia="fi-FI"/>
                    </w:rPr>
                  </w:pPr>
                  <w:r w:rsidRPr="00CD250B">
                    <w:rPr>
                      <w:rFonts w:cs="Times New Roman"/>
                      <w:szCs w:val="20"/>
                    </w:rPr>
                    <w:t xml:space="preserve">according to </w:t>
                  </w:r>
                  <w:hyperlink w:anchor="Voogt" w:history="1">
                    <w:r w:rsidR="00273F06" w:rsidRPr="00CD7BE0">
                      <w:rPr>
                        <w:rStyle w:val="Hyperlink"/>
                        <w:rFonts w:cs="Times New Roman"/>
                        <w:szCs w:val="20"/>
                      </w:rPr>
                      <w:t>Voog</w:t>
                    </w:r>
                    <w:r w:rsidR="00337E76" w:rsidRPr="00CD7BE0">
                      <w:rPr>
                        <w:rStyle w:val="Hyperlink"/>
                        <w:rFonts w:cs="Times New Roman"/>
                        <w:szCs w:val="20"/>
                      </w:rPr>
                      <w:t>t</w:t>
                    </w:r>
                    <w:r w:rsidR="00273F06" w:rsidRPr="00CD7BE0">
                      <w:rPr>
                        <w:rStyle w:val="Hyperlink"/>
                        <w:rFonts w:cs="Times New Roman"/>
                        <w:szCs w:val="20"/>
                      </w:rPr>
                      <w:t xml:space="preserve"> </w:t>
                    </w:r>
                    <w:r w:rsidRPr="00CD7BE0">
                      <w:rPr>
                        <w:rStyle w:val="Hyperlink"/>
                        <w:rFonts w:cs="Times New Roman"/>
                        <w:szCs w:val="20"/>
                      </w:rPr>
                      <w:t>and Grimmond (2000</w:t>
                    </w:r>
                  </w:hyperlink>
                  <w:r w:rsidRPr="00CD250B">
                    <w:rPr>
                      <w:rFonts w:cs="Times New Roman"/>
                      <w:szCs w:val="20"/>
                    </w:rPr>
                    <w:t>)</w:t>
                  </w:r>
                </w:p>
              </w:tc>
            </w:tr>
            <w:tr w:rsidR="00301F67" w:rsidRPr="001C53F7" w14:paraId="5888C77E" w14:textId="77777777" w:rsidTr="00033ED9">
              <w:tc>
                <w:tcPr>
                  <w:tcW w:w="798" w:type="dxa"/>
                </w:tcPr>
                <w:p w14:paraId="28FD88FD"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4</w:t>
                  </w:r>
                </w:p>
              </w:tc>
              <w:tc>
                <w:tcPr>
                  <w:tcW w:w="3969" w:type="dxa"/>
                </w:tcPr>
                <w:p w14:paraId="217D21DC" w14:textId="77777777" w:rsidR="00301F67" w:rsidRPr="00CD250B" w:rsidRDefault="00301F67" w:rsidP="00CD7BE0">
                  <w:pPr>
                    <w:rPr>
                      <w:rFonts w:eastAsia="Times New Roman" w:cs="Times New Roman"/>
                      <w:color w:val="000000"/>
                      <w:szCs w:val="20"/>
                      <w:lang w:eastAsia="fi-FI"/>
                    </w:rPr>
                  </w:pPr>
                  <w:r w:rsidRPr="00CD250B">
                    <w:rPr>
                      <w:rFonts w:cs="Times New Roman"/>
                      <w:szCs w:val="20"/>
                    </w:rPr>
                    <w:t xml:space="preserve">according to </w:t>
                  </w:r>
                  <w:hyperlink w:anchor="Kawai" w:history="1">
                    <w:r w:rsidRPr="00CD7BE0">
                      <w:rPr>
                        <w:rStyle w:val="Hyperlink"/>
                        <w:rFonts w:cs="Times New Roman"/>
                        <w:szCs w:val="20"/>
                      </w:rPr>
                      <w:t>Kanda et al. (2007</w:t>
                    </w:r>
                  </w:hyperlink>
                  <w:r w:rsidRPr="00CD250B">
                    <w:rPr>
                      <w:rFonts w:cs="Times New Roman"/>
                      <w:szCs w:val="20"/>
                    </w:rPr>
                    <w:t>)</w:t>
                  </w:r>
                </w:p>
              </w:tc>
            </w:tr>
          </w:tbl>
          <w:p w14:paraId="125A0D0F" w14:textId="77777777" w:rsidR="00301F67" w:rsidRPr="00CD250B" w:rsidRDefault="00301F67" w:rsidP="004169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p>
        </w:tc>
      </w:tr>
      <w:tr w:rsidR="00301F67" w:rsidRPr="00103F7A" w14:paraId="51FA8EAD" w14:textId="77777777" w:rsidTr="00033ED9">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413039BE" w14:textId="77777777" w:rsidR="00301F67" w:rsidRPr="00C0023F" w:rsidRDefault="00301F67" w:rsidP="004169A1">
            <w:pPr>
              <w:rPr>
                <w:rFonts w:eastAsia="Times New Roman" w:cs="Times New Roman"/>
                <w:b w:val="0"/>
                <w:i/>
                <w:color w:val="000000"/>
                <w:szCs w:val="20"/>
                <w:lang w:val="en-GB" w:eastAsia="fi-FI"/>
              </w:rPr>
            </w:pPr>
            <w:r w:rsidRPr="00C0023F">
              <w:rPr>
                <w:rFonts w:eastAsia="Times New Roman" w:cs="Times New Roman"/>
                <w:b w:val="0"/>
                <w:i/>
                <w:color w:val="000000"/>
                <w:szCs w:val="20"/>
                <w:lang w:val="en-GB" w:eastAsia="fi-FI"/>
              </w:rPr>
              <w:t>smd_choice</w:t>
            </w:r>
          </w:p>
        </w:tc>
        <w:tc>
          <w:tcPr>
            <w:tcW w:w="387" w:type="dxa"/>
          </w:tcPr>
          <w:p w14:paraId="7223F61A"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W</w:t>
            </w:r>
          </w:p>
        </w:tc>
        <w:tc>
          <w:tcPr>
            <w:tcW w:w="7715" w:type="dxa"/>
          </w:tcPr>
          <w:p w14:paraId="68A5399B"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 xml:space="preserve">Soil moisture deficit </w:t>
            </w:r>
          </w:p>
          <w:tbl>
            <w:tblPr>
              <w:tblStyle w:val="TableGrid"/>
              <w:tblW w:w="0" w:type="auto"/>
              <w:tblLook w:val="04A0" w:firstRow="1" w:lastRow="0" w:firstColumn="1" w:lastColumn="0" w:noHBand="0" w:noVBand="1"/>
            </w:tblPr>
            <w:tblGrid>
              <w:gridCol w:w="656"/>
              <w:gridCol w:w="6379"/>
            </w:tblGrid>
            <w:tr w:rsidR="00301F67" w:rsidRPr="001C53F7" w14:paraId="3C67AC90" w14:textId="77777777" w:rsidTr="00033ED9">
              <w:tc>
                <w:tcPr>
                  <w:tcW w:w="656" w:type="dxa"/>
                </w:tcPr>
                <w:p w14:paraId="259FDA62" w14:textId="77777777" w:rsidR="00301F67" w:rsidRPr="00CD250B" w:rsidRDefault="00301F67" w:rsidP="004169A1">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6379" w:type="dxa"/>
                </w:tcPr>
                <w:p w14:paraId="0089AABC" w14:textId="77777777" w:rsidR="00301F67" w:rsidRPr="00CD250B" w:rsidRDefault="00301F67" w:rsidP="000C41E9">
                  <w:pPr>
                    <w:jc w:val="cente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301F67" w:rsidRPr="00103F7A" w14:paraId="756CFE07" w14:textId="77777777" w:rsidTr="00033ED9">
              <w:tc>
                <w:tcPr>
                  <w:tcW w:w="656" w:type="dxa"/>
                </w:tcPr>
                <w:p w14:paraId="7053E7FA" w14:textId="77777777" w:rsidR="00301F67" w:rsidRPr="00293672" w:rsidRDefault="00301F67" w:rsidP="004169A1">
                  <w:pPr>
                    <w:rPr>
                      <w:rFonts w:eastAsia="Times New Roman" w:cs="Times New Roman"/>
                      <w:color w:val="000000"/>
                      <w:szCs w:val="20"/>
                      <w:lang w:eastAsia="fi-FI"/>
                    </w:rPr>
                  </w:pPr>
                  <w:r w:rsidRPr="00293672">
                    <w:rPr>
                      <w:rFonts w:eastAsia="Times New Roman" w:cs="Times New Roman"/>
                      <w:color w:val="000000"/>
                      <w:szCs w:val="20"/>
                      <w:lang w:eastAsia="fi-FI"/>
                    </w:rPr>
                    <w:t>0</w:t>
                  </w:r>
                </w:p>
              </w:tc>
              <w:tc>
                <w:tcPr>
                  <w:tcW w:w="6379" w:type="dxa"/>
                </w:tcPr>
                <w:p w14:paraId="5DF75B0E" w14:textId="7136538D" w:rsidR="00301F67" w:rsidRPr="00293672" w:rsidRDefault="00301F67" w:rsidP="00A858C0">
                  <w:pPr>
                    <w:rPr>
                      <w:rFonts w:eastAsia="Times New Roman" w:cs="Times New Roman"/>
                      <w:color w:val="000000"/>
                      <w:szCs w:val="20"/>
                      <w:lang w:eastAsia="fi-FI"/>
                    </w:rPr>
                  </w:pPr>
                  <w:r w:rsidRPr="00293672">
                    <w:rPr>
                      <w:rFonts w:eastAsia="Times New Roman" w:cs="Times New Roman"/>
                      <w:color w:val="000000"/>
                      <w:szCs w:val="20"/>
                      <w:lang w:eastAsia="fi-FI"/>
                    </w:rPr>
                    <w:t>Modelled</w:t>
                  </w:r>
                  <w:r w:rsidR="000A311A" w:rsidRPr="00293672">
                    <w:rPr>
                      <w:rFonts w:eastAsia="Times New Roman" w:cs="Times New Roman"/>
                      <w:color w:val="000000"/>
                      <w:szCs w:val="20"/>
                      <w:lang w:eastAsia="fi-FI"/>
                    </w:rPr>
                    <w:t xml:space="preserve"> – need </w:t>
                  </w:r>
                  <w:r w:rsidR="00D95ABB" w:rsidRPr="00293672">
                    <w:rPr>
                      <w:rFonts w:eastAsia="Times New Roman" w:cs="Times New Roman"/>
                      <w:color w:val="000000"/>
                      <w:szCs w:val="20"/>
                      <w:lang w:eastAsia="fi-FI"/>
                    </w:rPr>
                    <w:t xml:space="preserve">to provide </w:t>
                  </w:r>
                  <w:r w:rsidR="000A311A" w:rsidRPr="00293672">
                    <w:rPr>
                      <w:rFonts w:eastAsia="Times New Roman" w:cs="Times New Roman"/>
                      <w:color w:val="000000"/>
                      <w:szCs w:val="20"/>
                      <w:lang w:eastAsia="fi-FI"/>
                    </w:rPr>
                    <w:t xml:space="preserve">values for </w:t>
                  </w:r>
                  <w:r w:rsidR="00D95ABB" w:rsidRPr="00293672">
                    <w:rPr>
                      <w:rFonts w:eastAsia="Times New Roman" w:cs="Times New Roman"/>
                      <w:i/>
                      <w:color w:val="000000"/>
                      <w:szCs w:val="20"/>
                      <w:lang w:eastAsia="fi-FI"/>
                    </w:rPr>
                    <w:t>SoilDepth</w:t>
                  </w:r>
                  <w:r w:rsidR="00D95ABB" w:rsidRPr="00293672">
                    <w:rPr>
                      <w:rFonts w:eastAsia="Times New Roman" w:cs="Times New Roman"/>
                      <w:color w:val="000000"/>
                      <w:szCs w:val="20"/>
                      <w:lang w:eastAsia="fi-FI"/>
                    </w:rPr>
                    <w:t xml:space="preserve">, </w:t>
                  </w:r>
                  <w:r w:rsidR="00D95ABB" w:rsidRPr="00293672">
                    <w:rPr>
                      <w:rFonts w:eastAsia="Times New Roman" w:cs="Times New Roman"/>
                      <w:i/>
                      <w:color w:val="000000"/>
                      <w:szCs w:val="20"/>
                      <w:lang w:eastAsia="fi-FI"/>
                    </w:rPr>
                    <w:t>S</w:t>
                  </w:r>
                  <w:r w:rsidR="000A311A" w:rsidRPr="00293672">
                    <w:rPr>
                      <w:rFonts w:eastAsia="Times New Roman" w:cs="Times New Roman"/>
                      <w:i/>
                      <w:color w:val="000000"/>
                      <w:szCs w:val="20"/>
                      <w:lang w:eastAsia="fi-FI"/>
                    </w:rPr>
                    <w:t>oil</w:t>
                  </w:r>
                  <w:r w:rsidR="00D95ABB" w:rsidRPr="00293672">
                    <w:rPr>
                      <w:rFonts w:eastAsia="Times New Roman" w:cs="Times New Roman"/>
                      <w:i/>
                      <w:color w:val="000000"/>
                      <w:szCs w:val="20"/>
                      <w:lang w:eastAsia="fi-FI"/>
                    </w:rPr>
                    <w:t>S</w:t>
                  </w:r>
                  <w:r w:rsidR="000A311A" w:rsidRPr="00293672">
                    <w:rPr>
                      <w:rFonts w:eastAsia="Times New Roman" w:cs="Times New Roman"/>
                      <w:i/>
                      <w:color w:val="000000"/>
                      <w:szCs w:val="20"/>
                      <w:lang w:eastAsia="fi-FI"/>
                    </w:rPr>
                    <w:t>toreCap</w:t>
                  </w:r>
                  <w:r w:rsidR="00D95ABB" w:rsidRPr="00293672">
                    <w:rPr>
                      <w:rFonts w:eastAsia="Times New Roman" w:cs="Times New Roman"/>
                      <w:color w:val="000000"/>
                      <w:szCs w:val="20"/>
                      <w:lang w:eastAsia="fi-FI"/>
                    </w:rPr>
                    <w:t xml:space="preserve"> </w:t>
                  </w:r>
                  <w:r w:rsidR="000A311A" w:rsidRPr="00293672">
                    <w:rPr>
                      <w:rFonts w:eastAsia="Times New Roman" w:cs="Times New Roman"/>
                      <w:color w:val="000000"/>
                      <w:szCs w:val="20"/>
                      <w:lang w:eastAsia="fi-FI"/>
                    </w:rPr>
                    <w:t xml:space="preserve">and </w:t>
                  </w:r>
                  <w:r w:rsidR="000A311A" w:rsidRPr="00293672">
                    <w:rPr>
                      <w:rFonts w:eastAsia="Times New Roman" w:cs="Times New Roman"/>
                      <w:i/>
                      <w:color w:val="000000"/>
                      <w:szCs w:val="20"/>
                      <w:lang w:eastAsia="fi-FI"/>
                    </w:rPr>
                    <w:t>SatHydraulicConduct</w:t>
                  </w:r>
                  <w:r w:rsidR="00273F06" w:rsidRPr="00293672">
                    <w:rPr>
                      <w:rFonts w:eastAsia="Times New Roman" w:cs="Times New Roman"/>
                      <w:color w:val="000000"/>
                      <w:szCs w:val="20"/>
                      <w:lang w:eastAsia="fi-FI"/>
                    </w:rPr>
                    <w:t xml:space="preserve"> </w:t>
                  </w:r>
                  <w:r w:rsidR="000A311A" w:rsidRPr="00293672">
                    <w:rPr>
                      <w:rFonts w:eastAsia="Times New Roman" w:cs="Times New Roman"/>
                      <w:color w:val="000000"/>
                      <w:szCs w:val="20"/>
                      <w:lang w:eastAsia="fi-FI"/>
                    </w:rPr>
                    <w:t xml:space="preserve">in </w:t>
                  </w:r>
                  <w:r w:rsidR="00384BD1" w:rsidRPr="00293672">
                    <w:rPr>
                      <w:rFonts w:eastAsia="Times New Roman" w:cs="Times New Roman"/>
                      <w:b/>
                      <w:color w:val="000000"/>
                      <w:szCs w:val="20"/>
                      <w:lang w:eastAsia="fi-FI"/>
                    </w:rPr>
                    <w:t>SUEWS_</w:t>
                  </w:r>
                  <w:r w:rsidR="00D95ABB" w:rsidRPr="00293672">
                    <w:rPr>
                      <w:rFonts w:eastAsia="Times New Roman" w:cs="Times New Roman"/>
                      <w:b/>
                      <w:color w:val="000000"/>
                      <w:szCs w:val="20"/>
                      <w:lang w:eastAsia="fi-FI"/>
                    </w:rPr>
                    <w:t>S</w:t>
                  </w:r>
                  <w:r w:rsidR="00211575" w:rsidRPr="00293672">
                    <w:rPr>
                      <w:rFonts w:eastAsia="Times New Roman" w:cs="Times New Roman"/>
                      <w:b/>
                      <w:color w:val="000000"/>
                      <w:szCs w:val="20"/>
                      <w:lang w:eastAsia="fi-FI"/>
                    </w:rPr>
                    <w:t>oil</w:t>
                  </w:r>
                  <w:r w:rsidR="000A311A" w:rsidRPr="00293672">
                    <w:rPr>
                      <w:rFonts w:eastAsia="Times New Roman" w:cs="Times New Roman"/>
                      <w:b/>
                      <w:color w:val="000000"/>
                      <w:szCs w:val="20"/>
                      <w:lang w:eastAsia="fi-FI"/>
                    </w:rPr>
                    <w:t>.</w:t>
                  </w:r>
                  <w:r w:rsidR="00384BD1" w:rsidRPr="00293672">
                    <w:rPr>
                      <w:rFonts w:eastAsia="Times New Roman" w:cs="Times New Roman"/>
                      <w:b/>
                      <w:color w:val="000000"/>
                      <w:szCs w:val="20"/>
                      <w:lang w:eastAsia="fi-FI"/>
                    </w:rPr>
                    <w:t>txt</w:t>
                  </w:r>
                  <w:r w:rsidR="005A56DC">
                    <w:rPr>
                      <w:rFonts w:eastAsia="Times New Roman" w:cs="Times New Roman"/>
                      <w:b/>
                      <w:color w:val="000000"/>
                      <w:szCs w:val="20"/>
                      <w:lang w:eastAsia="fi-FI"/>
                    </w:rPr>
                    <w:t xml:space="preserve">. </w:t>
                  </w:r>
                  <w:r w:rsidR="00A858C0">
                    <w:rPr>
                      <w:rFonts w:eastAsia="Times New Roman" w:cs="Times New Roman"/>
                      <w:b/>
                      <w:color w:val="000000"/>
                      <w:szCs w:val="20"/>
                      <w:lang w:eastAsia="fi-FI"/>
                    </w:rPr>
                    <w:t>(</w:t>
                  </w:r>
                  <w:r w:rsidR="005A56DC">
                    <w:rPr>
                      <w:rFonts w:eastAsia="Times New Roman" w:cs="Times New Roman"/>
                      <w:b/>
                      <w:color w:val="000000"/>
                      <w:szCs w:val="20"/>
                      <w:lang w:eastAsia="fi-FI"/>
                    </w:rPr>
                    <w:t>Recommended in current release</w:t>
                  </w:r>
                  <w:r w:rsidR="00A858C0">
                    <w:rPr>
                      <w:rFonts w:eastAsia="Times New Roman" w:cs="Times New Roman"/>
                      <w:b/>
                      <w:color w:val="000000"/>
                      <w:szCs w:val="20"/>
                      <w:lang w:eastAsia="fi-FI"/>
                    </w:rPr>
                    <w:t>)</w:t>
                  </w:r>
                  <w:r w:rsidR="005A56DC">
                    <w:rPr>
                      <w:rFonts w:eastAsia="Times New Roman" w:cs="Times New Roman"/>
                      <w:b/>
                      <w:color w:val="000000"/>
                      <w:szCs w:val="20"/>
                      <w:lang w:eastAsia="fi-FI"/>
                    </w:rPr>
                    <w:t>.</w:t>
                  </w:r>
                </w:p>
              </w:tc>
            </w:tr>
            <w:tr w:rsidR="00301F67" w:rsidRPr="00103F7A" w14:paraId="51ABE280" w14:textId="77777777" w:rsidTr="00033ED9">
              <w:tc>
                <w:tcPr>
                  <w:tcW w:w="656" w:type="dxa"/>
                </w:tcPr>
                <w:p w14:paraId="715A397E" w14:textId="77777777" w:rsidR="00301F67" w:rsidRPr="000152F0" w:rsidRDefault="00301F67" w:rsidP="004169A1">
                  <w:pPr>
                    <w:rPr>
                      <w:rFonts w:eastAsia="Times New Roman" w:cs="Times New Roman"/>
                      <w:color w:val="000000"/>
                      <w:szCs w:val="20"/>
                      <w:lang w:eastAsia="fi-FI"/>
                    </w:rPr>
                  </w:pPr>
                  <w:r w:rsidRPr="000152F0">
                    <w:rPr>
                      <w:rFonts w:eastAsia="Times New Roman" w:cs="Times New Roman"/>
                      <w:color w:val="000000"/>
                      <w:szCs w:val="20"/>
                      <w:lang w:eastAsia="fi-FI"/>
                    </w:rPr>
                    <w:t>1</w:t>
                  </w:r>
                </w:p>
              </w:tc>
              <w:tc>
                <w:tcPr>
                  <w:tcW w:w="6379" w:type="dxa"/>
                </w:tcPr>
                <w:p w14:paraId="7BAF2537" w14:textId="77777777" w:rsidR="00301F67" w:rsidRPr="000152F0" w:rsidRDefault="00301F67" w:rsidP="002F6E02">
                  <w:pPr>
                    <w:rPr>
                      <w:rFonts w:eastAsia="Times New Roman" w:cs="Times New Roman"/>
                      <w:b/>
                      <w:color w:val="000000"/>
                      <w:szCs w:val="20"/>
                      <w:lang w:eastAsia="fi-FI"/>
                    </w:rPr>
                  </w:pPr>
                  <w:r w:rsidRPr="000152F0">
                    <w:rPr>
                      <w:rFonts w:eastAsia="Times New Roman" w:cs="Times New Roman"/>
                      <w:color w:val="000000"/>
                      <w:szCs w:val="20"/>
                      <w:lang w:eastAsia="fi-FI"/>
                    </w:rPr>
                    <w:t xml:space="preserve">Measured Volumetric data supplied in </w:t>
                  </w:r>
                  <w:r w:rsidR="000A311A" w:rsidRPr="000152F0">
                    <w:rPr>
                      <w:rFonts w:eastAsia="Times New Roman" w:cs="Times New Roman"/>
                      <w:color w:val="000000"/>
                      <w:szCs w:val="20"/>
                      <w:lang w:eastAsia="fi-FI"/>
                    </w:rPr>
                    <w:t xml:space="preserve">meteorological </w:t>
                  </w:r>
                  <w:r w:rsidRPr="000152F0">
                    <w:rPr>
                      <w:rFonts w:eastAsia="Times New Roman" w:cs="Times New Roman"/>
                      <w:color w:val="000000"/>
                      <w:szCs w:val="20"/>
                      <w:lang w:eastAsia="fi-FI"/>
                    </w:rPr>
                    <w:t xml:space="preserve">data file </w:t>
                  </w:r>
                  <w:r w:rsidR="000A311A" w:rsidRPr="000152F0">
                    <w:rPr>
                      <w:rFonts w:eastAsia="Times New Roman" w:cs="Times New Roman"/>
                      <w:color w:val="000000"/>
                      <w:szCs w:val="20"/>
                      <w:lang w:eastAsia="fi-FI"/>
                    </w:rPr>
                    <w:t xml:space="preserve">– need values for </w:t>
                  </w:r>
                  <w:r w:rsidR="00DE57DC" w:rsidRPr="000152F0">
                    <w:rPr>
                      <w:rFonts w:eastAsia="Times New Roman" w:cs="Times New Roman"/>
                      <w:i/>
                      <w:color w:val="000000"/>
                      <w:szCs w:val="20"/>
                      <w:lang w:eastAsia="fi-FI"/>
                    </w:rPr>
                    <w:t>SoilDepthMeas</w:t>
                  </w:r>
                  <w:r w:rsidR="00DE57DC" w:rsidRPr="000152F0">
                    <w:rPr>
                      <w:rFonts w:eastAsia="Times New Roman" w:cs="Times New Roman"/>
                      <w:color w:val="000000"/>
                      <w:szCs w:val="20"/>
                      <w:lang w:eastAsia="fi-FI"/>
                    </w:rPr>
                    <w:t xml:space="preserve">, </w:t>
                  </w:r>
                  <w:r w:rsidR="00DE57DC" w:rsidRPr="000152F0">
                    <w:rPr>
                      <w:rFonts w:eastAsia="Times New Roman" w:cs="Times New Roman"/>
                      <w:i/>
                      <w:color w:val="000000"/>
                      <w:szCs w:val="20"/>
                      <w:lang w:eastAsia="fi-FI"/>
                    </w:rPr>
                    <w:t>SoilRocks</w:t>
                  </w:r>
                  <w:r w:rsidR="00DE57DC" w:rsidRPr="000152F0">
                    <w:rPr>
                      <w:rFonts w:eastAsia="Times New Roman" w:cs="Times New Roman"/>
                      <w:color w:val="000000"/>
                      <w:szCs w:val="20"/>
                      <w:lang w:eastAsia="fi-FI"/>
                    </w:rPr>
                    <w:t xml:space="preserve"> and </w:t>
                  </w:r>
                  <w:r w:rsidR="00DA13D9" w:rsidRPr="000152F0">
                    <w:rPr>
                      <w:rFonts w:eastAsia="Times New Roman" w:cs="Times New Roman"/>
                      <w:i/>
                      <w:color w:val="000000"/>
                      <w:szCs w:val="20"/>
                      <w:lang w:eastAsia="fi-FI"/>
                    </w:rPr>
                    <w:t>smCap</w:t>
                  </w:r>
                  <w:r w:rsidR="00DE57DC" w:rsidRPr="000152F0">
                    <w:rPr>
                      <w:rFonts w:eastAsia="Times New Roman" w:cs="Times New Roman"/>
                      <w:color w:val="000000"/>
                      <w:szCs w:val="20"/>
                      <w:lang w:eastAsia="fi-FI"/>
                    </w:rPr>
                    <w:t xml:space="preserve"> in </w:t>
                  </w:r>
                  <w:r w:rsidR="00211575" w:rsidRPr="000152F0">
                    <w:rPr>
                      <w:rFonts w:eastAsia="Times New Roman" w:cs="Times New Roman"/>
                      <w:b/>
                      <w:color w:val="000000"/>
                      <w:szCs w:val="20"/>
                      <w:lang w:eastAsia="fi-FI"/>
                    </w:rPr>
                    <w:t>SUEWS_soil.txt</w:t>
                  </w:r>
                </w:p>
                <w:p w14:paraId="2D5C86CB" w14:textId="20ABDA9D" w:rsidR="004430F3" w:rsidRPr="000152F0" w:rsidRDefault="004430F3" w:rsidP="002F6E02">
                  <w:pPr>
                    <w:rPr>
                      <w:rFonts w:eastAsia="Times New Roman" w:cs="Times New Roman"/>
                      <w:i/>
                      <w:color w:val="000000"/>
                      <w:szCs w:val="20"/>
                      <w:lang w:eastAsia="fi-FI"/>
                    </w:rPr>
                  </w:pPr>
                  <w:r w:rsidRPr="000152F0">
                    <w:rPr>
                      <w:i/>
                      <w:highlight w:val="yellow"/>
                    </w:rPr>
                    <w:t>Observed SM options need checking</w:t>
                  </w:r>
                </w:p>
              </w:tc>
            </w:tr>
            <w:tr w:rsidR="00301F67" w:rsidRPr="00103F7A" w14:paraId="6337B607" w14:textId="77777777" w:rsidTr="00033ED9">
              <w:tc>
                <w:tcPr>
                  <w:tcW w:w="656" w:type="dxa"/>
                </w:tcPr>
                <w:p w14:paraId="4A1D30A6" w14:textId="77777777" w:rsidR="00301F67" w:rsidRPr="000152F0" w:rsidRDefault="00301F67" w:rsidP="004169A1">
                  <w:pPr>
                    <w:rPr>
                      <w:rFonts w:eastAsia="Times New Roman" w:cs="Times New Roman"/>
                      <w:color w:val="000000"/>
                      <w:szCs w:val="20"/>
                      <w:lang w:eastAsia="fi-FI"/>
                    </w:rPr>
                  </w:pPr>
                  <w:r w:rsidRPr="000152F0">
                    <w:rPr>
                      <w:rFonts w:eastAsia="Times New Roman" w:cs="Times New Roman"/>
                      <w:color w:val="000000"/>
                      <w:szCs w:val="20"/>
                      <w:lang w:eastAsia="fi-FI"/>
                    </w:rPr>
                    <w:t>2</w:t>
                  </w:r>
                </w:p>
              </w:tc>
              <w:tc>
                <w:tcPr>
                  <w:tcW w:w="6379" w:type="dxa"/>
                </w:tcPr>
                <w:p w14:paraId="5CE03C93" w14:textId="77777777" w:rsidR="00301F67" w:rsidRPr="000152F0" w:rsidRDefault="00301F67" w:rsidP="002F6E02">
                  <w:pPr>
                    <w:rPr>
                      <w:rFonts w:eastAsia="Times New Roman" w:cs="Times New Roman"/>
                      <w:color w:val="000000"/>
                      <w:szCs w:val="20"/>
                      <w:lang w:eastAsia="fi-FI"/>
                    </w:rPr>
                  </w:pPr>
                  <w:r w:rsidRPr="000152F0">
                    <w:rPr>
                      <w:rFonts w:eastAsia="Times New Roman" w:cs="Times New Roman"/>
                      <w:color w:val="000000"/>
                      <w:szCs w:val="20"/>
                      <w:lang w:eastAsia="fi-FI"/>
                    </w:rPr>
                    <w:t>Measured Gravimetric data supplied in forcing data file</w:t>
                  </w:r>
                </w:p>
                <w:p w14:paraId="2180BF4D" w14:textId="07F32AAB" w:rsidR="00301F67" w:rsidRPr="000152F0" w:rsidRDefault="00301F67" w:rsidP="002F6E02">
                  <w:pPr>
                    <w:rPr>
                      <w:rFonts w:eastAsia="Times New Roman" w:cs="Times New Roman"/>
                      <w:color w:val="000000"/>
                      <w:szCs w:val="20"/>
                      <w:lang w:eastAsia="fi-FI"/>
                    </w:rPr>
                  </w:pPr>
                  <w:r w:rsidRPr="000152F0">
                    <w:rPr>
                      <w:rFonts w:eastAsia="Times New Roman" w:cs="Times New Roman"/>
                      <w:color w:val="000000"/>
                      <w:szCs w:val="20"/>
                      <w:lang w:eastAsia="fi-FI"/>
                    </w:rPr>
                    <w:t xml:space="preserve">Need to supply values for </w:t>
                  </w:r>
                  <w:r w:rsidR="00DE57DC" w:rsidRPr="000152F0">
                    <w:rPr>
                      <w:rFonts w:eastAsia="Times New Roman" w:cs="Times New Roman"/>
                      <w:i/>
                      <w:color w:val="000000"/>
                      <w:szCs w:val="20"/>
                      <w:lang w:eastAsia="fi-FI"/>
                    </w:rPr>
                    <w:t>SoilDensity</w:t>
                  </w:r>
                  <w:r w:rsidR="00DE57DC" w:rsidRPr="000152F0">
                    <w:rPr>
                      <w:rFonts w:eastAsia="Times New Roman" w:cs="Times New Roman"/>
                      <w:color w:val="000000"/>
                      <w:szCs w:val="20"/>
                      <w:lang w:eastAsia="fi-FI"/>
                    </w:rPr>
                    <w:t xml:space="preserve">, </w:t>
                  </w:r>
                  <w:r w:rsidR="00DA13D9" w:rsidRPr="000152F0">
                    <w:rPr>
                      <w:rFonts w:eastAsia="Times New Roman" w:cs="Times New Roman"/>
                      <w:i/>
                      <w:color w:val="000000"/>
                      <w:szCs w:val="20"/>
                      <w:lang w:eastAsia="fi-FI"/>
                    </w:rPr>
                    <w:t>SoilDepthMeas</w:t>
                  </w:r>
                  <w:r w:rsidR="00DA13D9" w:rsidRPr="000152F0">
                    <w:rPr>
                      <w:rFonts w:eastAsia="Times New Roman" w:cs="Times New Roman"/>
                      <w:color w:val="000000"/>
                      <w:szCs w:val="20"/>
                      <w:lang w:eastAsia="fi-FI"/>
                    </w:rPr>
                    <w:t xml:space="preserve">, </w:t>
                  </w:r>
                  <w:r w:rsidR="00DA13D9" w:rsidRPr="000152F0">
                    <w:rPr>
                      <w:rFonts w:eastAsia="Times New Roman" w:cs="Times New Roman"/>
                      <w:i/>
                      <w:color w:val="000000"/>
                      <w:szCs w:val="20"/>
                      <w:lang w:eastAsia="fi-FI"/>
                    </w:rPr>
                    <w:t xml:space="preserve">SoilRocks </w:t>
                  </w:r>
                  <w:r w:rsidR="00DA13D9" w:rsidRPr="000152F0">
                    <w:rPr>
                      <w:rFonts w:eastAsia="Times New Roman" w:cs="Times New Roman"/>
                      <w:color w:val="000000"/>
                      <w:szCs w:val="20"/>
                      <w:lang w:eastAsia="fi-FI"/>
                    </w:rPr>
                    <w:t xml:space="preserve">and </w:t>
                  </w:r>
                  <w:r w:rsidR="00DA13D9" w:rsidRPr="000152F0">
                    <w:rPr>
                      <w:rFonts w:eastAsia="Times New Roman" w:cs="Times New Roman"/>
                      <w:i/>
                      <w:color w:val="000000"/>
                      <w:szCs w:val="20"/>
                      <w:lang w:eastAsia="fi-FI"/>
                    </w:rPr>
                    <w:t>smCap</w:t>
                  </w:r>
                  <w:r w:rsidR="00DA13D9" w:rsidRPr="000152F0">
                    <w:rPr>
                      <w:rFonts w:eastAsia="Times New Roman" w:cs="Times New Roman"/>
                      <w:color w:val="000000"/>
                      <w:szCs w:val="20"/>
                      <w:lang w:eastAsia="fi-FI"/>
                    </w:rPr>
                    <w:t xml:space="preserve"> in </w:t>
                  </w:r>
                  <w:r w:rsidR="00211575" w:rsidRPr="000152F0">
                    <w:rPr>
                      <w:rFonts w:eastAsia="Times New Roman" w:cs="Times New Roman"/>
                      <w:b/>
                      <w:color w:val="000000"/>
                      <w:szCs w:val="20"/>
                      <w:lang w:eastAsia="fi-FI"/>
                    </w:rPr>
                    <w:t>SUEWS_soil.txt</w:t>
                  </w:r>
                  <w:r w:rsidR="004430F3" w:rsidRPr="000152F0">
                    <w:rPr>
                      <w:rFonts w:eastAsia="Times New Roman" w:cs="Times New Roman"/>
                      <w:b/>
                      <w:color w:val="000000"/>
                      <w:szCs w:val="20"/>
                      <w:lang w:eastAsia="fi-FI"/>
                    </w:rPr>
                    <w:t xml:space="preserve">  </w:t>
                  </w:r>
                  <w:r w:rsidR="004430F3" w:rsidRPr="000152F0">
                    <w:rPr>
                      <w:i/>
                      <w:highlight w:val="yellow"/>
                    </w:rPr>
                    <w:t>Observed SM options need checking</w:t>
                  </w:r>
                </w:p>
              </w:tc>
            </w:tr>
          </w:tbl>
          <w:p w14:paraId="6B4F0833" w14:textId="77777777" w:rsidR="00301F67" w:rsidRPr="00CD250B" w:rsidRDefault="00301F67"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p>
        </w:tc>
      </w:tr>
      <w:tr w:rsidR="00875A22" w:rsidRPr="00ED692F" w14:paraId="0902A02B" w14:textId="77777777" w:rsidTr="00033E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14407052" w14:textId="77777777" w:rsidR="00875A22" w:rsidRPr="00A02F64" w:rsidRDefault="00875A22" w:rsidP="004169A1">
            <w:pPr>
              <w:rPr>
                <w:rFonts w:eastAsia="Times New Roman" w:cs="Times New Roman"/>
                <w:b w:val="0"/>
                <w:i/>
                <w:color w:val="000000"/>
                <w:szCs w:val="20"/>
                <w:lang w:val="en-GB" w:eastAsia="fi-FI"/>
              </w:rPr>
            </w:pPr>
            <w:r w:rsidRPr="00A02F64">
              <w:rPr>
                <w:rFonts w:eastAsia="Times New Roman" w:cs="Times New Roman"/>
                <w:b w:val="0"/>
                <w:i/>
                <w:color w:val="000000"/>
                <w:sz w:val="18"/>
                <w:szCs w:val="20"/>
                <w:lang w:val="en-GB" w:eastAsia="fi-FI"/>
              </w:rPr>
              <w:t>SnowFractionChoice</w:t>
            </w:r>
          </w:p>
        </w:tc>
        <w:tc>
          <w:tcPr>
            <w:tcW w:w="387" w:type="dxa"/>
          </w:tcPr>
          <w:p w14:paraId="0721BBBB" w14:textId="77777777" w:rsidR="00875A22" w:rsidRDefault="00875A22" w:rsidP="004169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M</w:t>
            </w:r>
          </w:p>
        </w:tc>
        <w:tc>
          <w:tcPr>
            <w:tcW w:w="7715" w:type="dxa"/>
          </w:tcPr>
          <w:p w14:paraId="342BA26B" w14:textId="77777777" w:rsidR="00875A22" w:rsidRDefault="00875A22" w:rsidP="004169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Defines the method to calculate snow plan area fraction</w:t>
            </w:r>
            <w:r w:rsidR="00ED692F">
              <w:rPr>
                <w:rFonts w:eastAsia="Times New Roman" w:cs="Times New Roman"/>
                <w:color w:val="000000"/>
                <w:szCs w:val="20"/>
                <w:lang w:val="en-GB" w:eastAsia="fi-FI"/>
              </w:rPr>
              <w:t xml:space="preserve"> (set to 2)</w:t>
            </w:r>
            <w:r>
              <w:rPr>
                <w:rFonts w:eastAsia="Times New Roman" w:cs="Times New Roman"/>
                <w:color w:val="000000"/>
                <w:szCs w:val="20"/>
                <w:lang w:val="en-GB" w:eastAsia="fi-FI"/>
              </w:rPr>
              <w:t xml:space="preserve">. Used only if </w:t>
            </w:r>
            <w:r w:rsidRPr="000516F0">
              <w:rPr>
                <w:rFonts w:eastAsia="Times New Roman" w:cs="Times New Roman"/>
                <w:i/>
                <w:color w:val="000000"/>
                <w:szCs w:val="20"/>
                <w:lang w:val="en-GB" w:eastAsia="fi-FI"/>
              </w:rPr>
              <w:t>SnowUse</w:t>
            </w:r>
            <w:r>
              <w:rPr>
                <w:rFonts w:eastAsia="Times New Roman" w:cs="Times New Roman"/>
                <w:color w:val="000000"/>
                <w:szCs w:val="20"/>
                <w:lang w:val="en-GB" w:eastAsia="fi-FI"/>
              </w:rPr>
              <w:t>=1.</w:t>
            </w:r>
          </w:p>
        </w:tc>
      </w:tr>
      <w:tr w:rsidR="00954835" w:rsidRPr="00103F7A" w14:paraId="39DD11B2" w14:textId="77777777" w:rsidTr="00033ED9">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44C73510" w14:textId="77777777" w:rsidR="00954835" w:rsidRPr="00C0023F" w:rsidRDefault="00954835" w:rsidP="004169A1">
            <w:pPr>
              <w:rPr>
                <w:rFonts w:eastAsia="Times New Roman" w:cs="Times New Roman"/>
                <w:b w:val="0"/>
                <w:i/>
                <w:color w:val="000000"/>
                <w:szCs w:val="20"/>
                <w:lang w:val="en-GB" w:eastAsia="fi-FI"/>
              </w:rPr>
            </w:pPr>
            <w:r w:rsidRPr="00C0023F">
              <w:rPr>
                <w:rFonts w:eastAsia="Times New Roman" w:cs="Times New Roman"/>
                <w:b w:val="0"/>
                <w:i/>
                <w:color w:val="000000"/>
                <w:szCs w:val="20"/>
                <w:lang w:val="en-GB" w:eastAsia="fi-FI"/>
              </w:rPr>
              <w:t>SnowUse</w:t>
            </w:r>
          </w:p>
        </w:tc>
        <w:tc>
          <w:tcPr>
            <w:tcW w:w="387" w:type="dxa"/>
          </w:tcPr>
          <w:p w14:paraId="294B7D6E" w14:textId="77777777" w:rsidR="00954835" w:rsidRPr="00CD250B" w:rsidRDefault="00954835"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M</w:t>
            </w:r>
          </w:p>
        </w:tc>
        <w:tc>
          <w:tcPr>
            <w:tcW w:w="7715" w:type="dxa"/>
          </w:tcPr>
          <w:p w14:paraId="5017BDE6" w14:textId="77777777" w:rsidR="00954835" w:rsidRPr="00CD250B" w:rsidRDefault="003D4BF5" w:rsidP="004169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 xml:space="preserve">1 = snow </w:t>
            </w:r>
            <w:r w:rsidR="00683D98">
              <w:rPr>
                <w:rFonts w:eastAsia="Times New Roman" w:cs="Times New Roman"/>
                <w:color w:val="000000"/>
                <w:szCs w:val="20"/>
                <w:lang w:val="en-GB" w:eastAsia="fi-FI"/>
              </w:rPr>
              <w:t>calculations</w:t>
            </w:r>
            <w:r>
              <w:rPr>
                <w:rFonts w:eastAsia="Times New Roman" w:cs="Times New Roman"/>
                <w:color w:val="000000"/>
                <w:szCs w:val="20"/>
                <w:lang w:val="en-GB" w:eastAsia="fi-FI"/>
              </w:rPr>
              <w:t xml:space="preserve"> are done, 0 = no snow calculations are done</w:t>
            </w:r>
          </w:p>
        </w:tc>
      </w:tr>
      <w:tr w:rsidR="00EA1E20" w:rsidRPr="00103F7A" w14:paraId="53355292" w14:textId="77777777" w:rsidTr="00033E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5E8AB0CF" w14:textId="0CA4C714" w:rsidR="00EA1E20" w:rsidRPr="00DE11D5" w:rsidRDefault="00EA1E20" w:rsidP="00EA1E20">
            <w:pPr>
              <w:rPr>
                <w:rFonts w:eastAsia="Times New Roman" w:cs="Times New Roman"/>
                <w:b w:val="0"/>
                <w:i/>
                <w:color w:val="000000"/>
                <w:szCs w:val="20"/>
                <w:lang w:val="en-GB" w:eastAsia="fi-FI"/>
              </w:rPr>
            </w:pPr>
            <w:r>
              <w:rPr>
                <w:b w:val="0"/>
                <w:i/>
                <w:lang w:val="en-GB"/>
              </w:rPr>
              <w:t>SOLWEIGuse</w:t>
            </w:r>
          </w:p>
        </w:tc>
        <w:tc>
          <w:tcPr>
            <w:tcW w:w="387" w:type="dxa"/>
          </w:tcPr>
          <w:p w14:paraId="09ADEDFD" w14:textId="287613EC"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lang w:val="en-GB" w:eastAsia="fi-FI"/>
              </w:rPr>
              <w:t>N</w:t>
            </w:r>
          </w:p>
        </w:tc>
        <w:tc>
          <w:tcPr>
            <w:tcW w:w="7715" w:type="dxa"/>
          </w:tcPr>
          <w:tbl>
            <w:tblPr>
              <w:tblStyle w:val="TableGrid"/>
              <w:tblW w:w="0" w:type="auto"/>
              <w:tblLook w:val="04A0" w:firstRow="1" w:lastRow="0" w:firstColumn="1" w:lastColumn="0" w:noHBand="0" w:noVBand="1"/>
            </w:tblPr>
            <w:tblGrid>
              <w:gridCol w:w="728"/>
              <w:gridCol w:w="6761"/>
            </w:tblGrid>
            <w:tr w:rsidR="007A09F6" w14:paraId="47E18719" w14:textId="77777777" w:rsidTr="00FE1546">
              <w:tc>
                <w:tcPr>
                  <w:tcW w:w="0" w:type="auto"/>
                  <w:gridSpan w:val="2"/>
                </w:tcPr>
                <w:p w14:paraId="366E7DEC" w14:textId="2772E031" w:rsidR="007A09F6" w:rsidRDefault="007A09F6" w:rsidP="00EA1E20">
                  <w:pPr>
                    <w:ind w:right="-70"/>
                    <w:rPr>
                      <w:rFonts w:eastAsia="Times New Roman" w:cs="Times New Roman"/>
                      <w:color w:val="000000"/>
                      <w:lang w:eastAsia="fi-FI"/>
                    </w:rPr>
                  </w:pPr>
                  <w:r>
                    <w:rPr>
                      <w:rFonts w:eastAsia="Times New Roman" w:cs="Times New Roman"/>
                      <w:color w:val="000000"/>
                      <w:szCs w:val="20"/>
                      <w:lang w:eastAsia="fi-FI"/>
                    </w:rPr>
                    <w:t>Determines if a high resolution radiation model to calculate mean radiant temperate should be used (SOLWEIG)</w:t>
                  </w:r>
                  <w:r>
                    <w:rPr>
                      <w:rFonts w:cs="Times New Roman" w:hint="eastAsia"/>
                      <w:color w:val="000000"/>
                      <w:szCs w:val="20"/>
                      <w:lang w:eastAsia="ja-JP"/>
                    </w:rPr>
                    <w:t>.</w:t>
                  </w:r>
                  <w:r>
                    <w:rPr>
                      <w:rFonts w:cs="Times New Roman"/>
                      <w:color w:val="000000"/>
                      <w:szCs w:val="20"/>
                      <w:lang w:eastAsia="ja-JP"/>
                    </w:rPr>
                    <w:t xml:space="preserve"> NOTE: this option will considerably slow down the model since </w:t>
                  </w:r>
                  <w:r>
                    <w:rPr>
                      <w:rFonts w:cs="Times New Roman" w:hint="eastAsia"/>
                      <w:color w:val="000000"/>
                      <w:szCs w:val="20"/>
                      <w:lang w:eastAsia="ja-JP"/>
                    </w:rPr>
                    <w:t>SOLWEIG is a 2D model.</w:t>
                  </w:r>
                </w:p>
              </w:tc>
            </w:tr>
            <w:tr w:rsidR="00EA1E20" w14:paraId="31B813C2" w14:textId="77777777" w:rsidTr="00FE1546">
              <w:tc>
                <w:tcPr>
                  <w:tcW w:w="0" w:type="auto"/>
                </w:tcPr>
                <w:p w14:paraId="1D35278A" w14:textId="0CE77B53" w:rsidR="00EA1E20" w:rsidRDefault="00EA1E20" w:rsidP="00EA1E20">
                  <w:pPr>
                    <w:ind w:right="-70"/>
                    <w:rPr>
                      <w:rFonts w:eastAsia="Times New Roman" w:cs="Times New Roman"/>
                      <w:color w:val="000000"/>
                      <w:lang w:eastAsia="fi-FI"/>
                    </w:rPr>
                  </w:pPr>
                  <w:r>
                    <w:rPr>
                      <w:rFonts w:eastAsia="Times New Roman" w:cs="Times New Roman"/>
                      <w:color w:val="000000"/>
                      <w:lang w:eastAsia="fi-FI"/>
                    </w:rPr>
                    <w:t>Value</w:t>
                  </w:r>
                </w:p>
              </w:tc>
              <w:tc>
                <w:tcPr>
                  <w:tcW w:w="0" w:type="auto"/>
                </w:tcPr>
                <w:p w14:paraId="1B3A96CE" w14:textId="4FBB72A8" w:rsidR="00EA1E20" w:rsidRDefault="00EA1E20" w:rsidP="00EA1E20">
                  <w:pPr>
                    <w:ind w:right="-70"/>
                    <w:rPr>
                      <w:rFonts w:eastAsia="Times New Roman" w:cs="Times New Roman"/>
                      <w:color w:val="000000"/>
                      <w:lang w:eastAsia="fi-FI"/>
                    </w:rPr>
                  </w:pPr>
                  <w:r>
                    <w:rPr>
                      <w:rFonts w:eastAsia="Times New Roman" w:cs="Times New Roman"/>
                      <w:color w:val="000000"/>
                      <w:lang w:eastAsia="fi-FI"/>
                    </w:rPr>
                    <w:t>Comments</w:t>
                  </w:r>
                </w:p>
              </w:tc>
            </w:tr>
            <w:tr w:rsidR="00EA1E20" w14:paraId="2A8E5C55" w14:textId="77777777" w:rsidTr="00FE1546">
              <w:tc>
                <w:tcPr>
                  <w:tcW w:w="0" w:type="auto"/>
                </w:tcPr>
                <w:p w14:paraId="54E70D6A" w14:textId="77777777" w:rsidR="00EA1E20" w:rsidRDefault="00EA1E20" w:rsidP="00EA1E20">
                  <w:pPr>
                    <w:ind w:right="-70"/>
                    <w:rPr>
                      <w:rFonts w:eastAsia="Times New Roman" w:cs="Times New Roman"/>
                      <w:color w:val="000000"/>
                      <w:lang w:eastAsia="fi-FI"/>
                    </w:rPr>
                  </w:pPr>
                  <w:r>
                    <w:rPr>
                      <w:rFonts w:eastAsia="Times New Roman" w:cs="Times New Roman"/>
                      <w:color w:val="000000"/>
                      <w:lang w:eastAsia="fi-FI"/>
                    </w:rPr>
                    <w:t>1</w:t>
                  </w:r>
                </w:p>
              </w:tc>
              <w:tc>
                <w:tcPr>
                  <w:tcW w:w="0" w:type="auto"/>
                </w:tcPr>
                <w:p w14:paraId="3EFA7CB1" w14:textId="77777777" w:rsidR="00EA1E20" w:rsidRDefault="00EA1E20" w:rsidP="00EA1E20">
                  <w:pPr>
                    <w:ind w:right="-70"/>
                    <w:rPr>
                      <w:rFonts w:eastAsia="Times New Roman" w:cs="Times New Roman"/>
                      <w:color w:val="000000"/>
                      <w:lang w:eastAsia="fi-FI"/>
                    </w:rPr>
                  </w:pPr>
                  <w:r>
                    <w:rPr>
                      <w:rFonts w:eastAsia="Times New Roman" w:cs="Times New Roman"/>
                      <w:color w:val="000000"/>
                      <w:lang w:eastAsia="fi-FI"/>
                    </w:rPr>
                    <w:t>Grid of mean radiant temperature (Tmrt) are calculated and saved based on high resolution digital surface models.</w:t>
                  </w:r>
                </w:p>
              </w:tc>
            </w:tr>
            <w:tr w:rsidR="00EA1E20" w14:paraId="09375D86" w14:textId="77777777" w:rsidTr="00FE1546">
              <w:tc>
                <w:tcPr>
                  <w:tcW w:w="0" w:type="auto"/>
                </w:tcPr>
                <w:p w14:paraId="3278EE0A" w14:textId="77777777" w:rsidR="00EA1E20" w:rsidRDefault="00EA1E20" w:rsidP="00EA1E20">
                  <w:pPr>
                    <w:ind w:right="-70"/>
                    <w:rPr>
                      <w:rFonts w:eastAsia="Times New Roman" w:cs="Times New Roman"/>
                      <w:color w:val="000000"/>
                      <w:lang w:eastAsia="fi-FI"/>
                    </w:rPr>
                  </w:pPr>
                  <w:r>
                    <w:rPr>
                      <w:rFonts w:eastAsia="Times New Roman" w:cs="Times New Roman"/>
                      <w:color w:val="000000"/>
                      <w:lang w:eastAsia="fi-FI"/>
                    </w:rPr>
                    <w:t>0</w:t>
                  </w:r>
                </w:p>
              </w:tc>
              <w:tc>
                <w:tcPr>
                  <w:tcW w:w="0" w:type="auto"/>
                </w:tcPr>
                <w:p w14:paraId="6450C235" w14:textId="7D0F84C0" w:rsidR="00EA1E20" w:rsidRDefault="00EA1E20" w:rsidP="007A09F6">
                  <w:pPr>
                    <w:ind w:right="-70"/>
                    <w:rPr>
                      <w:rFonts w:eastAsia="Times New Roman" w:cs="Times New Roman"/>
                      <w:color w:val="000000"/>
                      <w:lang w:eastAsia="fi-FI"/>
                    </w:rPr>
                  </w:pPr>
                  <w:r>
                    <w:rPr>
                      <w:rFonts w:eastAsia="Times New Roman" w:cs="Times New Roman"/>
                      <w:color w:val="000000"/>
                      <w:lang w:eastAsia="fi-FI"/>
                    </w:rPr>
                    <w:t>No Tmrt is calculated</w:t>
                  </w:r>
                </w:p>
              </w:tc>
            </w:tr>
          </w:tbl>
          <w:p w14:paraId="708FAEE4" w14:textId="652A7690" w:rsidR="00EA1E20"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p>
        </w:tc>
      </w:tr>
      <w:tr w:rsidR="00EA1E20" w:rsidRPr="00103F7A" w14:paraId="30F3561D" w14:textId="77777777" w:rsidTr="00033ED9">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70FCBE24" w14:textId="77777777" w:rsidR="00EA1E20" w:rsidRPr="00C0023F" w:rsidRDefault="00EA1E20" w:rsidP="00EA1E20">
            <w:pPr>
              <w:rPr>
                <w:rFonts w:eastAsia="Times New Roman" w:cs="Times New Roman"/>
                <w:b w:val="0"/>
                <w:i/>
                <w:color w:val="000000"/>
                <w:szCs w:val="20"/>
                <w:lang w:val="en-GB" w:eastAsia="fi-FI"/>
              </w:rPr>
            </w:pPr>
            <w:r w:rsidRPr="00C0023F">
              <w:rPr>
                <w:rFonts w:eastAsia="Times New Roman" w:cs="Times New Roman"/>
                <w:b w:val="0"/>
                <w:i/>
                <w:color w:val="000000"/>
                <w:szCs w:val="20"/>
                <w:lang w:val="en-GB" w:eastAsia="fi-FI"/>
              </w:rPr>
              <w:t>StabilityMethod</w:t>
            </w:r>
          </w:p>
        </w:tc>
        <w:tc>
          <w:tcPr>
            <w:tcW w:w="387" w:type="dxa"/>
          </w:tcPr>
          <w:p w14:paraId="2B175B2C" w14:textId="77777777"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M</w:t>
            </w:r>
          </w:p>
        </w:tc>
        <w:tc>
          <w:tcPr>
            <w:tcW w:w="7715" w:type="dxa"/>
          </w:tcPr>
          <w:p w14:paraId="3A1176A2" w14:textId="77777777"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CD250B">
              <w:rPr>
                <w:rFonts w:cs="Times New Roman"/>
                <w:szCs w:val="20"/>
                <w:lang w:val="en-GB"/>
              </w:rPr>
              <w:t xml:space="preserve">Defines which </w:t>
            </w:r>
            <w:r>
              <w:rPr>
                <w:rFonts w:eastAsia="Times New Roman" w:cs="Times New Roman"/>
                <w:color w:val="000000"/>
                <w:szCs w:val="20"/>
                <w:lang w:val="en-GB" w:eastAsia="fi-FI"/>
              </w:rPr>
              <w:t>a</w:t>
            </w:r>
            <w:r w:rsidRPr="00CD250B">
              <w:rPr>
                <w:rFonts w:eastAsia="Times New Roman" w:cs="Times New Roman"/>
                <w:color w:val="000000"/>
                <w:szCs w:val="20"/>
                <w:lang w:val="en-GB" w:eastAsia="fi-FI"/>
              </w:rPr>
              <w:t xml:space="preserve">tmospheric </w:t>
            </w:r>
            <w:r w:rsidRPr="00CD250B">
              <w:rPr>
                <w:rFonts w:cs="Times New Roman"/>
                <w:szCs w:val="20"/>
                <w:lang w:val="en-GB"/>
              </w:rPr>
              <w:t>stability functions are  used</w:t>
            </w:r>
          </w:p>
          <w:tbl>
            <w:tblPr>
              <w:tblStyle w:val="TableGrid"/>
              <w:tblW w:w="7035" w:type="dxa"/>
              <w:tblCellMar>
                <w:left w:w="11" w:type="dxa"/>
                <w:right w:w="11" w:type="dxa"/>
              </w:tblCellMar>
              <w:tblLook w:val="04A0" w:firstRow="1" w:lastRow="0" w:firstColumn="1" w:lastColumn="0" w:noHBand="0" w:noVBand="1"/>
            </w:tblPr>
            <w:tblGrid>
              <w:gridCol w:w="656"/>
              <w:gridCol w:w="6379"/>
            </w:tblGrid>
            <w:tr w:rsidR="00EA1E20" w:rsidRPr="001C53F7" w14:paraId="7687FC24" w14:textId="77777777" w:rsidTr="00033ED9">
              <w:tc>
                <w:tcPr>
                  <w:tcW w:w="656" w:type="dxa"/>
                </w:tcPr>
                <w:p w14:paraId="4B0101EA" w14:textId="77777777" w:rsidR="00EA1E20" w:rsidRPr="00CD250B" w:rsidRDefault="00EA1E20" w:rsidP="00EA1E20">
                  <w:pPr>
                    <w:jc w:val="cente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6379" w:type="dxa"/>
                </w:tcPr>
                <w:p w14:paraId="00B3386A" w14:textId="77777777" w:rsidR="00EA1E20" w:rsidRPr="00CD250B" w:rsidRDefault="00EA1E20" w:rsidP="00EA1E20">
                  <w:pPr>
                    <w:jc w:val="cente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EA1E20" w:rsidRPr="001C53F7" w14:paraId="408A83CD" w14:textId="77777777" w:rsidTr="00033ED9">
              <w:tc>
                <w:tcPr>
                  <w:tcW w:w="656" w:type="dxa"/>
                </w:tcPr>
                <w:p w14:paraId="59E0F5C7" w14:textId="77777777" w:rsidR="00EA1E20" w:rsidRPr="00CD250B" w:rsidRDefault="00EA1E20" w:rsidP="00EA1E20">
                  <w:pPr>
                    <w:jc w:val="center"/>
                    <w:rPr>
                      <w:rFonts w:eastAsia="Times New Roman" w:cs="Times New Roman"/>
                      <w:color w:val="000000"/>
                      <w:szCs w:val="20"/>
                      <w:lang w:eastAsia="fi-FI"/>
                    </w:rPr>
                  </w:pPr>
                  <w:r w:rsidRPr="00CD250B">
                    <w:rPr>
                      <w:rFonts w:eastAsia="Times New Roman" w:cs="Times New Roman"/>
                      <w:color w:val="000000"/>
                      <w:szCs w:val="20"/>
                      <w:lang w:eastAsia="fi-FI"/>
                    </w:rPr>
                    <w:t>0</w:t>
                  </w:r>
                  <w:r>
                    <w:rPr>
                      <w:rFonts w:eastAsia="Times New Roman" w:cs="Times New Roman"/>
                      <w:color w:val="000000"/>
                      <w:szCs w:val="20"/>
                      <w:lang w:eastAsia="fi-FI"/>
                    </w:rPr>
                    <w:t>-1</w:t>
                  </w:r>
                </w:p>
              </w:tc>
              <w:tc>
                <w:tcPr>
                  <w:tcW w:w="6379" w:type="dxa"/>
                </w:tcPr>
                <w:p w14:paraId="2641ACAF" w14:textId="77777777" w:rsidR="00EA1E20" w:rsidRPr="00CD250B" w:rsidRDefault="00EA1E20" w:rsidP="00EA1E20">
                  <w:pPr>
                    <w:rPr>
                      <w:rFonts w:eastAsia="Times New Roman" w:cs="Times New Roman"/>
                      <w:color w:val="000000"/>
                      <w:szCs w:val="20"/>
                      <w:lang w:eastAsia="fi-FI"/>
                    </w:rPr>
                  </w:pPr>
                  <w:r w:rsidRPr="00CD250B">
                    <w:rPr>
                      <w:rFonts w:eastAsia="Times New Roman" w:cs="Times New Roman"/>
                      <w:color w:val="000000"/>
                      <w:szCs w:val="20"/>
                      <w:lang w:eastAsia="fi-FI"/>
                    </w:rPr>
                    <w:t>Not used</w:t>
                  </w:r>
                </w:p>
              </w:tc>
            </w:tr>
            <w:tr w:rsidR="00EA1E20" w:rsidRPr="001C53F7" w14:paraId="2411F42C" w14:textId="77777777" w:rsidTr="00033ED9">
              <w:tc>
                <w:tcPr>
                  <w:tcW w:w="656" w:type="dxa"/>
                </w:tcPr>
                <w:p w14:paraId="1CEF1B3A" w14:textId="77777777" w:rsidR="00EA1E20" w:rsidRDefault="00EA1E20" w:rsidP="00EA1E20">
                  <w:pPr>
                    <w:jc w:val="center"/>
                    <w:rPr>
                      <w:rFonts w:eastAsia="Times New Roman" w:cs="Times New Roman"/>
                      <w:color w:val="000000"/>
                      <w:szCs w:val="20"/>
                      <w:lang w:eastAsia="fi-FI"/>
                    </w:rPr>
                  </w:pPr>
                  <w:r w:rsidRPr="00CD250B">
                    <w:rPr>
                      <w:rFonts w:eastAsia="Times New Roman" w:cs="Times New Roman"/>
                      <w:color w:val="000000"/>
                      <w:szCs w:val="20"/>
                      <w:lang w:eastAsia="fi-FI"/>
                    </w:rPr>
                    <w:t>2</w:t>
                  </w:r>
                </w:p>
                <w:p w14:paraId="1BF44C0D" w14:textId="77777777" w:rsidR="00EA1E20" w:rsidRPr="000530D8" w:rsidRDefault="00EA1E20" w:rsidP="00EA1E20">
                  <w:pPr>
                    <w:jc w:val="center"/>
                    <w:rPr>
                      <w:rFonts w:eastAsia="Times New Roman" w:cs="Times New Roman"/>
                      <w:color w:val="000000" w:themeColor="text1"/>
                      <w:szCs w:val="20"/>
                      <w:lang w:eastAsia="fi-FI"/>
                    </w:rPr>
                  </w:pPr>
                </w:p>
              </w:tc>
              <w:tc>
                <w:tcPr>
                  <w:tcW w:w="6379" w:type="dxa"/>
                </w:tcPr>
                <w:p w14:paraId="0616493F" w14:textId="77777777" w:rsidR="00EA1E20" w:rsidRPr="000530D8" w:rsidRDefault="00EA1E20" w:rsidP="00EA1E20">
                  <w:pPr>
                    <w:rPr>
                      <w:rFonts w:cs="Times New Roman"/>
                      <w:b/>
                      <w:szCs w:val="20"/>
                    </w:rPr>
                  </w:pPr>
                  <w:r w:rsidRPr="000530D8">
                    <w:rPr>
                      <w:rFonts w:cs="Times New Roman"/>
                      <w:b/>
                      <w:szCs w:val="20"/>
                    </w:rPr>
                    <w:t>Recommended</w:t>
                  </w:r>
                  <w:r>
                    <w:rPr>
                      <w:rFonts w:cs="Times New Roman"/>
                      <w:b/>
                      <w:szCs w:val="20"/>
                    </w:rPr>
                    <w:t>!</w:t>
                  </w:r>
                </w:p>
                <w:p w14:paraId="2004A40B" w14:textId="77777777" w:rsidR="00EA1E20" w:rsidRPr="00CD250B" w:rsidRDefault="00EA1E20" w:rsidP="00EA1E20">
                  <w:pPr>
                    <w:rPr>
                      <w:rFonts w:cs="Times New Roman"/>
                      <w:szCs w:val="20"/>
                    </w:rPr>
                  </w:pPr>
                  <w:r w:rsidRPr="00CD250B">
                    <w:rPr>
                      <w:rFonts w:cs="Times New Roman"/>
                      <w:szCs w:val="20"/>
                    </w:rPr>
                    <w:t xml:space="preserve">Momentum: Unstable: </w:t>
                  </w:r>
                  <w:hyperlink w:anchor="Dyer" w:history="1">
                    <w:r w:rsidRPr="00885CA8">
                      <w:rPr>
                        <w:rStyle w:val="Hyperlink"/>
                        <w:rFonts w:cs="Times New Roman"/>
                        <w:szCs w:val="20"/>
                      </w:rPr>
                      <w:t>Dyer (1974</w:t>
                    </w:r>
                  </w:hyperlink>
                  <w:r w:rsidRPr="00CD250B">
                    <w:rPr>
                      <w:rFonts w:cs="Times New Roman"/>
                      <w:szCs w:val="20"/>
                    </w:rPr>
                    <w:t xml:space="preserve">), modified by </w:t>
                  </w:r>
                  <w:hyperlink w:anchor="Hogstrom" w:history="1">
                    <w:r w:rsidRPr="00885CA8">
                      <w:rPr>
                        <w:rStyle w:val="Hyperlink"/>
                        <w:rFonts w:cs="Times New Roman"/>
                        <w:szCs w:val="20"/>
                      </w:rPr>
                      <w:t>Högstrom (1988)</w:t>
                    </w:r>
                  </w:hyperlink>
                </w:p>
                <w:p w14:paraId="6D160FA3" w14:textId="77777777" w:rsidR="00EA1E20" w:rsidRPr="00CD250B" w:rsidRDefault="00EA1E20" w:rsidP="00EA1E20">
                  <w:pPr>
                    <w:rPr>
                      <w:rFonts w:cs="Times New Roman"/>
                      <w:szCs w:val="20"/>
                    </w:rPr>
                  </w:pPr>
                  <w:r w:rsidRPr="00CD250B">
                    <w:rPr>
                      <w:rFonts w:cs="Times New Roman"/>
                      <w:szCs w:val="20"/>
                    </w:rPr>
                    <w:t xml:space="preserve">                     Stable: </w:t>
                  </w:r>
                  <w:hyperlink w:anchor="VUH" w:history="1">
                    <w:r w:rsidRPr="00885CA8">
                      <w:rPr>
                        <w:rStyle w:val="Hyperlink"/>
                        <w:rFonts w:cs="Times New Roman"/>
                        <w:szCs w:val="20"/>
                      </w:rPr>
                      <w:t>Van Ulden &amp; Holtslag (1985</w:t>
                    </w:r>
                  </w:hyperlink>
                  <w:r w:rsidRPr="00CD250B">
                    <w:rPr>
                      <w:rFonts w:cs="Times New Roman"/>
                      <w:szCs w:val="20"/>
                    </w:rPr>
                    <w:t xml:space="preserve">) </w:t>
                  </w:r>
                </w:p>
                <w:p w14:paraId="0262D1A9" w14:textId="77777777" w:rsidR="00EA1E20" w:rsidRPr="00CD250B" w:rsidRDefault="00EA1E20" w:rsidP="00EA1E20">
                  <w:pPr>
                    <w:jc w:val="both"/>
                    <w:rPr>
                      <w:rFonts w:eastAsia="Times New Roman" w:cs="Times New Roman"/>
                      <w:color w:val="000000"/>
                      <w:szCs w:val="20"/>
                      <w:lang w:eastAsia="fi-FI"/>
                    </w:rPr>
                  </w:pPr>
                  <w:r w:rsidRPr="00CD250B">
                    <w:rPr>
                      <w:rFonts w:cs="Times New Roman"/>
                      <w:szCs w:val="20"/>
                    </w:rPr>
                    <w:t xml:space="preserve">Heat:            Dyer (1974), modified by </w:t>
                  </w:r>
                  <w:hyperlink w:anchor="Hogstrom" w:history="1">
                    <w:r w:rsidRPr="00885CA8">
                      <w:rPr>
                        <w:rStyle w:val="Hyperlink"/>
                        <w:rFonts w:cs="Times New Roman"/>
                        <w:szCs w:val="20"/>
                      </w:rPr>
                      <w:t>Högstrom (1988</w:t>
                    </w:r>
                  </w:hyperlink>
                  <w:r>
                    <w:rPr>
                      <w:rFonts w:cs="Times New Roman"/>
                      <w:szCs w:val="20"/>
                    </w:rPr>
                    <w:t>)</w:t>
                  </w:r>
                </w:p>
              </w:tc>
            </w:tr>
            <w:tr w:rsidR="00EA1E20" w:rsidRPr="00103F7A" w14:paraId="67C49833" w14:textId="77777777" w:rsidTr="00033ED9">
              <w:tc>
                <w:tcPr>
                  <w:tcW w:w="656" w:type="dxa"/>
                </w:tcPr>
                <w:p w14:paraId="5FD1032B" w14:textId="77777777" w:rsidR="00EA1E20" w:rsidRPr="00CD250B" w:rsidRDefault="00EA1E20" w:rsidP="00EA1E20">
                  <w:pPr>
                    <w:jc w:val="center"/>
                    <w:rPr>
                      <w:rFonts w:eastAsia="Times New Roman" w:cs="Times New Roman"/>
                      <w:color w:val="000000"/>
                      <w:szCs w:val="20"/>
                      <w:lang w:eastAsia="fi-FI"/>
                    </w:rPr>
                  </w:pPr>
                  <w:r w:rsidRPr="00CD250B">
                    <w:rPr>
                      <w:rFonts w:eastAsia="Times New Roman" w:cs="Times New Roman"/>
                      <w:color w:val="000000"/>
                      <w:szCs w:val="20"/>
                      <w:lang w:eastAsia="fi-FI"/>
                    </w:rPr>
                    <w:t>3</w:t>
                  </w:r>
                </w:p>
              </w:tc>
              <w:tc>
                <w:tcPr>
                  <w:tcW w:w="6379" w:type="dxa"/>
                </w:tcPr>
                <w:p w14:paraId="70736887" w14:textId="77777777" w:rsidR="00EA1E20" w:rsidRPr="00CD250B" w:rsidRDefault="00EA1E20" w:rsidP="00EA1E20">
                  <w:pPr>
                    <w:rPr>
                      <w:rFonts w:cs="Times New Roman"/>
                      <w:szCs w:val="20"/>
                    </w:rPr>
                  </w:pPr>
                  <w:r w:rsidRPr="00CD250B">
                    <w:rPr>
                      <w:rFonts w:cs="Times New Roman"/>
                      <w:szCs w:val="20"/>
                    </w:rPr>
                    <w:t xml:space="preserve">Momentum:  </w:t>
                  </w:r>
                  <w:hyperlink w:anchor="Campbell" w:history="1">
                    <w:r w:rsidRPr="00885CA8">
                      <w:rPr>
                        <w:rStyle w:val="Hyperlink"/>
                        <w:rFonts w:cs="Times New Roman"/>
                        <w:szCs w:val="20"/>
                      </w:rPr>
                      <w:t>Campbell &amp; Norman</w:t>
                    </w:r>
                  </w:hyperlink>
                  <w:r w:rsidRPr="00CD250B">
                    <w:rPr>
                      <w:rFonts w:cs="Times New Roman"/>
                      <w:szCs w:val="20"/>
                    </w:rPr>
                    <w:t xml:space="preserve"> eqn 7.27 p 97</w:t>
                  </w:r>
                </w:p>
                <w:p w14:paraId="167DF011" w14:textId="77777777" w:rsidR="00EA1E20" w:rsidRPr="00CD250B" w:rsidRDefault="00EA1E20" w:rsidP="00EA1E20">
                  <w:pPr>
                    <w:rPr>
                      <w:rFonts w:cs="Times New Roman"/>
                      <w:szCs w:val="20"/>
                    </w:rPr>
                  </w:pPr>
                  <w:r w:rsidRPr="00CD250B">
                    <w:rPr>
                      <w:rFonts w:cs="Times New Roman"/>
                      <w:szCs w:val="20"/>
                    </w:rPr>
                    <w:t xml:space="preserve">Heat:            Unstable: </w:t>
                  </w:r>
                  <w:hyperlink w:anchor="Campbell" w:history="1">
                    <w:r w:rsidRPr="00885CA8">
                      <w:rPr>
                        <w:rStyle w:val="Hyperlink"/>
                        <w:rFonts w:cs="Times New Roman"/>
                        <w:szCs w:val="20"/>
                      </w:rPr>
                      <w:t>Campbell &amp; Norman</w:t>
                    </w:r>
                  </w:hyperlink>
                  <w:r w:rsidRPr="00CD250B">
                    <w:rPr>
                      <w:rFonts w:cs="Times New Roman"/>
                      <w:szCs w:val="20"/>
                    </w:rPr>
                    <w:t xml:space="preserve"> </w:t>
                  </w:r>
                </w:p>
                <w:p w14:paraId="786F7ABD" w14:textId="77777777" w:rsidR="00EA1E20" w:rsidRPr="00CD250B" w:rsidRDefault="00EA1E20" w:rsidP="00EA1E20">
                  <w:pPr>
                    <w:rPr>
                      <w:rFonts w:eastAsia="Times New Roman" w:cs="Times New Roman"/>
                      <w:color w:val="000000"/>
                      <w:szCs w:val="20"/>
                      <w:lang w:eastAsia="fi-FI"/>
                    </w:rPr>
                  </w:pPr>
                  <w:r w:rsidRPr="00CD250B">
                    <w:rPr>
                      <w:rFonts w:cs="Times New Roman"/>
                      <w:szCs w:val="20"/>
                    </w:rPr>
                    <w:t xml:space="preserve">                     Stable:</w:t>
                  </w:r>
                  <w:r w:rsidRPr="00CD250B">
                    <w:rPr>
                      <w:szCs w:val="20"/>
                    </w:rPr>
                    <w:t xml:space="preserve"> </w:t>
                  </w:r>
                  <w:hyperlink w:anchor="Dyer" w:history="1">
                    <w:r w:rsidRPr="00885CA8">
                      <w:rPr>
                        <w:rStyle w:val="Hyperlink"/>
                        <w:rFonts w:cs="Times New Roman"/>
                        <w:szCs w:val="20"/>
                      </w:rPr>
                      <w:t>Dyer (1974)</w:t>
                    </w:r>
                  </w:hyperlink>
                  <w:r w:rsidRPr="00CD250B">
                    <w:rPr>
                      <w:rFonts w:cs="Times New Roman"/>
                      <w:szCs w:val="20"/>
                    </w:rPr>
                    <w:t xml:space="preserve"> modifed by </w:t>
                  </w:r>
                  <w:hyperlink w:anchor="Hogstrom" w:history="1">
                    <w:r w:rsidRPr="00885CA8">
                      <w:rPr>
                        <w:rStyle w:val="Hyperlink"/>
                        <w:rFonts w:cs="Times New Roman"/>
                        <w:szCs w:val="20"/>
                      </w:rPr>
                      <w:t>Högstrom (1988)</w:t>
                    </w:r>
                  </w:hyperlink>
                </w:p>
              </w:tc>
            </w:tr>
            <w:tr w:rsidR="00EA1E20" w:rsidRPr="00103F7A" w14:paraId="5EC404E9" w14:textId="77777777" w:rsidTr="00033ED9">
              <w:tc>
                <w:tcPr>
                  <w:tcW w:w="656" w:type="dxa"/>
                </w:tcPr>
                <w:p w14:paraId="7C0FB9F6" w14:textId="77777777" w:rsidR="00EA1E20" w:rsidRPr="00CD250B" w:rsidRDefault="00EA1E20" w:rsidP="00EA1E20">
                  <w:pPr>
                    <w:jc w:val="center"/>
                    <w:rPr>
                      <w:rFonts w:eastAsia="Times New Roman" w:cs="Times New Roman"/>
                      <w:color w:val="000000"/>
                      <w:szCs w:val="20"/>
                      <w:lang w:eastAsia="fi-FI"/>
                    </w:rPr>
                  </w:pPr>
                  <w:r w:rsidRPr="00CD250B">
                    <w:rPr>
                      <w:rFonts w:cs="Times New Roman"/>
                      <w:szCs w:val="20"/>
                    </w:rPr>
                    <w:t>4</w:t>
                  </w:r>
                </w:p>
              </w:tc>
              <w:tc>
                <w:tcPr>
                  <w:tcW w:w="6379" w:type="dxa"/>
                </w:tcPr>
                <w:p w14:paraId="025DFF9E" w14:textId="77777777" w:rsidR="00EA1E20" w:rsidRPr="00CA30CE" w:rsidRDefault="00EA1E20" w:rsidP="00EA1E20">
                  <w:pPr>
                    <w:rPr>
                      <w:rFonts w:cs="Times New Roman"/>
                      <w:szCs w:val="20"/>
                      <w:lang w:val="en-US"/>
                    </w:rPr>
                  </w:pPr>
                  <w:r w:rsidRPr="00CD250B">
                    <w:rPr>
                      <w:rFonts w:cs="Times New Roman"/>
                      <w:szCs w:val="20"/>
                    </w:rPr>
                    <w:t xml:space="preserve">Momentum </w:t>
                  </w:r>
                  <w:hyperlink w:anchor="Businger" w:history="1">
                    <w:r w:rsidRPr="00885CA8">
                      <w:rPr>
                        <w:rStyle w:val="Hyperlink"/>
                        <w:rFonts w:cs="Times New Roman"/>
                        <w:szCs w:val="20"/>
                      </w:rPr>
                      <w:t xml:space="preserve">Businger </w:t>
                    </w:r>
                    <w:r w:rsidRPr="00885CA8">
                      <w:rPr>
                        <w:rStyle w:val="Hyperlink"/>
                        <w:rFonts w:cs="Times New Roman"/>
                        <w:i/>
                        <w:szCs w:val="20"/>
                      </w:rPr>
                      <w:t>et al.</w:t>
                    </w:r>
                    <w:r w:rsidRPr="00885CA8">
                      <w:rPr>
                        <w:rStyle w:val="Hyperlink"/>
                        <w:rFonts w:cs="Times New Roman"/>
                        <w:szCs w:val="20"/>
                      </w:rPr>
                      <w:t xml:space="preserve"> (1971</w:t>
                    </w:r>
                  </w:hyperlink>
                  <w:r w:rsidRPr="00CD250B">
                    <w:rPr>
                      <w:rFonts w:cs="Times New Roman"/>
                      <w:szCs w:val="20"/>
                    </w:rPr>
                    <w:t xml:space="preserve">) modifed by </w:t>
                  </w:r>
                  <w:hyperlink w:anchor="Hogstrom" w:history="1">
                    <w:r w:rsidRPr="00885CA8">
                      <w:rPr>
                        <w:rStyle w:val="Hyperlink"/>
                        <w:rFonts w:cs="Times New Roman"/>
                        <w:szCs w:val="20"/>
                      </w:rPr>
                      <w:t>Högstrom (1988)</w:t>
                    </w:r>
                  </w:hyperlink>
                </w:p>
                <w:p w14:paraId="6B23FD94" w14:textId="77777777" w:rsidR="00EA1E20" w:rsidRPr="00CA30CE" w:rsidRDefault="00EA1E20" w:rsidP="00EA1E20">
                  <w:pPr>
                    <w:rPr>
                      <w:rFonts w:eastAsia="Times New Roman" w:cs="Times New Roman"/>
                      <w:color w:val="000000"/>
                      <w:szCs w:val="20"/>
                      <w:lang w:val="en-US" w:eastAsia="fi-FI"/>
                    </w:rPr>
                  </w:pPr>
                  <w:r w:rsidRPr="00CD250B">
                    <w:rPr>
                      <w:rFonts w:cs="Times New Roman"/>
                      <w:szCs w:val="20"/>
                    </w:rPr>
                    <w:t xml:space="preserve">Heat:           </w:t>
                  </w:r>
                  <w:hyperlink w:anchor="Businger" w:history="1">
                    <w:r w:rsidRPr="00885CA8">
                      <w:rPr>
                        <w:rStyle w:val="Hyperlink"/>
                        <w:rFonts w:cs="Times New Roman"/>
                        <w:szCs w:val="20"/>
                      </w:rPr>
                      <w:t xml:space="preserve">Businger </w:t>
                    </w:r>
                    <w:r w:rsidRPr="00885CA8">
                      <w:rPr>
                        <w:rStyle w:val="Hyperlink"/>
                        <w:rFonts w:cs="Times New Roman"/>
                        <w:i/>
                        <w:szCs w:val="20"/>
                      </w:rPr>
                      <w:t>et al.</w:t>
                    </w:r>
                    <w:r w:rsidRPr="00885CA8">
                      <w:rPr>
                        <w:rStyle w:val="Hyperlink"/>
                        <w:rFonts w:cs="Times New Roman"/>
                        <w:szCs w:val="20"/>
                      </w:rPr>
                      <w:t xml:space="preserve"> (1971)</w:t>
                    </w:r>
                  </w:hyperlink>
                  <w:r>
                    <w:rPr>
                      <w:rFonts w:cs="Times New Roman"/>
                      <w:szCs w:val="20"/>
                    </w:rPr>
                    <w:t xml:space="preserve"> </w:t>
                  </w:r>
                  <w:r w:rsidRPr="00CD250B">
                    <w:rPr>
                      <w:rFonts w:cs="Times New Roman"/>
                      <w:szCs w:val="20"/>
                    </w:rPr>
                    <w:t xml:space="preserve">modifed by </w:t>
                  </w:r>
                  <w:hyperlink w:anchor="Hogstrom" w:history="1">
                    <w:r w:rsidRPr="00885CA8">
                      <w:rPr>
                        <w:rStyle w:val="Hyperlink"/>
                        <w:rFonts w:cs="Times New Roman"/>
                        <w:szCs w:val="20"/>
                      </w:rPr>
                      <w:t>Högstrom (1988)</w:t>
                    </w:r>
                  </w:hyperlink>
                </w:p>
              </w:tc>
            </w:tr>
          </w:tbl>
          <w:p w14:paraId="20FD5003" w14:textId="77777777"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p>
        </w:tc>
      </w:tr>
      <w:tr w:rsidR="00EA1E20" w:rsidRPr="001C53F7" w14:paraId="674CA930" w14:textId="77777777" w:rsidTr="00033E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023B53E8" w14:textId="77777777" w:rsidR="00EA1E20" w:rsidRPr="00C0023F" w:rsidRDefault="00EA1E20" w:rsidP="00EA1E20">
            <w:pPr>
              <w:rPr>
                <w:rFonts w:eastAsia="Times New Roman" w:cs="Times New Roman"/>
                <w:b w:val="0"/>
                <w:i/>
                <w:color w:val="000000"/>
                <w:szCs w:val="20"/>
                <w:lang w:val="en-GB" w:eastAsia="fi-FI"/>
              </w:rPr>
            </w:pPr>
            <w:r w:rsidRPr="00C0023F">
              <w:rPr>
                <w:rFonts w:eastAsia="Times New Roman" w:cs="Times New Roman"/>
                <w:b w:val="0"/>
                <w:i/>
                <w:color w:val="000000"/>
                <w:szCs w:val="20"/>
                <w:lang w:val="en-GB" w:eastAsia="fi-FI"/>
              </w:rPr>
              <w:t>WU_choice</w:t>
            </w:r>
          </w:p>
        </w:tc>
        <w:tc>
          <w:tcPr>
            <w:tcW w:w="387" w:type="dxa"/>
          </w:tcPr>
          <w:p w14:paraId="390E95B1" w14:textId="77777777"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W</w:t>
            </w:r>
          </w:p>
        </w:tc>
        <w:tc>
          <w:tcPr>
            <w:tcW w:w="7715" w:type="dxa"/>
          </w:tcPr>
          <w:p w14:paraId="7F9179CC" w14:textId="77777777"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External water use</w:t>
            </w:r>
          </w:p>
          <w:tbl>
            <w:tblPr>
              <w:tblStyle w:val="TableGrid"/>
              <w:tblW w:w="0" w:type="auto"/>
              <w:tblLook w:val="04A0" w:firstRow="1" w:lastRow="0" w:firstColumn="1" w:lastColumn="0" w:noHBand="0" w:noVBand="1"/>
            </w:tblPr>
            <w:tblGrid>
              <w:gridCol w:w="717"/>
              <w:gridCol w:w="5150"/>
            </w:tblGrid>
            <w:tr w:rsidR="00EA1E20" w:rsidRPr="001C53F7" w14:paraId="1CD209BD" w14:textId="77777777" w:rsidTr="00033ED9">
              <w:tc>
                <w:tcPr>
                  <w:tcW w:w="717" w:type="dxa"/>
                </w:tcPr>
                <w:p w14:paraId="0AFA776E" w14:textId="77777777" w:rsidR="00EA1E20" w:rsidRPr="00CD250B" w:rsidRDefault="00EA1E20" w:rsidP="00EA1E20">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0" w:type="dxa"/>
                </w:tcPr>
                <w:p w14:paraId="45C4753A" w14:textId="77777777" w:rsidR="00EA1E20" w:rsidRPr="00CD250B" w:rsidRDefault="00EA1E20" w:rsidP="00EA1E20">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EA1E20" w:rsidRPr="00103F7A" w14:paraId="5CFB6945" w14:textId="77777777" w:rsidTr="00033ED9">
              <w:tc>
                <w:tcPr>
                  <w:tcW w:w="717" w:type="dxa"/>
                </w:tcPr>
                <w:p w14:paraId="40CC5F11" w14:textId="77777777" w:rsidR="00EA1E20" w:rsidRPr="00CD250B" w:rsidRDefault="00EA1E20" w:rsidP="00EA1E20">
                  <w:pPr>
                    <w:jc w:val="center"/>
                    <w:rPr>
                      <w:rFonts w:eastAsia="Times New Roman" w:cs="Times New Roman"/>
                      <w:color w:val="000000"/>
                      <w:szCs w:val="20"/>
                      <w:lang w:eastAsia="fi-FI"/>
                    </w:rPr>
                  </w:pPr>
                  <w:r w:rsidRPr="00CD250B">
                    <w:rPr>
                      <w:rFonts w:eastAsia="Times New Roman" w:cs="Times New Roman"/>
                      <w:color w:val="000000"/>
                      <w:szCs w:val="20"/>
                      <w:lang w:eastAsia="fi-FI"/>
                    </w:rPr>
                    <w:t>0</w:t>
                  </w:r>
                </w:p>
              </w:tc>
              <w:tc>
                <w:tcPr>
                  <w:tcW w:w="5150" w:type="dxa"/>
                </w:tcPr>
                <w:p w14:paraId="7B67ECFC" w14:textId="77777777" w:rsidR="00EA1E20" w:rsidRPr="00CD250B" w:rsidRDefault="00EA1E20" w:rsidP="00EA1E20">
                  <w:pPr>
                    <w:rPr>
                      <w:rFonts w:eastAsia="Times New Roman" w:cs="Times New Roman"/>
                      <w:color w:val="000000"/>
                      <w:szCs w:val="20"/>
                      <w:lang w:eastAsia="fi-FI"/>
                    </w:rPr>
                  </w:pPr>
                  <w:r>
                    <w:rPr>
                      <w:rFonts w:eastAsia="Times New Roman" w:cs="Times New Roman"/>
                      <w:color w:val="000000"/>
                      <w:szCs w:val="20"/>
                      <w:lang w:eastAsia="fi-FI"/>
                    </w:rPr>
                    <w:t>M</w:t>
                  </w:r>
                  <w:r w:rsidRPr="00CD250B">
                    <w:rPr>
                      <w:rFonts w:eastAsia="Times New Roman" w:cs="Times New Roman"/>
                      <w:color w:val="000000"/>
                      <w:szCs w:val="20"/>
                      <w:lang w:eastAsia="fi-FI"/>
                    </w:rPr>
                    <w:t>odelled</w:t>
                  </w:r>
                  <w:r>
                    <w:rPr>
                      <w:rFonts w:eastAsia="Times New Roman" w:cs="Times New Roman"/>
                      <w:color w:val="000000"/>
                      <w:szCs w:val="20"/>
                      <w:lang w:eastAsia="fi-FI"/>
                    </w:rPr>
                    <w:t xml:space="preserve">  using options set in SUEWS_Irrigation.txt</w:t>
                  </w:r>
                </w:p>
              </w:tc>
            </w:tr>
            <w:tr w:rsidR="00EA1E20" w:rsidRPr="001C53F7" w14:paraId="7EFD2768" w14:textId="77777777" w:rsidTr="00033ED9">
              <w:tc>
                <w:tcPr>
                  <w:tcW w:w="717" w:type="dxa"/>
                </w:tcPr>
                <w:p w14:paraId="3402614C" w14:textId="77777777" w:rsidR="00EA1E20" w:rsidRPr="00CD250B" w:rsidRDefault="00EA1E20" w:rsidP="00EA1E20">
                  <w:pPr>
                    <w:jc w:val="center"/>
                    <w:rPr>
                      <w:rFonts w:eastAsia="Times New Roman" w:cs="Times New Roman"/>
                      <w:color w:val="000000"/>
                      <w:szCs w:val="20"/>
                      <w:lang w:eastAsia="fi-FI"/>
                    </w:rPr>
                  </w:pPr>
                  <w:r w:rsidRPr="00CD250B">
                    <w:rPr>
                      <w:rFonts w:eastAsia="Times New Roman" w:cs="Times New Roman"/>
                      <w:color w:val="000000"/>
                      <w:szCs w:val="20"/>
                      <w:lang w:eastAsia="fi-FI"/>
                    </w:rPr>
                    <w:t>1</w:t>
                  </w:r>
                </w:p>
              </w:tc>
              <w:tc>
                <w:tcPr>
                  <w:tcW w:w="5150" w:type="dxa"/>
                </w:tcPr>
                <w:p w14:paraId="5A5B634B" w14:textId="77777777" w:rsidR="00EA1E20" w:rsidRPr="00CD250B" w:rsidRDefault="00EA1E20" w:rsidP="00EA1E20">
                  <w:pPr>
                    <w:rPr>
                      <w:rFonts w:eastAsia="Times New Roman" w:cs="Times New Roman"/>
                      <w:color w:val="000000"/>
                      <w:szCs w:val="20"/>
                      <w:lang w:eastAsia="fi-FI"/>
                    </w:rPr>
                  </w:pPr>
                  <w:r>
                    <w:rPr>
                      <w:rFonts w:eastAsia="Times New Roman" w:cs="Times New Roman"/>
                      <w:color w:val="000000"/>
                      <w:szCs w:val="20"/>
                      <w:lang w:eastAsia="fi-FI"/>
                    </w:rPr>
                    <w:t>O</w:t>
                  </w:r>
                  <w:r w:rsidRPr="00CD250B">
                    <w:rPr>
                      <w:rFonts w:eastAsia="Times New Roman" w:cs="Times New Roman"/>
                      <w:color w:val="000000"/>
                      <w:szCs w:val="20"/>
                      <w:lang w:eastAsia="fi-FI"/>
                    </w:rPr>
                    <w:t>bservations</w:t>
                  </w:r>
                  <w:r>
                    <w:rPr>
                      <w:rFonts w:eastAsia="Times New Roman" w:cs="Times New Roman"/>
                      <w:color w:val="000000"/>
                      <w:szCs w:val="20"/>
                      <w:lang w:eastAsia="fi-FI"/>
                    </w:rPr>
                    <w:t xml:space="preserve"> are used</w:t>
                  </w:r>
                </w:p>
              </w:tc>
            </w:tr>
          </w:tbl>
          <w:p w14:paraId="50DDC7F4" w14:textId="77777777"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p>
        </w:tc>
      </w:tr>
      <w:tr w:rsidR="00EA1E20" w:rsidRPr="00103F7A" w14:paraId="62D8A166" w14:textId="77777777" w:rsidTr="00033ED9">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03039692" w14:textId="77777777" w:rsidR="00EA1E20" w:rsidRPr="00513C3D" w:rsidRDefault="00EA1E20" w:rsidP="00EA1E20">
            <w:pPr>
              <w:rPr>
                <w:rFonts w:eastAsia="Times New Roman" w:cs="Times New Roman"/>
                <w:b w:val="0"/>
                <w:i/>
                <w:color w:val="000000"/>
                <w:szCs w:val="20"/>
                <w:lang w:val="en-GB" w:eastAsia="fi-FI"/>
              </w:rPr>
            </w:pPr>
            <w:r w:rsidRPr="00513C3D">
              <w:rPr>
                <w:rFonts w:eastAsia="Times New Roman" w:cs="Times New Roman"/>
                <w:b w:val="0"/>
                <w:i/>
                <w:color w:val="000000"/>
                <w:szCs w:val="20"/>
                <w:lang w:val="en-GB" w:eastAsia="fi-FI"/>
              </w:rPr>
              <w:lastRenderedPageBreak/>
              <w:t>z0_method</w:t>
            </w:r>
          </w:p>
        </w:tc>
        <w:tc>
          <w:tcPr>
            <w:tcW w:w="387" w:type="dxa"/>
          </w:tcPr>
          <w:p w14:paraId="3BB40361" w14:textId="77777777" w:rsidR="00EA1E20" w:rsidRPr="00513C3D"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513C3D">
              <w:rPr>
                <w:rFonts w:eastAsia="Times New Roman" w:cs="Times New Roman"/>
                <w:color w:val="000000"/>
                <w:szCs w:val="20"/>
                <w:lang w:val="en-GB" w:eastAsia="fi-FI"/>
              </w:rPr>
              <w:t>A</w:t>
            </w:r>
          </w:p>
        </w:tc>
        <w:tc>
          <w:tcPr>
            <w:tcW w:w="7715" w:type="dxa"/>
          </w:tcPr>
          <w:p w14:paraId="03F27DC1" w14:textId="77777777" w:rsidR="00EA1E20" w:rsidRPr="00513C3D"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513C3D">
              <w:rPr>
                <w:rFonts w:cs="Times New Roman"/>
                <w:szCs w:val="20"/>
                <w:lang w:val="en-GB"/>
              </w:rPr>
              <w:t>Determines how aerodynamic roughness length (</w:t>
            </w:r>
            <w:r w:rsidRPr="00513C3D">
              <w:rPr>
                <w:rFonts w:cs="Times New Roman"/>
                <w:i/>
                <w:szCs w:val="20"/>
                <w:lang w:val="en-GB"/>
              </w:rPr>
              <w:t>z</w:t>
            </w:r>
            <w:r w:rsidRPr="00513C3D">
              <w:rPr>
                <w:rFonts w:cs="Times New Roman"/>
                <w:i/>
                <w:szCs w:val="20"/>
                <w:vertAlign w:val="subscript"/>
                <w:lang w:val="en-GB"/>
              </w:rPr>
              <w:t>0m</w:t>
            </w:r>
            <w:r w:rsidRPr="00513C3D">
              <w:rPr>
                <w:rFonts w:cs="Times New Roman"/>
                <w:szCs w:val="20"/>
                <w:lang w:val="en-GB"/>
              </w:rPr>
              <w:t>) and zero displacement height (</w:t>
            </w:r>
            <w:r w:rsidRPr="00513C3D">
              <w:rPr>
                <w:rFonts w:cs="Times New Roman"/>
                <w:i/>
                <w:szCs w:val="20"/>
                <w:lang w:val="en-GB"/>
              </w:rPr>
              <w:t>z</w:t>
            </w:r>
            <w:r w:rsidRPr="00513C3D">
              <w:rPr>
                <w:rFonts w:cs="Times New Roman"/>
                <w:i/>
                <w:szCs w:val="20"/>
                <w:vertAlign w:val="subscript"/>
                <w:lang w:val="en-GB"/>
              </w:rPr>
              <w:t>d</w:t>
            </w:r>
            <w:r w:rsidRPr="00513C3D">
              <w:rPr>
                <w:rFonts w:cs="Times New Roman"/>
                <w:szCs w:val="20"/>
                <w:lang w:val="en-GB"/>
              </w:rPr>
              <w:t xml:space="preserve">) are obtained </w:t>
            </w:r>
          </w:p>
          <w:tbl>
            <w:tblPr>
              <w:tblStyle w:val="TableGrid"/>
              <w:tblW w:w="7035" w:type="dxa"/>
              <w:tblLook w:val="04A0" w:firstRow="1" w:lastRow="0" w:firstColumn="1" w:lastColumn="0" w:noHBand="0" w:noVBand="1"/>
            </w:tblPr>
            <w:tblGrid>
              <w:gridCol w:w="678"/>
              <w:gridCol w:w="6357"/>
            </w:tblGrid>
            <w:tr w:rsidR="00EA1E20" w:rsidRPr="00513C3D" w14:paraId="47D1945C" w14:textId="77777777" w:rsidTr="00033ED9">
              <w:tc>
                <w:tcPr>
                  <w:tcW w:w="678" w:type="dxa"/>
                </w:tcPr>
                <w:p w14:paraId="08CF139B" w14:textId="77777777" w:rsidR="00EA1E20" w:rsidRPr="00513C3D" w:rsidRDefault="00EA1E20" w:rsidP="00EA1E20">
                  <w:pPr>
                    <w:rPr>
                      <w:rFonts w:eastAsia="Times New Roman" w:cs="Times New Roman"/>
                      <w:color w:val="000000"/>
                      <w:szCs w:val="20"/>
                      <w:lang w:eastAsia="fi-FI"/>
                    </w:rPr>
                  </w:pPr>
                  <w:r w:rsidRPr="00513C3D">
                    <w:rPr>
                      <w:rFonts w:eastAsia="Times New Roman" w:cs="Times New Roman"/>
                      <w:color w:val="000000"/>
                      <w:szCs w:val="20"/>
                      <w:lang w:eastAsia="fi-FI"/>
                    </w:rPr>
                    <w:t>Value</w:t>
                  </w:r>
                </w:p>
              </w:tc>
              <w:tc>
                <w:tcPr>
                  <w:tcW w:w="6357" w:type="dxa"/>
                </w:tcPr>
                <w:p w14:paraId="0B2FE785" w14:textId="77777777" w:rsidR="00EA1E20" w:rsidRPr="00513C3D" w:rsidRDefault="00EA1E20" w:rsidP="00EA1E20">
                  <w:pPr>
                    <w:rPr>
                      <w:rFonts w:eastAsia="Times New Roman" w:cs="Times New Roman"/>
                      <w:color w:val="000000"/>
                      <w:szCs w:val="20"/>
                      <w:lang w:eastAsia="fi-FI"/>
                    </w:rPr>
                  </w:pPr>
                  <w:r w:rsidRPr="00513C3D">
                    <w:rPr>
                      <w:rFonts w:eastAsia="Times New Roman" w:cs="Times New Roman"/>
                      <w:color w:val="000000"/>
                      <w:szCs w:val="20"/>
                      <w:lang w:eastAsia="fi-FI"/>
                    </w:rPr>
                    <w:t>Comments</w:t>
                  </w:r>
                </w:p>
              </w:tc>
            </w:tr>
            <w:tr w:rsidR="00EA1E20" w:rsidRPr="00513C3D" w14:paraId="3662E5C6" w14:textId="77777777" w:rsidTr="00033ED9">
              <w:tc>
                <w:tcPr>
                  <w:tcW w:w="678" w:type="dxa"/>
                </w:tcPr>
                <w:p w14:paraId="4E356C5B" w14:textId="77777777" w:rsidR="00EA1E20" w:rsidRPr="00513C3D" w:rsidRDefault="00EA1E20" w:rsidP="00EA1E20">
                  <w:pPr>
                    <w:rPr>
                      <w:rFonts w:eastAsia="Times New Roman" w:cs="Times New Roman"/>
                      <w:color w:val="000000"/>
                      <w:szCs w:val="20"/>
                      <w:lang w:eastAsia="fi-FI"/>
                    </w:rPr>
                  </w:pPr>
                  <w:r w:rsidRPr="00513C3D">
                    <w:rPr>
                      <w:rFonts w:eastAsia="Times New Roman" w:cs="Times New Roman"/>
                      <w:color w:val="000000"/>
                      <w:szCs w:val="20"/>
                      <w:lang w:eastAsia="fi-FI"/>
                    </w:rPr>
                    <w:t>1</w:t>
                  </w:r>
                </w:p>
              </w:tc>
              <w:tc>
                <w:tcPr>
                  <w:tcW w:w="6357" w:type="dxa"/>
                </w:tcPr>
                <w:p w14:paraId="728ABE37" w14:textId="77777777" w:rsidR="00EA1E20" w:rsidRPr="00513C3D" w:rsidRDefault="00EA1E20" w:rsidP="00EA1E20">
                  <w:pPr>
                    <w:rPr>
                      <w:rFonts w:cs="Times New Roman"/>
                      <w:szCs w:val="20"/>
                    </w:rPr>
                  </w:pPr>
                  <w:r w:rsidRPr="00513C3D">
                    <w:rPr>
                      <w:rFonts w:cs="Times New Roman"/>
                      <w:szCs w:val="20"/>
                    </w:rPr>
                    <w:t xml:space="preserve">Values in </w:t>
                  </w:r>
                  <w:r w:rsidRPr="00513C3D">
                    <w:rPr>
                      <w:rFonts w:cs="Times New Roman"/>
                      <w:b/>
                      <w:i/>
                      <w:szCs w:val="20"/>
                    </w:rPr>
                    <w:t xml:space="preserve">SUEWS_SiteSelect.txt </w:t>
                  </w:r>
                  <w:r w:rsidRPr="00513C3D">
                    <w:rPr>
                      <w:rFonts w:cs="Times New Roman"/>
                      <w:szCs w:val="20"/>
                    </w:rPr>
                    <w:t>file are used</w:t>
                  </w:r>
                </w:p>
                <w:p w14:paraId="4FB0380B" w14:textId="77777777" w:rsidR="00EA1E20" w:rsidRPr="00513C3D" w:rsidRDefault="00EA1E20" w:rsidP="00EA1E20">
                  <w:pPr>
                    <w:rPr>
                      <w:rFonts w:cs="Times New Roman"/>
                      <w:szCs w:val="20"/>
                    </w:rPr>
                  </w:pPr>
                  <w:r w:rsidRPr="00513C3D">
                    <w:rPr>
                      <w:rFonts w:cs="Times New Roman"/>
                      <w:szCs w:val="20"/>
                    </w:rPr>
                    <w:t>(</w:t>
                  </w:r>
                  <w:r w:rsidRPr="00513C3D">
                    <w:rPr>
                      <w:rFonts w:cs="Times New Roman"/>
                      <w:i/>
                      <w:szCs w:val="20"/>
                    </w:rPr>
                    <w:t>z</w:t>
                  </w:r>
                  <w:r w:rsidRPr="00513C3D">
                    <w:rPr>
                      <w:rFonts w:cs="Times New Roman"/>
                      <w:i/>
                      <w:szCs w:val="20"/>
                      <w:vertAlign w:val="subscript"/>
                    </w:rPr>
                    <w:t>0m</w:t>
                  </w:r>
                  <w:r w:rsidRPr="00513C3D">
                    <w:rPr>
                      <w:rFonts w:cs="Times New Roman"/>
                      <w:i/>
                      <w:szCs w:val="20"/>
                    </w:rPr>
                    <w:t xml:space="preserve"> </w:t>
                  </w:r>
                  <w:r w:rsidRPr="00513C3D">
                    <w:rPr>
                      <w:rFonts w:cs="Times New Roman"/>
                      <w:szCs w:val="20"/>
                    </w:rPr>
                    <w:t xml:space="preserve">and </w:t>
                  </w:r>
                  <w:r w:rsidRPr="00513C3D">
                    <w:rPr>
                      <w:rFonts w:cs="Times New Roman"/>
                      <w:i/>
                      <w:szCs w:val="20"/>
                    </w:rPr>
                    <w:t>z</w:t>
                  </w:r>
                  <w:r w:rsidRPr="00513C3D">
                    <w:rPr>
                      <w:rFonts w:cs="Times New Roman"/>
                      <w:i/>
                      <w:szCs w:val="20"/>
                      <w:vertAlign w:val="subscript"/>
                    </w:rPr>
                    <w:t>d</w:t>
                  </w:r>
                  <w:r w:rsidRPr="00513C3D">
                    <w:rPr>
                      <w:rFonts w:cs="Times New Roman"/>
                      <w:szCs w:val="20"/>
                    </w:rPr>
                    <w:t xml:space="preserve"> are adjusted with time to account for seasonal variation in porosity of deciduous trees)</w:t>
                  </w:r>
                </w:p>
              </w:tc>
            </w:tr>
            <w:tr w:rsidR="00EA1E20" w:rsidRPr="00513C3D" w14:paraId="127A190C" w14:textId="77777777" w:rsidTr="00033ED9">
              <w:tc>
                <w:tcPr>
                  <w:tcW w:w="678" w:type="dxa"/>
                </w:tcPr>
                <w:p w14:paraId="0B15A65D" w14:textId="77777777" w:rsidR="00EA1E20" w:rsidRPr="00513C3D" w:rsidRDefault="00EA1E20" w:rsidP="00EA1E20">
                  <w:pPr>
                    <w:rPr>
                      <w:rFonts w:eastAsia="Times New Roman" w:cs="Times New Roman"/>
                      <w:color w:val="000000"/>
                      <w:szCs w:val="20"/>
                      <w:lang w:eastAsia="fi-FI"/>
                    </w:rPr>
                  </w:pPr>
                  <w:r w:rsidRPr="00513C3D">
                    <w:rPr>
                      <w:rFonts w:eastAsia="Times New Roman" w:cs="Times New Roman"/>
                      <w:color w:val="000000"/>
                      <w:szCs w:val="20"/>
                      <w:lang w:eastAsia="fi-FI"/>
                    </w:rPr>
                    <w:t>2</w:t>
                  </w:r>
                </w:p>
              </w:tc>
              <w:tc>
                <w:tcPr>
                  <w:tcW w:w="6357" w:type="dxa"/>
                </w:tcPr>
                <w:p w14:paraId="589BF18F" w14:textId="77777777" w:rsidR="00EA1E20" w:rsidRPr="00513C3D" w:rsidRDefault="00EA1E20" w:rsidP="00EA1E20">
                  <w:pPr>
                    <w:rPr>
                      <w:rFonts w:cs="Times New Roman"/>
                      <w:szCs w:val="20"/>
                    </w:rPr>
                  </w:pPr>
                  <w:r w:rsidRPr="00513C3D">
                    <w:rPr>
                      <w:rFonts w:cs="Times New Roman"/>
                      <w:szCs w:val="20"/>
                    </w:rPr>
                    <w:t>Calculated from mean building  and tree heights with “Rule of Thumb” (</w:t>
                  </w:r>
                  <w:hyperlink w:anchor="G01999" w:history="1">
                    <w:r w:rsidRPr="00513C3D">
                      <w:rPr>
                        <w:rStyle w:val="Hyperlink"/>
                        <w:rFonts w:cs="Times New Roman"/>
                        <w:szCs w:val="20"/>
                      </w:rPr>
                      <w:t>Grimmond and Oke 1999</w:t>
                    </w:r>
                  </w:hyperlink>
                  <w:r w:rsidRPr="00513C3D">
                    <w:rPr>
                      <w:rFonts w:cs="Times New Roman"/>
                      <w:szCs w:val="20"/>
                    </w:rPr>
                    <w:t>)</w:t>
                  </w:r>
                </w:p>
                <w:p w14:paraId="718EE87E" w14:textId="77777777" w:rsidR="00EA1E20" w:rsidRPr="00513C3D" w:rsidRDefault="00EA1E20" w:rsidP="00EA1E20">
                  <w:pPr>
                    <w:pStyle w:val="ListParagraph"/>
                    <w:ind w:left="0"/>
                    <w:rPr>
                      <w:rFonts w:eastAsia="Times New Roman" w:cs="Times New Roman"/>
                      <w:color w:val="000000"/>
                      <w:szCs w:val="20"/>
                      <w:lang w:eastAsia="fi-FI"/>
                    </w:rPr>
                  </w:pPr>
                  <w:r w:rsidRPr="00513C3D">
                    <w:rPr>
                      <w:rFonts w:eastAsia="Times New Roman" w:cs="Times New Roman"/>
                      <w:color w:val="000000"/>
                      <w:szCs w:val="20"/>
                      <w:lang w:eastAsia="fi-FI"/>
                    </w:rPr>
                    <w:t>Heights must be given in GIS file</w:t>
                  </w:r>
                </w:p>
              </w:tc>
            </w:tr>
            <w:tr w:rsidR="00EA1E20" w:rsidRPr="00513C3D" w14:paraId="3282589C" w14:textId="77777777" w:rsidTr="00033ED9">
              <w:tc>
                <w:tcPr>
                  <w:tcW w:w="678" w:type="dxa"/>
                </w:tcPr>
                <w:p w14:paraId="711F8ACB" w14:textId="77777777" w:rsidR="00EA1E20" w:rsidRPr="00513C3D" w:rsidRDefault="00EA1E20" w:rsidP="00EA1E20">
                  <w:pPr>
                    <w:rPr>
                      <w:rFonts w:eastAsia="Times New Roman" w:cs="Times New Roman"/>
                      <w:color w:val="000000"/>
                      <w:szCs w:val="20"/>
                      <w:lang w:eastAsia="fi-FI"/>
                    </w:rPr>
                  </w:pPr>
                  <w:r w:rsidRPr="00513C3D">
                    <w:rPr>
                      <w:rFonts w:eastAsia="Times New Roman" w:cs="Times New Roman"/>
                      <w:color w:val="000000"/>
                      <w:szCs w:val="20"/>
                      <w:lang w:eastAsia="fi-FI"/>
                    </w:rPr>
                    <w:t>3</w:t>
                  </w:r>
                </w:p>
              </w:tc>
              <w:tc>
                <w:tcPr>
                  <w:tcW w:w="6357" w:type="dxa"/>
                </w:tcPr>
                <w:p w14:paraId="621C78BE" w14:textId="77777777" w:rsidR="00EA1E20" w:rsidRPr="00513C3D" w:rsidRDefault="00EA1E20" w:rsidP="00EA1E20">
                  <w:pPr>
                    <w:rPr>
                      <w:rFonts w:cs="Times New Roman"/>
                      <w:szCs w:val="20"/>
                    </w:rPr>
                  </w:pPr>
                  <w:r w:rsidRPr="00513C3D">
                    <w:rPr>
                      <w:rFonts w:cs="Times New Roman"/>
                      <w:szCs w:val="20"/>
                    </w:rPr>
                    <w:t xml:space="preserve">Calculated using heights, plan area fraction and frontal areal index based on the </w:t>
                  </w:r>
                  <w:hyperlink w:anchor="Madonald" w:history="1">
                    <w:r w:rsidRPr="00513C3D">
                      <w:rPr>
                        <w:rStyle w:val="Hyperlink"/>
                        <w:rFonts w:cs="Times New Roman"/>
                        <w:szCs w:val="20"/>
                      </w:rPr>
                      <w:t>MacDonald  et al. (1998)</w:t>
                    </w:r>
                  </w:hyperlink>
                  <w:r w:rsidRPr="00513C3D">
                    <w:rPr>
                      <w:rFonts w:cs="Times New Roman"/>
                      <w:szCs w:val="20"/>
                    </w:rPr>
                    <w:t xml:space="preserve"> method</w:t>
                  </w:r>
                </w:p>
                <w:p w14:paraId="7950F98C" w14:textId="77777777" w:rsidR="00EA1E20" w:rsidRPr="00513C3D" w:rsidRDefault="00EA1E20" w:rsidP="00EA1E20">
                  <w:pPr>
                    <w:rPr>
                      <w:rFonts w:eastAsia="Times New Roman" w:cs="Times New Roman"/>
                      <w:color w:val="000000"/>
                      <w:szCs w:val="20"/>
                      <w:lang w:eastAsia="fi-FI"/>
                    </w:rPr>
                  </w:pPr>
                  <w:r w:rsidRPr="00513C3D">
                    <w:rPr>
                      <w:rFonts w:cs="Times New Roman"/>
                      <w:szCs w:val="20"/>
                    </w:rPr>
                    <w:t>Heights and Frontal area Index must be given in GIS file</w:t>
                  </w:r>
                </w:p>
              </w:tc>
            </w:tr>
          </w:tbl>
          <w:p w14:paraId="4D8E301D" w14:textId="77777777" w:rsidR="00EA1E20" w:rsidRPr="00513C3D"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p>
        </w:tc>
      </w:tr>
      <w:tr w:rsidR="00EA1E20" w:rsidRPr="001C53F7" w14:paraId="4DD989AB" w14:textId="77777777" w:rsidTr="00033E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23" w:type="dxa"/>
            <w:gridSpan w:val="4"/>
          </w:tcPr>
          <w:p w14:paraId="2BB4B03B" w14:textId="77777777" w:rsidR="00EA1E20" w:rsidRPr="00CD250B" w:rsidRDefault="00EA1E20" w:rsidP="00EA1E20">
            <w:pPr>
              <w:jc w:val="center"/>
              <w:rPr>
                <w:rFonts w:eastAsia="Times New Roman" w:cs="Times New Roman"/>
                <w:i/>
                <w:color w:val="000000"/>
                <w:lang w:val="en-GB" w:eastAsia="fi-FI"/>
              </w:rPr>
            </w:pPr>
            <w:r w:rsidRPr="00CD250B">
              <w:rPr>
                <w:rFonts w:eastAsia="Times New Roman" w:cs="Times New Roman"/>
                <w:i/>
                <w:color w:val="000000"/>
                <w:lang w:val="en-GB" w:eastAsia="fi-FI"/>
              </w:rPr>
              <w:t>File related</w:t>
            </w:r>
          </w:p>
        </w:tc>
      </w:tr>
      <w:tr w:rsidR="00EA1E20" w:rsidRPr="00103F7A" w14:paraId="10055749" w14:textId="77777777" w:rsidTr="00FE1546">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2D8354D7" w14:textId="77777777" w:rsidR="00EA1E20" w:rsidRPr="00C0023F" w:rsidRDefault="00EA1E20" w:rsidP="00EA1E20">
            <w:pPr>
              <w:rPr>
                <w:b w:val="0"/>
                <w:i/>
                <w:lang w:val="en-GB"/>
              </w:rPr>
            </w:pPr>
            <w:r w:rsidRPr="00C0023F">
              <w:rPr>
                <w:b w:val="0"/>
                <w:i/>
                <w:lang w:val="en-GB"/>
              </w:rPr>
              <w:t>FileCode</w:t>
            </w:r>
          </w:p>
        </w:tc>
        <w:tc>
          <w:tcPr>
            <w:tcW w:w="387" w:type="dxa"/>
          </w:tcPr>
          <w:p w14:paraId="225A8F47" w14:textId="77777777"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A</w:t>
            </w:r>
          </w:p>
        </w:tc>
        <w:tc>
          <w:tcPr>
            <w:tcW w:w="7715" w:type="dxa"/>
          </w:tcPr>
          <w:p w14:paraId="72BB219C" w14:textId="70A3D083"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 xml:space="preserve">Total site identification code (e.g. </w:t>
            </w:r>
            <w:r w:rsidRPr="00C0023F">
              <w:rPr>
                <w:rFonts w:eastAsia="Times New Roman" w:cs="Times New Roman"/>
                <w:i/>
                <w:color w:val="000000"/>
                <w:lang w:val="en-GB" w:eastAsia="fi-FI"/>
              </w:rPr>
              <w:t>SSss</w:t>
            </w:r>
            <w:r w:rsidRPr="00CD250B">
              <w:rPr>
                <w:rFonts w:eastAsia="Times New Roman" w:cs="Times New Roman"/>
                <w:color w:val="000000"/>
                <w:lang w:val="en-GB" w:eastAsia="fi-FI"/>
              </w:rPr>
              <w:t>)</w:t>
            </w:r>
          </w:p>
        </w:tc>
      </w:tr>
      <w:tr w:rsidR="00EA1E20" w:rsidRPr="00103F7A" w14:paraId="74FE34FB" w14:textId="77777777" w:rsidTr="00FE15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37F23781" w14:textId="77777777" w:rsidR="00EA1E20" w:rsidRPr="00C0023F" w:rsidRDefault="00EA1E20" w:rsidP="00EA1E20">
            <w:pPr>
              <w:rPr>
                <w:b w:val="0"/>
                <w:i/>
                <w:lang w:val="en-GB"/>
              </w:rPr>
            </w:pPr>
            <w:r w:rsidRPr="00C0023F">
              <w:rPr>
                <w:b w:val="0"/>
                <w:i/>
                <w:lang w:val="en-GB"/>
              </w:rPr>
              <w:t>FileInputPath</w:t>
            </w:r>
          </w:p>
        </w:tc>
        <w:tc>
          <w:tcPr>
            <w:tcW w:w="387" w:type="dxa"/>
          </w:tcPr>
          <w:p w14:paraId="62481B3D" w14:textId="77777777"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A</w:t>
            </w:r>
          </w:p>
        </w:tc>
        <w:tc>
          <w:tcPr>
            <w:tcW w:w="7715" w:type="dxa"/>
          </w:tcPr>
          <w:p w14:paraId="457D5A4E" w14:textId="2FB8E414"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File path with the required input files.</w:t>
            </w:r>
          </w:p>
        </w:tc>
      </w:tr>
      <w:tr w:rsidR="00EA1E20" w:rsidRPr="00103F7A" w14:paraId="04563636" w14:textId="77777777" w:rsidTr="00FE1546">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57437F70" w14:textId="77777777" w:rsidR="00EA1E20" w:rsidRPr="00C0023F" w:rsidRDefault="00EA1E20" w:rsidP="00EA1E20">
            <w:pPr>
              <w:rPr>
                <w:b w:val="0"/>
                <w:i/>
                <w:lang w:val="en-GB"/>
              </w:rPr>
            </w:pPr>
            <w:r w:rsidRPr="00C0023F">
              <w:rPr>
                <w:b w:val="0"/>
                <w:i/>
                <w:lang w:val="en-GB"/>
              </w:rPr>
              <w:t>FileOutputPath</w:t>
            </w:r>
          </w:p>
        </w:tc>
        <w:tc>
          <w:tcPr>
            <w:tcW w:w="387" w:type="dxa"/>
          </w:tcPr>
          <w:p w14:paraId="537CC813" w14:textId="77777777"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A</w:t>
            </w:r>
          </w:p>
        </w:tc>
        <w:tc>
          <w:tcPr>
            <w:tcW w:w="7715" w:type="dxa"/>
          </w:tcPr>
          <w:p w14:paraId="28B35F27" w14:textId="7A7D4AD3"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File path where the output files are created.</w:t>
            </w:r>
          </w:p>
        </w:tc>
      </w:tr>
      <w:tr w:rsidR="00EA1E20" w:rsidRPr="00103F7A" w14:paraId="2E1F1840" w14:textId="77777777" w:rsidTr="00FE15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7A6A5D53" w14:textId="77777777" w:rsidR="00EA1E20" w:rsidRPr="00C0023F" w:rsidRDefault="00EA1E20" w:rsidP="00EA1E20">
            <w:pPr>
              <w:rPr>
                <w:b w:val="0"/>
                <w:i/>
                <w:lang w:val="en-GB"/>
              </w:rPr>
            </w:pPr>
            <w:r>
              <w:rPr>
                <w:b w:val="0"/>
                <w:i/>
                <w:lang w:val="en-GB"/>
              </w:rPr>
              <w:t>SkipHeaderSiteInfo</w:t>
            </w:r>
          </w:p>
        </w:tc>
        <w:tc>
          <w:tcPr>
            <w:tcW w:w="387" w:type="dxa"/>
          </w:tcPr>
          <w:p w14:paraId="5D8B43B1" w14:textId="77777777"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A</w:t>
            </w:r>
          </w:p>
        </w:tc>
        <w:tc>
          <w:tcPr>
            <w:tcW w:w="7715" w:type="dxa"/>
          </w:tcPr>
          <w:p w14:paraId="1559B91C" w14:textId="7C484B57"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 xml:space="preserve">Number of header lines to skip in </w:t>
            </w:r>
            <w:r>
              <w:rPr>
                <w:rFonts w:eastAsia="Times New Roman" w:cs="Times New Roman"/>
                <w:color w:val="000000"/>
                <w:lang w:val="en-GB" w:eastAsia="fi-FI"/>
              </w:rPr>
              <w:t>Site</w:t>
            </w:r>
            <w:r w:rsidRPr="00CD250B">
              <w:rPr>
                <w:rFonts w:eastAsia="Times New Roman" w:cs="Times New Roman"/>
                <w:color w:val="000000"/>
                <w:lang w:val="en-GB" w:eastAsia="fi-FI"/>
              </w:rPr>
              <w:t>S</w:t>
            </w:r>
            <w:r>
              <w:rPr>
                <w:rFonts w:eastAsia="Times New Roman" w:cs="Times New Roman"/>
                <w:color w:val="000000"/>
                <w:lang w:val="en-GB" w:eastAsia="fi-FI"/>
              </w:rPr>
              <w:t>elect</w:t>
            </w:r>
            <w:r w:rsidRPr="00CD250B">
              <w:rPr>
                <w:rFonts w:eastAsia="Times New Roman" w:cs="Times New Roman"/>
                <w:color w:val="000000"/>
                <w:lang w:val="en-GB" w:eastAsia="fi-FI"/>
              </w:rPr>
              <w:t xml:space="preserve"> input file</w:t>
            </w:r>
            <w:r>
              <w:rPr>
                <w:rFonts w:eastAsia="Times New Roman" w:cs="Times New Roman"/>
                <w:color w:val="000000"/>
                <w:lang w:val="en-GB" w:eastAsia="fi-FI"/>
              </w:rPr>
              <w:t xml:space="preserve"> (2 by default)</w:t>
            </w:r>
          </w:p>
        </w:tc>
      </w:tr>
      <w:tr w:rsidR="00EA1E20" w:rsidRPr="00103F7A" w14:paraId="0C0B9593" w14:textId="77777777" w:rsidTr="00FE1546">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79F2281D" w14:textId="77777777" w:rsidR="00EA1E20" w:rsidRPr="00C0023F" w:rsidRDefault="00EA1E20" w:rsidP="00EA1E20">
            <w:pPr>
              <w:rPr>
                <w:b w:val="0"/>
                <w:i/>
                <w:lang w:val="en-GB"/>
              </w:rPr>
            </w:pPr>
            <w:r w:rsidRPr="00C0023F">
              <w:rPr>
                <w:b w:val="0"/>
                <w:i/>
                <w:lang w:val="en-GB"/>
              </w:rPr>
              <w:t>SkipHeaderMet</w:t>
            </w:r>
          </w:p>
        </w:tc>
        <w:tc>
          <w:tcPr>
            <w:tcW w:w="387" w:type="dxa"/>
          </w:tcPr>
          <w:p w14:paraId="59F9CAB5" w14:textId="77777777"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A</w:t>
            </w:r>
          </w:p>
        </w:tc>
        <w:tc>
          <w:tcPr>
            <w:tcW w:w="7715" w:type="dxa"/>
          </w:tcPr>
          <w:p w14:paraId="2F19CE49" w14:textId="3A5602A2"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Number of header lines to skip in meteorological input file</w:t>
            </w:r>
            <w:r>
              <w:rPr>
                <w:rFonts w:eastAsia="Times New Roman" w:cs="Times New Roman"/>
                <w:color w:val="000000"/>
                <w:lang w:val="en-GB" w:eastAsia="fi-FI"/>
              </w:rPr>
              <w:t xml:space="preserve"> (1 by default)</w:t>
            </w:r>
          </w:p>
        </w:tc>
      </w:tr>
      <w:tr w:rsidR="00EA1E20" w:rsidRPr="00103F7A" w14:paraId="2EE557A7" w14:textId="77777777" w:rsidTr="00FE15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3375CDB8" w14:textId="77777777" w:rsidR="00EA1E20" w:rsidRPr="00293672" w:rsidRDefault="00EA1E20" w:rsidP="00EA1E20">
            <w:pPr>
              <w:rPr>
                <w:b w:val="0"/>
                <w:i/>
                <w:lang w:val="en-GB"/>
              </w:rPr>
            </w:pPr>
            <w:r w:rsidRPr="00293672">
              <w:rPr>
                <w:b w:val="0"/>
                <w:i/>
                <w:lang w:val="en-GB"/>
              </w:rPr>
              <w:t>MultipleMetFiles</w:t>
            </w:r>
          </w:p>
        </w:tc>
        <w:tc>
          <w:tcPr>
            <w:tcW w:w="387" w:type="dxa"/>
          </w:tcPr>
          <w:p w14:paraId="4961D0DA" w14:textId="77777777"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r>
              <w:rPr>
                <w:rFonts w:eastAsia="Times New Roman" w:cs="Times New Roman"/>
                <w:color w:val="000000"/>
                <w:lang w:val="en-GB" w:eastAsia="fi-FI"/>
              </w:rPr>
              <w:t>A</w:t>
            </w:r>
          </w:p>
        </w:tc>
        <w:tc>
          <w:tcPr>
            <w:tcW w:w="7715" w:type="dxa"/>
          </w:tcPr>
          <w:p w14:paraId="425E18AC" w14:textId="30F38CA7" w:rsidR="00EA1E20" w:rsidRPr="00293672"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293672">
              <w:rPr>
                <w:rFonts w:eastAsia="Times New Roman" w:cs="Times New Roman"/>
                <w:color w:val="000000"/>
                <w:szCs w:val="20"/>
                <w:lang w:val="en-GB" w:eastAsia="fi-FI"/>
              </w:rPr>
              <w:t xml:space="preserve">Specifies whether one single met file is used for all grids (0) or a separate met file is provided for each grid (1). If met files are provided for each grid, the grid number should appear in the file name (e.g. </w:t>
            </w:r>
            <w:r w:rsidRPr="00293672">
              <w:rPr>
                <w:color w:val="000000"/>
                <w:szCs w:val="20"/>
              </w:rPr>
              <w:t>Sm1_2010_data</w:t>
            </w:r>
            <w:r>
              <w:rPr>
                <w:color w:val="000000"/>
                <w:szCs w:val="20"/>
              </w:rPr>
              <w:t>_tt</w:t>
            </w:r>
            <w:r w:rsidRPr="00293672">
              <w:rPr>
                <w:color w:val="000000"/>
                <w:szCs w:val="20"/>
              </w:rPr>
              <w:t>.txt, Sm2_2010_data</w:t>
            </w:r>
            <w:r>
              <w:rPr>
                <w:color w:val="000000"/>
                <w:szCs w:val="20"/>
              </w:rPr>
              <w:t>_tt</w:t>
            </w:r>
            <w:r w:rsidRPr="00293672">
              <w:rPr>
                <w:color w:val="000000"/>
                <w:szCs w:val="20"/>
              </w:rPr>
              <w:t xml:space="preserve">.txt, etc); otherwise the grid number should be </w:t>
            </w:r>
            <w:r>
              <w:rPr>
                <w:color w:val="000000"/>
                <w:szCs w:val="20"/>
              </w:rPr>
              <w:t xml:space="preserve">that of the first grid </w:t>
            </w:r>
            <w:r w:rsidRPr="00293672">
              <w:rPr>
                <w:color w:val="000000"/>
                <w:szCs w:val="20"/>
              </w:rPr>
              <w:t>(e.g. Sm</w:t>
            </w:r>
            <w:r>
              <w:rPr>
                <w:color w:val="000000"/>
                <w:szCs w:val="20"/>
              </w:rPr>
              <w:t>1</w:t>
            </w:r>
            <w:r w:rsidRPr="00293672">
              <w:rPr>
                <w:color w:val="000000"/>
                <w:szCs w:val="20"/>
              </w:rPr>
              <w:t>_2010_data</w:t>
            </w:r>
            <w:r>
              <w:rPr>
                <w:color w:val="000000"/>
                <w:szCs w:val="20"/>
              </w:rPr>
              <w:t>_tt</w:t>
            </w:r>
            <w:r w:rsidRPr="00293672">
              <w:rPr>
                <w:color w:val="000000"/>
                <w:szCs w:val="20"/>
              </w:rPr>
              <w:t>.txt).</w:t>
            </w:r>
          </w:p>
        </w:tc>
      </w:tr>
      <w:tr w:rsidR="00EA1E20" w:rsidRPr="00103F7A" w14:paraId="445D53B0" w14:textId="77777777" w:rsidTr="00FE1546">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2F605AFD" w14:textId="77777777" w:rsidR="00EA1E20" w:rsidRPr="00293672" w:rsidRDefault="00EA1E20" w:rsidP="00EA1E20">
            <w:pPr>
              <w:rPr>
                <w:b w:val="0"/>
                <w:i/>
                <w:lang w:val="en-GB"/>
              </w:rPr>
            </w:pPr>
            <w:r>
              <w:rPr>
                <w:b w:val="0"/>
                <w:i/>
                <w:lang w:val="en-GB"/>
              </w:rPr>
              <w:t>KeepTstepFilesIn</w:t>
            </w:r>
          </w:p>
        </w:tc>
        <w:tc>
          <w:tcPr>
            <w:tcW w:w="387" w:type="dxa"/>
          </w:tcPr>
          <w:p w14:paraId="1E8F7407" w14:textId="77777777" w:rsidR="00EA1E20"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p>
        </w:tc>
        <w:tc>
          <w:tcPr>
            <w:tcW w:w="7715" w:type="dxa"/>
          </w:tcPr>
          <w:p w14:paraId="70533D23" w14:textId="3A331FC2" w:rsidR="00EA1E20" w:rsidRPr="00293672"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Specifies whether input files at the resolution of the model timestep should be deleted (0) or kept (1). These files may be large, so to save disk space set to 0.</w:t>
            </w:r>
          </w:p>
        </w:tc>
      </w:tr>
      <w:tr w:rsidR="00EA1E20" w:rsidRPr="008F3607" w14:paraId="30478B31" w14:textId="77777777" w:rsidTr="00FE15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4B60656C" w14:textId="77777777" w:rsidR="00EA1E20" w:rsidRPr="008F3607" w:rsidRDefault="00EA1E20" w:rsidP="00EA1E20">
            <w:pPr>
              <w:rPr>
                <w:b w:val="0"/>
                <w:i/>
                <w:lang w:val="en-GB"/>
              </w:rPr>
            </w:pPr>
            <w:r w:rsidRPr="008F3607">
              <w:rPr>
                <w:b w:val="0"/>
                <w:i/>
                <w:lang w:val="en-GB"/>
              </w:rPr>
              <w:t>KeepTstepFilesOut</w:t>
            </w:r>
          </w:p>
        </w:tc>
        <w:tc>
          <w:tcPr>
            <w:tcW w:w="387" w:type="dxa"/>
          </w:tcPr>
          <w:p w14:paraId="4C1FBBF2" w14:textId="77777777" w:rsidR="00EA1E20" w:rsidRPr="008F3607"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p>
        </w:tc>
        <w:tc>
          <w:tcPr>
            <w:tcW w:w="7715" w:type="dxa"/>
          </w:tcPr>
          <w:p w14:paraId="7F2B040E" w14:textId="31761BA7" w:rsidR="00EA1E20" w:rsidRPr="008F3607"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8F3607">
              <w:rPr>
                <w:rFonts w:eastAsia="Times New Roman" w:cs="Times New Roman"/>
                <w:color w:val="000000"/>
                <w:szCs w:val="20"/>
                <w:lang w:val="en-GB" w:eastAsia="fi-FI"/>
              </w:rPr>
              <w:t>Specifies whether output files at the resolution of the model timestep should be deleted (0) or kept (1). These files may be large, so to save disk space set to 0.</w:t>
            </w:r>
          </w:p>
        </w:tc>
      </w:tr>
      <w:tr w:rsidR="00EA1E20" w:rsidRPr="008F3607" w14:paraId="0F31F39E" w14:textId="77777777" w:rsidTr="00FE1546">
        <w:trPr>
          <w:cantSplit/>
        </w:trPr>
        <w:tc>
          <w:tcPr>
            <w:cnfStyle w:val="001000000000" w:firstRow="0" w:lastRow="0" w:firstColumn="1" w:lastColumn="0" w:oddVBand="0" w:evenVBand="0" w:oddHBand="0" w:evenHBand="0" w:firstRowFirstColumn="0" w:firstRowLastColumn="0" w:lastRowFirstColumn="0" w:lastRowLastColumn="0"/>
            <w:tcW w:w="1821" w:type="dxa"/>
            <w:gridSpan w:val="2"/>
          </w:tcPr>
          <w:p w14:paraId="28BFED24" w14:textId="0A5BA94D" w:rsidR="00EA1E20" w:rsidRPr="008F3607" w:rsidRDefault="00EA1E20" w:rsidP="00EA1E20">
            <w:pPr>
              <w:rPr>
                <w:b w:val="0"/>
                <w:i/>
                <w:lang w:val="en-GB"/>
              </w:rPr>
            </w:pPr>
            <w:r w:rsidRPr="008F3607">
              <w:rPr>
                <w:b w:val="0"/>
                <w:i/>
                <w:lang w:val="en-GB"/>
              </w:rPr>
              <w:t>WriteSurfsFile</w:t>
            </w:r>
          </w:p>
        </w:tc>
        <w:tc>
          <w:tcPr>
            <w:tcW w:w="387" w:type="dxa"/>
          </w:tcPr>
          <w:p w14:paraId="69B1018B" w14:textId="77777777" w:rsidR="00EA1E20" w:rsidRPr="008F3607"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p>
          <w:p w14:paraId="65F93D77" w14:textId="77777777" w:rsidR="00EA1E20" w:rsidRPr="008F3607"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p>
        </w:tc>
        <w:tc>
          <w:tcPr>
            <w:tcW w:w="7715" w:type="dxa"/>
          </w:tcPr>
          <w:p w14:paraId="0FFE1898" w14:textId="26C0B517" w:rsidR="00EA1E20" w:rsidRPr="008F3607"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8F3607">
              <w:rPr>
                <w:rFonts w:eastAsia="Times New Roman" w:cs="Times New Roman"/>
                <w:color w:val="000000"/>
                <w:szCs w:val="20"/>
                <w:lang w:val="en-GB" w:eastAsia="fi-FI"/>
              </w:rPr>
              <w:t>Specifies whether an output file at the resolution of the model timestep containing all the water balance, energy balance and snow variables for each of the surfaces should be written (1) or not (0). These files may be large, so to save disk space set to 0.</w:t>
            </w:r>
          </w:p>
          <w:p w14:paraId="1CC00FFC" w14:textId="6760EC3A" w:rsidR="00EA1E20" w:rsidRPr="008F3607"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sidRPr="008F3607">
              <w:rPr>
                <w:rFonts w:eastAsia="Times New Roman" w:cs="Times New Roman"/>
                <w:color w:val="000000"/>
                <w:szCs w:val="20"/>
                <w:lang w:val="en-GB" w:eastAsia="fi-FI"/>
              </w:rPr>
              <w:t>**Not currently used, set to 0</w:t>
            </w:r>
            <w:proofErr w:type="gramStart"/>
            <w:r w:rsidRPr="008F3607">
              <w:rPr>
                <w:rFonts w:eastAsia="Times New Roman" w:cs="Times New Roman"/>
                <w:color w:val="000000"/>
                <w:szCs w:val="20"/>
                <w:lang w:val="en-GB" w:eastAsia="fi-FI"/>
              </w:rPr>
              <w:t>.*</w:t>
            </w:r>
            <w:proofErr w:type="gramEnd"/>
            <w:r w:rsidRPr="008F3607">
              <w:rPr>
                <w:rFonts w:eastAsia="Times New Roman" w:cs="Times New Roman"/>
                <w:color w:val="000000"/>
                <w:szCs w:val="20"/>
                <w:lang w:val="en-GB" w:eastAsia="fi-FI"/>
              </w:rPr>
              <w:t>*</w:t>
            </w:r>
          </w:p>
        </w:tc>
      </w:tr>
      <w:tr w:rsidR="00EA1E20" w:rsidRPr="001C53F7" w14:paraId="5DD768E8" w14:textId="77777777" w:rsidTr="00033E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23" w:type="dxa"/>
            <w:gridSpan w:val="4"/>
          </w:tcPr>
          <w:p w14:paraId="43B3A540" w14:textId="77777777" w:rsidR="00EA1E20" w:rsidRPr="00CD250B" w:rsidRDefault="00EA1E20" w:rsidP="00EA1E20">
            <w:pPr>
              <w:jc w:val="center"/>
              <w:rPr>
                <w:rFonts w:eastAsia="Times New Roman" w:cs="Times New Roman"/>
                <w:color w:val="000000"/>
                <w:lang w:val="en-GB" w:eastAsia="fi-FI"/>
              </w:rPr>
            </w:pPr>
            <w:r w:rsidRPr="00CD250B">
              <w:rPr>
                <w:rFonts w:eastAsia="Times New Roman" w:cs="Times New Roman"/>
                <w:color w:val="000000"/>
                <w:lang w:val="en-GB" w:eastAsia="fi-FI"/>
              </w:rPr>
              <w:t>Time related</w:t>
            </w:r>
          </w:p>
        </w:tc>
      </w:tr>
      <w:tr w:rsidR="00EA1E20" w:rsidRPr="00103F7A" w14:paraId="28C670C9" w14:textId="77777777" w:rsidTr="00FE1546">
        <w:trPr>
          <w:cantSplit/>
        </w:trPr>
        <w:tc>
          <w:tcPr>
            <w:cnfStyle w:val="001000000000" w:firstRow="0" w:lastRow="0" w:firstColumn="1" w:lastColumn="0" w:oddVBand="0" w:evenVBand="0" w:oddHBand="0" w:evenHBand="0" w:firstRowFirstColumn="0" w:firstRowLastColumn="0" w:lastRowFirstColumn="0" w:lastRowLastColumn="0"/>
            <w:tcW w:w="1809" w:type="dxa"/>
          </w:tcPr>
          <w:p w14:paraId="2BE07243" w14:textId="77777777" w:rsidR="00EA1E20" w:rsidRPr="00C0023F" w:rsidRDefault="00EA1E20" w:rsidP="00EA1E20">
            <w:pPr>
              <w:rPr>
                <w:b w:val="0"/>
                <w:i/>
                <w:lang w:val="en-GB"/>
              </w:rPr>
            </w:pPr>
            <w:r w:rsidRPr="00C0023F">
              <w:rPr>
                <w:b w:val="0"/>
                <w:i/>
                <w:lang w:val="en-GB"/>
              </w:rPr>
              <w:t xml:space="preserve">TIMEZONE </w:t>
            </w:r>
          </w:p>
        </w:tc>
        <w:tc>
          <w:tcPr>
            <w:tcW w:w="399" w:type="dxa"/>
            <w:gridSpan w:val="2"/>
          </w:tcPr>
          <w:p w14:paraId="5C8C2FFB" w14:textId="77777777"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R</w:t>
            </w:r>
          </w:p>
        </w:tc>
        <w:tc>
          <w:tcPr>
            <w:tcW w:w="7715" w:type="dxa"/>
          </w:tcPr>
          <w:p w14:paraId="372F330E" w14:textId="5DA04B48" w:rsidR="00EA1E20" w:rsidRPr="00CD250B" w:rsidRDefault="00EA1E20" w:rsidP="00EA1E2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Time zone relative to UTC (</w:t>
            </w:r>
            <w:r>
              <w:rPr>
                <w:rFonts w:eastAsia="Times New Roman" w:cs="Times New Roman"/>
                <w:color w:val="000000"/>
                <w:lang w:val="en-GB" w:eastAsia="fi-FI"/>
              </w:rPr>
              <w:t>Note:</w:t>
            </w:r>
            <w:r w:rsidRPr="00CD250B">
              <w:rPr>
                <w:rFonts w:eastAsia="Times New Roman" w:cs="Times New Roman"/>
                <w:color w:val="000000"/>
                <w:lang w:val="en-GB" w:eastAsia="fi-FI"/>
              </w:rPr>
              <w:t xml:space="preserve"> east is positive)</w:t>
            </w:r>
            <w:r>
              <w:rPr>
                <w:rFonts w:eastAsia="Times New Roman" w:cs="Times New Roman"/>
                <w:color w:val="000000"/>
                <w:lang w:val="en-GB" w:eastAsia="fi-FI"/>
              </w:rPr>
              <w:t xml:space="preserve">  [Units: h]</w:t>
            </w:r>
          </w:p>
        </w:tc>
      </w:tr>
      <w:tr w:rsidR="00EA1E20" w:rsidRPr="001C53F7" w14:paraId="6A04BE91" w14:textId="77777777" w:rsidTr="00FE15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5FE19A8C" w14:textId="77777777" w:rsidR="00EA1E20" w:rsidRPr="00C0023F" w:rsidRDefault="00EA1E20" w:rsidP="00EA1E20">
            <w:pPr>
              <w:rPr>
                <w:b w:val="0"/>
                <w:i/>
                <w:lang w:val="en-GB"/>
              </w:rPr>
            </w:pPr>
            <w:r w:rsidRPr="00C0023F">
              <w:rPr>
                <w:b w:val="0"/>
                <w:i/>
                <w:lang w:val="en-GB"/>
              </w:rPr>
              <w:t>Tstep</w:t>
            </w:r>
          </w:p>
        </w:tc>
        <w:tc>
          <w:tcPr>
            <w:tcW w:w="399" w:type="dxa"/>
            <w:gridSpan w:val="2"/>
          </w:tcPr>
          <w:p w14:paraId="6CF2CA4B" w14:textId="77777777"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A</w:t>
            </w:r>
          </w:p>
        </w:tc>
        <w:tc>
          <w:tcPr>
            <w:tcW w:w="7715" w:type="dxa"/>
          </w:tcPr>
          <w:p w14:paraId="08E59152" w14:textId="4D31587F" w:rsidR="00EA1E20" w:rsidRPr="00513C3D"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r w:rsidRPr="00513C3D">
              <w:rPr>
                <w:rFonts w:eastAsia="Times New Roman" w:cs="Times New Roman"/>
                <w:color w:val="000000"/>
                <w:lang w:val="en-GB" w:eastAsia="fi-FI"/>
              </w:rPr>
              <w:t>Model timestep. A value of</w:t>
            </w:r>
            <w:r w:rsidRPr="00513C3D">
              <w:rPr>
                <w:rFonts w:eastAsia="Times New Roman" w:cs="Times New Roman"/>
                <w:b/>
                <w:color w:val="000000"/>
                <w:lang w:val="en-GB" w:eastAsia="fi-FI"/>
              </w:rPr>
              <w:t xml:space="preserve"> 300 s </w:t>
            </w:r>
            <w:r w:rsidRPr="00513C3D">
              <w:rPr>
                <w:rFonts w:eastAsia="Times New Roman" w:cs="Times New Roman"/>
                <w:color w:val="000000"/>
                <w:lang w:val="en-GB" w:eastAsia="fi-FI"/>
              </w:rPr>
              <w:t xml:space="preserve">(5 min) is </w:t>
            </w:r>
            <w:r w:rsidRPr="00513C3D">
              <w:rPr>
                <w:rFonts w:eastAsia="Times New Roman" w:cs="Times New Roman"/>
                <w:color w:val="FF0000"/>
                <w:lang w:val="en-GB" w:eastAsia="fi-FI"/>
              </w:rPr>
              <w:t>strongly recommended</w:t>
            </w:r>
            <w:r w:rsidRPr="00513C3D">
              <w:rPr>
                <w:rFonts w:eastAsia="Times New Roman" w:cs="Times New Roman"/>
                <w:color w:val="000000"/>
                <w:lang w:val="en-GB" w:eastAsia="fi-FI"/>
              </w:rPr>
              <w:t xml:space="preserve">. The time step cannot be less than 1 min or greater than 10 min, and must be a whole number of minutes that divide into an hour (i.e. options are </w:t>
            </w:r>
            <w:r w:rsidRPr="00513C3D">
              <w:t>1, 2, 3, 4,</w:t>
            </w:r>
            <w:r w:rsidRPr="00513C3D">
              <w:rPr>
                <w:b/>
              </w:rPr>
              <w:t xml:space="preserve"> 5</w:t>
            </w:r>
            <w:r w:rsidRPr="00513C3D">
              <w:t xml:space="preserve">, 6, 10 minutes or 60, 120, 180, 240, </w:t>
            </w:r>
            <w:r w:rsidRPr="00513C3D">
              <w:rPr>
                <w:b/>
              </w:rPr>
              <w:t>300,</w:t>
            </w:r>
            <w:r w:rsidRPr="00513C3D">
              <w:t xml:space="preserve"> 360, 600 s).</w:t>
            </w:r>
            <w:r w:rsidRPr="00513C3D">
              <w:rPr>
                <w:rFonts w:eastAsia="Times New Roman" w:cs="Times New Roman"/>
                <w:color w:val="FF0000"/>
                <w:lang w:val="en-GB" w:eastAsia="fi-FI"/>
              </w:rPr>
              <w:t xml:space="preserve"> </w:t>
            </w:r>
            <w:r>
              <w:rPr>
                <w:rFonts w:eastAsia="Times New Roman" w:cs="Times New Roman"/>
                <w:color w:val="FF0000"/>
                <w:lang w:val="en-GB" w:eastAsia="fi-FI"/>
              </w:rPr>
              <w:t xml:space="preserve">  </w:t>
            </w:r>
            <w:r>
              <w:rPr>
                <w:rFonts w:eastAsia="Times New Roman" w:cs="Times New Roman"/>
                <w:color w:val="000000"/>
                <w:lang w:val="en-GB" w:eastAsia="fi-FI"/>
              </w:rPr>
              <w:t>[Units: s]</w:t>
            </w:r>
          </w:p>
        </w:tc>
      </w:tr>
      <w:tr w:rsidR="00EA1E20" w:rsidRPr="001C53F7" w14:paraId="1E7888A3" w14:textId="77777777" w:rsidTr="00033ED9">
        <w:trPr>
          <w:cantSplit/>
        </w:trPr>
        <w:tc>
          <w:tcPr>
            <w:cnfStyle w:val="001000000000" w:firstRow="0" w:lastRow="0" w:firstColumn="1" w:lastColumn="0" w:oddVBand="0" w:evenVBand="0" w:oddHBand="0" w:evenHBand="0" w:firstRowFirstColumn="0" w:firstRowLastColumn="0" w:lastRowFirstColumn="0" w:lastRowLastColumn="0"/>
            <w:tcW w:w="9923" w:type="dxa"/>
            <w:gridSpan w:val="4"/>
          </w:tcPr>
          <w:p w14:paraId="530FC154" w14:textId="77777777" w:rsidR="00EA1E20" w:rsidRPr="00CD250B" w:rsidRDefault="00EA1E20" w:rsidP="00EA1E20">
            <w:pPr>
              <w:jc w:val="center"/>
              <w:rPr>
                <w:rFonts w:eastAsia="Times New Roman" w:cs="Times New Roman"/>
                <w:color w:val="000000"/>
                <w:lang w:val="en-GB" w:eastAsia="fi-FI"/>
              </w:rPr>
            </w:pPr>
            <w:r w:rsidRPr="00CD250B">
              <w:rPr>
                <w:rFonts w:eastAsia="Times New Roman" w:cs="Times New Roman"/>
                <w:color w:val="000000"/>
                <w:lang w:val="en-GB" w:eastAsia="fi-FI"/>
              </w:rPr>
              <w:t>Height</w:t>
            </w:r>
          </w:p>
        </w:tc>
      </w:tr>
      <w:tr w:rsidR="00EA1E20" w:rsidRPr="00103F7A" w14:paraId="78752F24" w14:textId="77777777" w:rsidTr="00FE15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111E95E2" w14:textId="77777777" w:rsidR="00EA1E20" w:rsidRPr="00C0023F" w:rsidRDefault="00EA1E20" w:rsidP="00EA1E20">
            <w:pPr>
              <w:rPr>
                <w:b w:val="0"/>
                <w:i/>
                <w:lang w:val="en-GB"/>
              </w:rPr>
            </w:pPr>
            <w:r w:rsidRPr="00C0023F">
              <w:rPr>
                <w:b w:val="0"/>
                <w:i/>
                <w:lang w:val="en-GB"/>
              </w:rPr>
              <w:t>z</w:t>
            </w:r>
          </w:p>
        </w:tc>
        <w:tc>
          <w:tcPr>
            <w:tcW w:w="399" w:type="dxa"/>
            <w:gridSpan w:val="2"/>
          </w:tcPr>
          <w:p w14:paraId="5D68A936" w14:textId="77777777"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M</w:t>
            </w:r>
          </w:p>
        </w:tc>
        <w:tc>
          <w:tcPr>
            <w:tcW w:w="7715" w:type="dxa"/>
          </w:tcPr>
          <w:p w14:paraId="40EA52BF" w14:textId="618FF13C" w:rsidR="00EA1E20" w:rsidRPr="00CD250B" w:rsidRDefault="00EA1E20" w:rsidP="00EA1E2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n-GB" w:eastAsia="fi-FI"/>
              </w:rPr>
            </w:pPr>
            <w:r w:rsidRPr="00CD250B">
              <w:rPr>
                <w:rFonts w:eastAsia="Times New Roman" w:cs="Times New Roman"/>
                <w:color w:val="000000"/>
                <w:lang w:val="en-GB" w:eastAsia="fi-FI"/>
              </w:rPr>
              <w:t>Height of the meteorological forcing data</w:t>
            </w:r>
            <w:r>
              <w:rPr>
                <w:rFonts w:eastAsia="Times New Roman" w:cs="Times New Roman"/>
                <w:color w:val="000000"/>
                <w:lang w:val="en-GB" w:eastAsia="fi-FI"/>
              </w:rPr>
              <w:t xml:space="preserve"> – the most important height is that of the </w:t>
            </w:r>
            <w:r w:rsidRPr="006B6E98">
              <w:rPr>
                <w:rFonts w:eastAsia="Times New Roman" w:cs="Times New Roman"/>
                <w:b/>
                <w:color w:val="000000"/>
                <w:lang w:val="en-GB" w:eastAsia="fi-FI"/>
              </w:rPr>
              <w:t>wind</w:t>
            </w:r>
            <w:r>
              <w:rPr>
                <w:rFonts w:eastAsia="Times New Roman" w:cs="Times New Roman"/>
                <w:color w:val="000000"/>
                <w:lang w:val="en-GB" w:eastAsia="fi-FI"/>
              </w:rPr>
              <w:t xml:space="preserve"> speed measurement  [Units: m]</w:t>
            </w:r>
          </w:p>
        </w:tc>
      </w:tr>
    </w:tbl>
    <w:p w14:paraId="7DE23A97" w14:textId="77777777" w:rsidR="000E12C5" w:rsidRDefault="000E12C5" w:rsidP="000D46A0">
      <w:bookmarkStart w:id="36" w:name="_4.2_ModelledYears.txt"/>
      <w:bookmarkStart w:id="37" w:name="_SiteSelect.txt"/>
      <w:bookmarkStart w:id="38" w:name="_SUEWS_SiteSelect.txt"/>
      <w:bookmarkEnd w:id="36"/>
      <w:bookmarkEnd w:id="37"/>
      <w:bookmarkEnd w:id="38"/>
    </w:p>
    <w:p w14:paraId="5E444CC6" w14:textId="361F17F6" w:rsidR="002E618C" w:rsidRPr="00303A94" w:rsidRDefault="002110AF" w:rsidP="00870E7A">
      <w:pPr>
        <w:pStyle w:val="Heading2"/>
        <w:numPr>
          <w:ilvl w:val="1"/>
          <w:numId w:val="40"/>
        </w:numPr>
      </w:pPr>
      <w:bookmarkStart w:id="39" w:name="_Ref413681905"/>
      <w:bookmarkStart w:id="40" w:name="_Toc414112029"/>
      <w:r w:rsidRPr="00303A94">
        <w:t>SUEWS_</w:t>
      </w:r>
      <w:r w:rsidR="002E618C" w:rsidRPr="00303A94">
        <w:t>SiteSelect.txt</w:t>
      </w:r>
      <w:bookmarkEnd w:id="39"/>
      <w:bookmarkEnd w:id="40"/>
    </w:p>
    <w:p w14:paraId="7D423FBD" w14:textId="77777777" w:rsidR="00015414" w:rsidRDefault="00925ED6" w:rsidP="00015414">
      <w:r>
        <w:rPr>
          <w:szCs w:val="20"/>
          <w:lang w:val="en-GB"/>
        </w:rPr>
        <w:t xml:space="preserve">For each time period and each grid area </w:t>
      </w:r>
      <w:r w:rsidRPr="00CD250B">
        <w:rPr>
          <w:szCs w:val="20"/>
          <w:lang w:val="en-GB"/>
        </w:rPr>
        <w:t xml:space="preserve">SUEWS </w:t>
      </w:r>
      <w:r>
        <w:rPr>
          <w:szCs w:val="20"/>
          <w:lang w:val="en-GB"/>
        </w:rPr>
        <w:t xml:space="preserve">needs </w:t>
      </w:r>
      <w:r w:rsidR="00F85812">
        <w:rPr>
          <w:szCs w:val="20"/>
          <w:lang w:val="en-GB"/>
        </w:rPr>
        <w:t>t</w:t>
      </w:r>
      <w:r>
        <w:rPr>
          <w:szCs w:val="20"/>
          <w:lang w:val="en-GB"/>
        </w:rPr>
        <w:t xml:space="preserve">o have the site specific </w:t>
      </w:r>
      <w:r w:rsidRPr="00CD250B">
        <w:rPr>
          <w:szCs w:val="20"/>
          <w:lang w:val="en-GB"/>
        </w:rPr>
        <w:t xml:space="preserve">surface cover information and </w:t>
      </w:r>
      <w:r>
        <w:rPr>
          <w:szCs w:val="20"/>
          <w:lang w:val="en-GB"/>
        </w:rPr>
        <w:t xml:space="preserve">other </w:t>
      </w:r>
      <w:r w:rsidRPr="00CD250B">
        <w:rPr>
          <w:szCs w:val="20"/>
          <w:lang w:val="en-GB"/>
        </w:rPr>
        <w:t xml:space="preserve">input parameters may vary. The purpose of file </w:t>
      </w:r>
      <w:r w:rsidR="002110AF" w:rsidRPr="002110AF">
        <w:rPr>
          <w:b/>
          <w:szCs w:val="20"/>
          <w:lang w:val="en-GB"/>
        </w:rPr>
        <w:t>SUEWS_</w:t>
      </w:r>
      <w:r>
        <w:rPr>
          <w:b/>
          <w:szCs w:val="20"/>
          <w:lang w:val="en-GB"/>
        </w:rPr>
        <w:t>SiteSelect</w:t>
      </w:r>
      <w:r w:rsidRPr="00CD250B">
        <w:rPr>
          <w:b/>
          <w:szCs w:val="20"/>
          <w:lang w:val="en-GB"/>
        </w:rPr>
        <w:t>.txt</w:t>
      </w:r>
      <w:r w:rsidRPr="00CD250B">
        <w:rPr>
          <w:szCs w:val="20"/>
          <w:lang w:val="en-GB"/>
        </w:rPr>
        <w:t xml:space="preserve"> is to list </w:t>
      </w:r>
      <w:r>
        <w:rPr>
          <w:szCs w:val="20"/>
          <w:lang w:val="en-GB"/>
        </w:rPr>
        <w:t xml:space="preserve">for each time period and grid area these characteristics. </w:t>
      </w:r>
      <w:r w:rsidRPr="00A53031">
        <w:rPr>
          <w:i/>
          <w:color w:val="FF0000"/>
          <w:szCs w:val="20"/>
          <w:lang w:val="en-GB"/>
        </w:rPr>
        <w:t>I</w:t>
      </w:r>
      <w:r w:rsidR="002110AF" w:rsidRPr="00A53031">
        <w:rPr>
          <w:rFonts w:cs="Times New Roman"/>
          <w:i/>
          <w:color w:val="FF0000"/>
          <w:szCs w:val="20"/>
          <w:lang w:val="en-GB"/>
        </w:rPr>
        <w:t>n this file</w:t>
      </w:r>
      <w:r w:rsidRPr="00A53031">
        <w:rPr>
          <w:rFonts w:cs="Times New Roman"/>
          <w:i/>
          <w:color w:val="FF0000"/>
          <w:szCs w:val="20"/>
          <w:lang w:val="en-GB"/>
        </w:rPr>
        <w:t xml:space="preserve"> the column order is important</w:t>
      </w:r>
      <w:r w:rsidRPr="002110AF">
        <w:rPr>
          <w:rFonts w:cs="Times New Roman"/>
          <w:color w:val="FF0000"/>
          <w:szCs w:val="20"/>
          <w:lang w:val="en-GB"/>
        </w:rPr>
        <w:t>.</w:t>
      </w:r>
      <w:r w:rsidRPr="002110AF">
        <w:rPr>
          <w:b/>
          <w:color w:val="FF0000"/>
          <w:szCs w:val="20"/>
          <w:lang w:val="en-GB"/>
        </w:rPr>
        <w:t xml:space="preserve"> </w:t>
      </w:r>
      <w:r w:rsidR="008516DB">
        <w:rPr>
          <w:szCs w:val="20"/>
          <w:lang w:val="en-GB"/>
        </w:rPr>
        <w:t>T</w:t>
      </w:r>
      <w:r w:rsidR="00E61817">
        <w:rPr>
          <w:szCs w:val="20"/>
          <w:lang w:val="en-GB"/>
        </w:rPr>
        <w:t>he model currently requires a new row for each year of the model run.</w:t>
      </w:r>
      <w:r w:rsidR="00015414" w:rsidRPr="00015414">
        <w:t xml:space="preserve"> </w:t>
      </w:r>
      <w:r w:rsidR="00015414">
        <w:t>All rows in SiteSelect will be read by the model and run.</w:t>
      </w:r>
    </w:p>
    <w:p w14:paraId="71942081" w14:textId="77777777" w:rsidR="00C324C0" w:rsidRDefault="00C324C0" w:rsidP="00015414"/>
    <w:p w14:paraId="5AAFF5F7" w14:textId="77777777" w:rsidR="002D7942" w:rsidRDefault="00A6281D" w:rsidP="00015414">
      <w:pPr>
        <w:rPr>
          <w:szCs w:val="20"/>
          <w:lang w:val="en-GB"/>
        </w:rPr>
      </w:pPr>
      <w:r>
        <w:rPr>
          <w:szCs w:val="20"/>
          <w:lang w:val="en-GB"/>
        </w:rPr>
        <w:t>USE Column</w:t>
      </w:r>
    </w:p>
    <w:tbl>
      <w:tblPr>
        <w:tblStyle w:val="TableGrid"/>
        <w:tblW w:w="0" w:type="auto"/>
        <w:tblLook w:val="04A0" w:firstRow="1" w:lastRow="0" w:firstColumn="1" w:lastColumn="0" w:noHBand="0" w:noVBand="1"/>
      </w:tblPr>
      <w:tblGrid>
        <w:gridCol w:w="471"/>
        <w:gridCol w:w="8815"/>
      </w:tblGrid>
      <w:tr w:rsidR="002D7942" w14:paraId="71EF7941" w14:textId="77777777" w:rsidTr="002D7942">
        <w:tc>
          <w:tcPr>
            <w:tcW w:w="0" w:type="auto"/>
          </w:tcPr>
          <w:p w14:paraId="2B7BDD5F" w14:textId="77777777" w:rsidR="002D7942" w:rsidRDefault="002D7942" w:rsidP="00015414">
            <w:pPr>
              <w:rPr>
                <w:szCs w:val="20"/>
              </w:rPr>
            </w:pPr>
            <w:r>
              <w:rPr>
                <w:szCs w:val="20"/>
              </w:rPr>
              <w:t>M</w:t>
            </w:r>
            <w:r w:rsidR="000E12C5">
              <w:rPr>
                <w:szCs w:val="20"/>
              </w:rPr>
              <w:t>U</w:t>
            </w:r>
          </w:p>
        </w:tc>
        <w:tc>
          <w:tcPr>
            <w:tcW w:w="0" w:type="auto"/>
          </w:tcPr>
          <w:p w14:paraId="49E85AC8" w14:textId="77777777" w:rsidR="000E12C5" w:rsidRDefault="000E12C5" w:rsidP="00513C3D">
            <w:pPr>
              <w:rPr>
                <w:szCs w:val="20"/>
              </w:rPr>
            </w:pPr>
            <w:r w:rsidRPr="006D7363">
              <w:rPr>
                <w:szCs w:val="20"/>
              </w:rPr>
              <w:t>Parameters</w:t>
            </w:r>
            <w:r w:rsidR="002D7942" w:rsidRPr="006D7363">
              <w:rPr>
                <w:szCs w:val="20"/>
              </w:rPr>
              <w:t xml:space="preserve"> which </w:t>
            </w:r>
            <w:r w:rsidR="002D7942" w:rsidRPr="002D7942">
              <w:rPr>
                <w:szCs w:val="20"/>
                <w:u w:val="single"/>
              </w:rPr>
              <w:t>must</w:t>
            </w:r>
            <w:r w:rsidR="002D7942" w:rsidRPr="006D7363">
              <w:rPr>
                <w:szCs w:val="20"/>
              </w:rPr>
              <w:t xml:space="preserve"> be supplied and must be specific for the site/grid being run</w:t>
            </w:r>
            <w:r>
              <w:rPr>
                <w:szCs w:val="20"/>
              </w:rPr>
              <w:t xml:space="preserve"> (i.e. </w:t>
            </w:r>
            <w:r w:rsidRPr="000E12C5">
              <w:rPr>
                <w:szCs w:val="20"/>
                <w:u w:val="single"/>
              </w:rPr>
              <w:t>unique</w:t>
            </w:r>
            <w:r>
              <w:rPr>
                <w:szCs w:val="20"/>
              </w:rPr>
              <w:t xml:space="preserve"> to that grid)</w:t>
            </w:r>
            <w:r w:rsidR="00513C3D">
              <w:rPr>
                <w:szCs w:val="20"/>
              </w:rPr>
              <w:t>.</w:t>
            </w:r>
          </w:p>
        </w:tc>
      </w:tr>
      <w:tr w:rsidR="000E12C5" w14:paraId="69540BAA" w14:textId="77777777" w:rsidTr="002D7942">
        <w:tc>
          <w:tcPr>
            <w:tcW w:w="0" w:type="auto"/>
          </w:tcPr>
          <w:p w14:paraId="0B0BA136" w14:textId="77777777" w:rsidR="000E12C5" w:rsidRDefault="000E12C5" w:rsidP="000E12C5">
            <w:pPr>
              <w:rPr>
                <w:szCs w:val="20"/>
              </w:rPr>
            </w:pPr>
            <w:r>
              <w:rPr>
                <w:szCs w:val="20"/>
              </w:rPr>
              <w:t>MD</w:t>
            </w:r>
          </w:p>
        </w:tc>
        <w:tc>
          <w:tcPr>
            <w:tcW w:w="0" w:type="auto"/>
          </w:tcPr>
          <w:p w14:paraId="58344BFD" w14:textId="77777777" w:rsidR="000E12C5" w:rsidRPr="006D7363" w:rsidRDefault="000E12C5" w:rsidP="009F4623">
            <w:pPr>
              <w:rPr>
                <w:szCs w:val="20"/>
              </w:rPr>
            </w:pPr>
            <w:r w:rsidRPr="006D7363">
              <w:rPr>
                <w:szCs w:val="20"/>
              </w:rPr>
              <w:t xml:space="preserve">Parameters which </w:t>
            </w:r>
            <w:r w:rsidRPr="002D7942">
              <w:rPr>
                <w:szCs w:val="20"/>
                <w:u w:val="single"/>
              </w:rPr>
              <w:t>must</w:t>
            </w:r>
            <w:r w:rsidRPr="006D7363">
              <w:rPr>
                <w:szCs w:val="20"/>
              </w:rPr>
              <w:t xml:space="preserve"> be supplied and must be speci</w:t>
            </w:r>
            <w:r w:rsidR="00513C3D">
              <w:rPr>
                <w:szCs w:val="20"/>
              </w:rPr>
              <w:t>fic for the site/grid being run</w:t>
            </w:r>
            <w:r>
              <w:rPr>
                <w:szCs w:val="20"/>
              </w:rPr>
              <w:t xml:space="preserve"> (but </w:t>
            </w:r>
            <w:r w:rsidRPr="000E12C5">
              <w:rPr>
                <w:szCs w:val="20"/>
                <w:u w:val="single"/>
              </w:rPr>
              <w:t>default</w:t>
            </w:r>
            <w:r w:rsidR="009F4623">
              <w:rPr>
                <w:szCs w:val="20"/>
              </w:rPr>
              <w:t xml:space="preserve"> values may be ok if these </w:t>
            </w:r>
            <w:r>
              <w:rPr>
                <w:szCs w:val="20"/>
              </w:rPr>
              <w:t>values are not known</w:t>
            </w:r>
            <w:r w:rsidR="009F4623">
              <w:rPr>
                <w:szCs w:val="20"/>
              </w:rPr>
              <w:t xml:space="preserve"> specifically for the site</w:t>
            </w:r>
            <w:r>
              <w:rPr>
                <w:szCs w:val="20"/>
              </w:rPr>
              <w:t>)</w:t>
            </w:r>
            <w:r w:rsidR="00513C3D">
              <w:rPr>
                <w:szCs w:val="20"/>
              </w:rPr>
              <w:t>.</w:t>
            </w:r>
          </w:p>
        </w:tc>
      </w:tr>
      <w:tr w:rsidR="000E12C5" w14:paraId="53B0917A" w14:textId="77777777" w:rsidTr="002D7942">
        <w:tc>
          <w:tcPr>
            <w:tcW w:w="0" w:type="auto"/>
          </w:tcPr>
          <w:p w14:paraId="58506208" w14:textId="77777777" w:rsidR="000E12C5" w:rsidRDefault="000E12C5" w:rsidP="000E12C5">
            <w:pPr>
              <w:rPr>
                <w:szCs w:val="20"/>
              </w:rPr>
            </w:pPr>
            <w:r>
              <w:rPr>
                <w:szCs w:val="20"/>
              </w:rPr>
              <w:t>O</w:t>
            </w:r>
          </w:p>
        </w:tc>
        <w:tc>
          <w:tcPr>
            <w:tcW w:w="0" w:type="auto"/>
          </w:tcPr>
          <w:p w14:paraId="1ECDAE9D" w14:textId="77777777" w:rsidR="000E12C5" w:rsidRDefault="000E12C5" w:rsidP="000E12C5">
            <w:pPr>
              <w:rPr>
                <w:szCs w:val="20"/>
              </w:rPr>
            </w:pPr>
            <w:r w:rsidRPr="006D7363">
              <w:rPr>
                <w:szCs w:val="20"/>
              </w:rPr>
              <w:t xml:space="preserve">Parameters that are </w:t>
            </w:r>
            <w:r w:rsidRPr="002D7942">
              <w:rPr>
                <w:szCs w:val="20"/>
                <w:u w:val="single"/>
              </w:rPr>
              <w:t>optional</w:t>
            </w:r>
            <w:r w:rsidRPr="006D7363">
              <w:rPr>
                <w:szCs w:val="20"/>
              </w:rPr>
              <w:t>, depending on the model settings in RunControl. Set any parameters that are not used/not known to ‘-999’.</w:t>
            </w:r>
          </w:p>
        </w:tc>
      </w:tr>
      <w:tr w:rsidR="000E12C5" w14:paraId="6EF70901" w14:textId="77777777" w:rsidTr="002D7942">
        <w:tc>
          <w:tcPr>
            <w:tcW w:w="0" w:type="auto"/>
          </w:tcPr>
          <w:p w14:paraId="37C9EA5C" w14:textId="77777777" w:rsidR="000E12C5" w:rsidRDefault="000E12C5" w:rsidP="000E12C5">
            <w:pPr>
              <w:rPr>
                <w:szCs w:val="20"/>
              </w:rPr>
            </w:pPr>
            <w:r>
              <w:rPr>
                <w:szCs w:val="20"/>
              </w:rPr>
              <w:t>L</w:t>
            </w:r>
          </w:p>
        </w:tc>
        <w:tc>
          <w:tcPr>
            <w:tcW w:w="0" w:type="auto"/>
          </w:tcPr>
          <w:p w14:paraId="58309A9F" w14:textId="77777777" w:rsidR="000E12C5" w:rsidRDefault="000E12C5" w:rsidP="000E12C5">
            <w:pPr>
              <w:rPr>
                <w:szCs w:val="20"/>
              </w:rPr>
            </w:pPr>
            <w:r w:rsidRPr="002D7942">
              <w:rPr>
                <w:szCs w:val="20"/>
              </w:rPr>
              <w:t xml:space="preserve">Codes that are used to </w:t>
            </w:r>
            <w:r w:rsidRPr="002D7942">
              <w:rPr>
                <w:szCs w:val="20"/>
                <w:u w:val="single"/>
              </w:rPr>
              <w:t>link</w:t>
            </w:r>
            <w:r w:rsidRPr="002D7942">
              <w:rPr>
                <w:szCs w:val="20"/>
              </w:rPr>
              <w:t xml:space="preserve"> between the input files. </w:t>
            </w:r>
          </w:p>
          <w:p w14:paraId="5BA89F60" w14:textId="77777777" w:rsidR="000E12C5" w:rsidRPr="002D7942" w:rsidRDefault="000E12C5" w:rsidP="000E12C5">
            <w:pPr>
              <w:rPr>
                <w:szCs w:val="20"/>
              </w:rPr>
            </w:pPr>
            <w:r w:rsidRPr="002D7942">
              <w:rPr>
                <w:szCs w:val="20"/>
              </w:rPr>
              <w:t xml:space="preserve">These codes are required but their values are completely arbitrary, providing that they link the input files in the correct way. The user should choose these codes, bearing in mind that the codes they match up with in column 1 of the corresponding input file must be unique within that file. Codes must be integers. Note that the codes must match up with column 1 of the corresponding input file, even if those parameters are not used (in which case set all columns except column 1 to </w:t>
            </w:r>
            <w:r w:rsidR="009F4623">
              <w:rPr>
                <w:szCs w:val="20"/>
              </w:rPr>
              <w:t>‘</w:t>
            </w:r>
            <w:r w:rsidRPr="002D7942">
              <w:rPr>
                <w:szCs w:val="20"/>
              </w:rPr>
              <w:t>-999</w:t>
            </w:r>
            <w:r w:rsidR="009F4623">
              <w:rPr>
                <w:szCs w:val="20"/>
              </w:rPr>
              <w:t>’</w:t>
            </w:r>
            <w:r w:rsidRPr="002D7942">
              <w:rPr>
                <w:szCs w:val="20"/>
              </w:rPr>
              <w:t xml:space="preserve"> in the corresponding input file), otherwise the model run will fail.</w:t>
            </w:r>
          </w:p>
        </w:tc>
      </w:tr>
    </w:tbl>
    <w:p w14:paraId="1621511E" w14:textId="77777777" w:rsidR="002D7942" w:rsidRDefault="002D7942" w:rsidP="00925ED6">
      <w:pPr>
        <w:rPr>
          <w:szCs w:val="20"/>
          <w:lang w:val="en-GB"/>
        </w:rPr>
      </w:pPr>
    </w:p>
    <w:p w14:paraId="1731B927" w14:textId="77777777" w:rsidR="00925ED6" w:rsidRDefault="00925ED6" w:rsidP="00925ED6">
      <w:pPr>
        <w:rPr>
          <w:szCs w:val="20"/>
          <w:lang w:val="en-GB"/>
        </w:rPr>
      </w:pPr>
      <w:r w:rsidRPr="00CD250B">
        <w:rPr>
          <w:szCs w:val="20"/>
          <w:lang w:val="en-GB"/>
        </w:rPr>
        <w:t>In the example below “!” indicates comments in the file. Comments are not read by the programme so they can be used by the user to provide notes for their interpretation of the contents.</w:t>
      </w:r>
      <w:r w:rsidR="002110AF">
        <w:rPr>
          <w:szCs w:val="20"/>
          <w:lang w:val="en-GB"/>
        </w:rPr>
        <w:t xml:space="preserve"> This is strongly recommend</w:t>
      </w:r>
      <w:r w:rsidR="0035471C">
        <w:rPr>
          <w:szCs w:val="20"/>
          <w:lang w:val="en-GB"/>
        </w:rPr>
        <w:t>ed</w:t>
      </w:r>
      <w:r w:rsidR="002110AF">
        <w:rPr>
          <w:szCs w:val="20"/>
          <w:lang w:val="en-GB"/>
        </w:rPr>
        <w:t>.</w:t>
      </w:r>
    </w:p>
    <w:p w14:paraId="6998CB0E" w14:textId="77777777" w:rsidR="00A562E9" w:rsidRDefault="00A562E9" w:rsidP="00925ED6">
      <w:pPr>
        <w:rPr>
          <w:szCs w:val="20"/>
          <w:lang w:val="en-GB"/>
        </w:rPr>
      </w:pPr>
    </w:p>
    <w:tbl>
      <w:tblPr>
        <w:tblStyle w:val="GridTable6Colorful-Accent61"/>
        <w:tblW w:w="10632" w:type="dxa"/>
        <w:tblInd w:w="-821" w:type="dxa"/>
        <w:tblBorders>
          <w:left w:val="none" w:sz="0" w:space="0" w:color="auto"/>
          <w:right w:val="none" w:sz="0" w:space="0" w:color="auto"/>
          <w:insideV w:val="none" w:sz="0" w:space="0" w:color="auto"/>
        </w:tblBorders>
        <w:tblCellMar>
          <w:left w:w="30" w:type="dxa"/>
          <w:right w:w="29" w:type="dxa"/>
        </w:tblCellMar>
        <w:tblLook w:val="0480" w:firstRow="0" w:lastRow="0" w:firstColumn="1" w:lastColumn="0" w:noHBand="0" w:noVBand="1"/>
      </w:tblPr>
      <w:tblGrid>
        <w:gridCol w:w="338"/>
        <w:gridCol w:w="1019"/>
        <w:gridCol w:w="1601"/>
        <w:gridCol w:w="667"/>
        <w:gridCol w:w="7007"/>
      </w:tblGrid>
      <w:tr w:rsidR="00A6281D" w:rsidRPr="00EE3B87" w14:paraId="7E413DD3"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tcPr>
          <w:p w14:paraId="25B2D9A4" w14:textId="77777777" w:rsidR="00A6281D" w:rsidRPr="009F4623" w:rsidRDefault="00904261" w:rsidP="0010276E">
            <w:pPr>
              <w:ind w:left="-15" w:firstLine="15"/>
              <w:jc w:val="center"/>
              <w:rPr>
                <w:rFonts w:eastAsia="Times New Roman" w:cs="Times New Roman"/>
                <w:color w:val="auto"/>
                <w:sz w:val="18"/>
                <w:szCs w:val="18"/>
                <w:lang w:val="en-GB" w:eastAsia="en-GB"/>
              </w:rPr>
            </w:pPr>
            <w:r>
              <w:rPr>
                <w:color w:val="auto"/>
                <w:sz w:val="18"/>
                <w:szCs w:val="18"/>
                <w:lang w:val="en-US"/>
              </w:rPr>
              <w:t>No.</w:t>
            </w:r>
          </w:p>
        </w:tc>
        <w:tc>
          <w:tcPr>
            <w:tcW w:w="1019" w:type="dxa"/>
            <w:vAlign w:val="center"/>
          </w:tcPr>
          <w:p w14:paraId="59541E3A" w14:textId="77777777" w:rsidR="00A6281D" w:rsidRPr="009F4623" w:rsidRDefault="00A6281D" w:rsidP="00EA3547">
            <w:pPr>
              <w:jc w:val="center"/>
              <w:cnfStyle w:val="000000100000" w:firstRow="0" w:lastRow="0" w:firstColumn="0" w:lastColumn="0" w:oddVBand="0" w:evenVBand="0" w:oddHBand="1" w:evenHBand="0" w:firstRowFirstColumn="0" w:firstRowLastColumn="0" w:lastRowFirstColumn="0" w:lastRowLastColumn="0"/>
              <w:rPr>
                <w:b/>
                <w:color w:val="auto"/>
                <w:sz w:val="18"/>
                <w:szCs w:val="18"/>
                <w:lang w:val="en-US"/>
              </w:rPr>
            </w:pPr>
            <w:r w:rsidRPr="009F4623">
              <w:rPr>
                <w:b/>
                <w:color w:val="auto"/>
                <w:sz w:val="18"/>
                <w:szCs w:val="18"/>
                <w:lang w:val="en-US"/>
              </w:rPr>
              <w:t>USE</w:t>
            </w:r>
          </w:p>
        </w:tc>
        <w:tc>
          <w:tcPr>
            <w:tcW w:w="1601" w:type="dxa"/>
            <w:noWrap/>
            <w:vAlign w:val="center"/>
          </w:tcPr>
          <w:p w14:paraId="0B187303" w14:textId="77777777" w:rsidR="00A6281D" w:rsidRPr="009F4623"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auto"/>
                <w:sz w:val="18"/>
                <w:szCs w:val="18"/>
                <w:lang w:val="en-GB" w:eastAsia="en-GB"/>
              </w:rPr>
            </w:pPr>
            <w:r w:rsidRPr="009F4623">
              <w:rPr>
                <w:b/>
                <w:color w:val="auto"/>
                <w:sz w:val="18"/>
                <w:szCs w:val="18"/>
                <w:lang w:val="en-US"/>
              </w:rPr>
              <w:t>Column name</w:t>
            </w:r>
          </w:p>
        </w:tc>
        <w:tc>
          <w:tcPr>
            <w:tcW w:w="667" w:type="dxa"/>
            <w:vAlign w:val="center"/>
          </w:tcPr>
          <w:p w14:paraId="4400E8B2" w14:textId="77777777" w:rsidR="00A6281D" w:rsidRPr="009F4623" w:rsidRDefault="00A6281D" w:rsidP="00EA3547">
            <w:pPr>
              <w:jc w:val="center"/>
              <w:cnfStyle w:val="000000100000" w:firstRow="0" w:lastRow="0" w:firstColumn="0" w:lastColumn="0" w:oddVBand="0" w:evenVBand="0" w:oddHBand="1" w:evenHBand="0" w:firstRowFirstColumn="0" w:firstRowLastColumn="0" w:lastRowFirstColumn="0" w:lastRowLastColumn="0"/>
              <w:rPr>
                <w:b/>
                <w:color w:val="auto"/>
                <w:sz w:val="18"/>
                <w:szCs w:val="18"/>
                <w:lang w:val="en-US"/>
              </w:rPr>
            </w:pPr>
            <w:r w:rsidRPr="009F4623">
              <w:rPr>
                <w:b/>
                <w:color w:val="auto"/>
                <w:sz w:val="18"/>
                <w:szCs w:val="18"/>
                <w:lang w:val="en-US"/>
              </w:rPr>
              <w:t>Example</w:t>
            </w:r>
          </w:p>
        </w:tc>
        <w:tc>
          <w:tcPr>
            <w:tcW w:w="7007" w:type="dxa"/>
            <w:noWrap/>
            <w:vAlign w:val="center"/>
          </w:tcPr>
          <w:p w14:paraId="71EBCDC0" w14:textId="77777777" w:rsidR="00A6281D" w:rsidRPr="009F4623"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b/>
                <w:color w:val="auto"/>
                <w:sz w:val="18"/>
                <w:szCs w:val="18"/>
                <w:lang w:val="en-GB" w:eastAsia="en-GB"/>
              </w:rPr>
            </w:pPr>
            <w:r w:rsidRPr="009F4623">
              <w:rPr>
                <w:b/>
                <w:color w:val="auto"/>
                <w:sz w:val="18"/>
                <w:szCs w:val="18"/>
                <w:lang w:val="en-US"/>
              </w:rPr>
              <w:t>Description</w:t>
            </w:r>
          </w:p>
        </w:tc>
      </w:tr>
      <w:tr w:rsidR="00A6281D" w:rsidRPr="00EE3B87" w14:paraId="35A6127E"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7EDCA41"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w:t>
            </w:r>
          </w:p>
        </w:tc>
        <w:tc>
          <w:tcPr>
            <w:tcW w:w="1019" w:type="dxa"/>
            <w:vAlign w:val="center"/>
          </w:tcPr>
          <w:p w14:paraId="6874EA2A"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68484331"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Grid</w:t>
            </w:r>
          </w:p>
        </w:tc>
        <w:tc>
          <w:tcPr>
            <w:tcW w:w="667" w:type="dxa"/>
            <w:vAlign w:val="center"/>
          </w:tcPr>
          <w:p w14:paraId="3746AB42"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w:t>
            </w:r>
          </w:p>
        </w:tc>
        <w:tc>
          <w:tcPr>
            <w:tcW w:w="7007" w:type="dxa"/>
            <w:noWrap/>
            <w:vAlign w:val="center"/>
            <w:hideMark/>
          </w:tcPr>
          <w:p w14:paraId="2D24D181"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US" w:eastAsia="en-GB"/>
              </w:rPr>
            </w:pPr>
            <w:r w:rsidRPr="00A53031">
              <w:rPr>
                <w:rFonts w:eastAsia="Times New Roman" w:cs="Times New Roman"/>
                <w:color w:val="auto"/>
                <w:sz w:val="18"/>
                <w:szCs w:val="18"/>
                <w:lang w:val="en-US" w:eastAsia="en-GB"/>
              </w:rPr>
              <w:t>Number of the grid area that is being characterized.</w:t>
            </w:r>
          </w:p>
          <w:p w14:paraId="7886031F"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US" w:eastAsia="en-GB"/>
              </w:rPr>
            </w:pPr>
            <w:r w:rsidRPr="00A53031">
              <w:rPr>
                <w:rFonts w:eastAsia="Times New Roman" w:cs="Times New Roman"/>
                <w:color w:val="auto"/>
                <w:sz w:val="18"/>
                <w:szCs w:val="18"/>
                <w:lang w:val="en-GB" w:eastAsia="en-GB"/>
              </w:rPr>
              <w:t>Grid numbers must be consecutive but they do not need to start at 1 (e.g.</w:t>
            </w:r>
            <w:r w:rsidRPr="00A53031">
              <w:rPr>
                <w:rFonts w:eastAsia="Times New Roman" w:cs="Times New Roman"/>
                <w:color w:val="auto"/>
                <w:sz w:val="18"/>
                <w:szCs w:val="18"/>
                <w:lang w:val="en-US" w:eastAsia="en-GB"/>
              </w:rPr>
              <w:t xml:space="preserve"> 33404, 33405, 33406, etc).</w:t>
            </w:r>
          </w:p>
          <w:p w14:paraId="4832C47B"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color w:val="auto"/>
                <w:sz w:val="18"/>
                <w:szCs w:val="18"/>
              </w:rPr>
            </w:pPr>
            <w:r w:rsidRPr="00A53031">
              <w:rPr>
                <w:color w:val="auto"/>
                <w:sz w:val="18"/>
                <w:szCs w:val="18"/>
              </w:rPr>
              <w:t>All grids must be present for all years.</w:t>
            </w:r>
          </w:p>
          <w:p w14:paraId="5EA88536"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US" w:eastAsia="en-GB"/>
              </w:rPr>
            </w:pPr>
          </w:p>
          <w:p w14:paraId="020B635B"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US" w:eastAsia="en-GB"/>
              </w:rPr>
            </w:pPr>
            <w:r w:rsidRPr="00A53031">
              <w:rPr>
                <w:rFonts w:eastAsia="Times New Roman" w:cs="Times New Roman"/>
                <w:color w:val="auto"/>
                <w:sz w:val="18"/>
                <w:szCs w:val="18"/>
                <w:lang w:val="en-US" w:eastAsia="en-GB"/>
              </w:rPr>
              <w:t xml:space="preserve">These grid numbers are referred to in </w:t>
            </w:r>
            <w:r w:rsidRPr="00A53031">
              <w:rPr>
                <w:rFonts w:eastAsia="Times New Roman" w:cs="Times New Roman"/>
                <w:b/>
                <w:color w:val="auto"/>
                <w:sz w:val="18"/>
                <w:szCs w:val="18"/>
                <w:lang w:val="en-US" w:eastAsia="en-GB"/>
              </w:rPr>
              <w:t xml:space="preserve">GridConnections </w:t>
            </w:r>
            <w:r w:rsidRPr="00A53031">
              <w:rPr>
                <w:rFonts w:eastAsia="Times New Roman" w:cs="Times New Roman"/>
                <w:color w:val="auto"/>
                <w:sz w:val="18"/>
                <w:szCs w:val="18"/>
                <w:lang w:val="en-US" w:eastAsia="en-GB"/>
              </w:rPr>
              <w:t>(</w:t>
            </w:r>
            <w:r w:rsidRPr="00A53031">
              <w:rPr>
                <w:rFonts w:eastAsia="Times New Roman" w:cs="Times New Roman"/>
                <w:color w:val="auto"/>
                <w:sz w:val="18"/>
                <w:szCs w:val="18"/>
                <w:lang w:val="en-GB" w:eastAsia="en-GB"/>
              </w:rPr>
              <w:t xml:space="preserve">columns </w:t>
            </w:r>
            <w:r w:rsidRPr="00A53031">
              <w:rPr>
                <w:rFonts w:eastAsia="Times New Roman" w:cs="Times New Roman"/>
                <w:color w:val="auto"/>
                <w:sz w:val="18"/>
                <w:szCs w:val="18"/>
                <w:lang w:val="en-US" w:eastAsia="en-GB"/>
              </w:rPr>
              <w:t>58-73).</w:t>
            </w:r>
          </w:p>
          <w:p w14:paraId="09EF3B68"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US" w:eastAsia="en-GB"/>
              </w:rPr>
            </w:pPr>
          </w:p>
          <w:p w14:paraId="39C6B1BE"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auto"/>
                <w:sz w:val="18"/>
                <w:szCs w:val="18"/>
                <w:lang w:val="en-US" w:eastAsia="en-GB"/>
              </w:rPr>
            </w:pPr>
            <w:r w:rsidRPr="00A53031">
              <w:rPr>
                <w:rFonts w:eastAsia="Times New Roman" w:cs="Times New Roman"/>
                <w:b/>
                <w:color w:val="auto"/>
                <w:sz w:val="18"/>
                <w:szCs w:val="18"/>
                <w:lang w:val="en-US" w:eastAsia="en-GB"/>
              </w:rPr>
              <w:t>The two last lines  in this column must read: -9</w:t>
            </w:r>
          </w:p>
          <w:p w14:paraId="169D8FE5" w14:textId="77777777" w:rsidR="00A6281D" w:rsidRPr="00A53031" w:rsidRDefault="00A6281D" w:rsidP="00EC3FC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b/>
                <w:color w:val="auto"/>
                <w:sz w:val="18"/>
                <w:szCs w:val="18"/>
                <w:lang w:val="en-US" w:eastAsia="en-GB"/>
              </w:rPr>
              <w:t>This indicates that the last lines have been reached (using two lines allows differences in computer file saving</w:t>
            </w:r>
            <w:r w:rsidR="00EC3FC0">
              <w:rPr>
                <w:rFonts w:eastAsia="Times New Roman" w:cs="Times New Roman"/>
                <w:b/>
                <w:color w:val="auto"/>
                <w:sz w:val="18"/>
                <w:szCs w:val="18"/>
                <w:lang w:val="en-US" w:eastAsia="en-GB"/>
              </w:rPr>
              <w:t>s</w:t>
            </w:r>
            <w:r w:rsidRPr="00A53031">
              <w:rPr>
                <w:rFonts w:eastAsia="Times New Roman" w:cs="Times New Roman"/>
                <w:b/>
                <w:color w:val="auto"/>
                <w:sz w:val="18"/>
                <w:szCs w:val="18"/>
                <w:lang w:val="en-US" w:eastAsia="en-GB"/>
              </w:rPr>
              <w:t xml:space="preserve"> to be dealt with).</w:t>
            </w:r>
          </w:p>
        </w:tc>
      </w:tr>
      <w:tr w:rsidR="00A6281D" w:rsidRPr="00EE3B87" w14:paraId="286715E8"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F203E7F"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2</w:t>
            </w:r>
          </w:p>
        </w:tc>
        <w:tc>
          <w:tcPr>
            <w:tcW w:w="1019" w:type="dxa"/>
            <w:vAlign w:val="center"/>
          </w:tcPr>
          <w:p w14:paraId="530A55FE"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4E91D288"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Year</w:t>
            </w:r>
          </w:p>
        </w:tc>
        <w:tc>
          <w:tcPr>
            <w:tcW w:w="667" w:type="dxa"/>
            <w:vAlign w:val="center"/>
          </w:tcPr>
          <w:p w14:paraId="4B467C67"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2011</w:t>
            </w:r>
          </w:p>
        </w:tc>
        <w:tc>
          <w:tcPr>
            <w:tcW w:w="7007" w:type="dxa"/>
            <w:noWrap/>
            <w:vAlign w:val="center"/>
            <w:hideMark/>
          </w:tcPr>
          <w:p w14:paraId="6A1F62D1"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Year [YYYY]</w:t>
            </w:r>
          </w:p>
          <w:p w14:paraId="511EDF3D"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Years must be continuous.</w:t>
            </w:r>
          </w:p>
        </w:tc>
      </w:tr>
      <w:tr w:rsidR="00A6281D" w:rsidRPr="00EE3B87" w14:paraId="25E8D718"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5C02A98"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3</w:t>
            </w:r>
          </w:p>
        </w:tc>
        <w:tc>
          <w:tcPr>
            <w:tcW w:w="1019" w:type="dxa"/>
            <w:vAlign w:val="center"/>
          </w:tcPr>
          <w:p w14:paraId="082EBD5F"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0423A92D"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StartDLS</w:t>
            </w:r>
          </w:p>
        </w:tc>
        <w:tc>
          <w:tcPr>
            <w:tcW w:w="667" w:type="dxa"/>
            <w:vAlign w:val="center"/>
          </w:tcPr>
          <w:p w14:paraId="671DD7A5"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86</w:t>
            </w:r>
          </w:p>
        </w:tc>
        <w:tc>
          <w:tcPr>
            <w:tcW w:w="7007" w:type="dxa"/>
            <w:noWrap/>
            <w:vAlign w:val="center"/>
            <w:hideMark/>
          </w:tcPr>
          <w:p w14:paraId="7EE6CCE6"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Start of the day light savings [DOY]</w:t>
            </w:r>
          </w:p>
          <w:p w14:paraId="774F8C56"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A53031">
              <w:rPr>
                <w:rFonts w:cs="Times New Roman"/>
                <w:color w:val="auto"/>
                <w:sz w:val="18"/>
                <w:szCs w:val="18"/>
                <w:lang w:val="en-GB"/>
              </w:rPr>
              <w:t xml:space="preserve">In </w:t>
            </w:r>
            <w:r w:rsidRPr="00A53031">
              <w:rPr>
                <w:rFonts w:cs="Times New Roman"/>
                <w:b/>
                <w:color w:val="auto"/>
                <w:sz w:val="18"/>
                <w:szCs w:val="18"/>
                <w:lang w:val="en-GB"/>
              </w:rPr>
              <w:t>northern hemisphere</w:t>
            </w:r>
            <w:r w:rsidRPr="00A53031">
              <w:rPr>
                <w:rFonts w:cs="Times New Roman"/>
                <w:color w:val="auto"/>
                <w:sz w:val="18"/>
                <w:szCs w:val="18"/>
                <w:lang w:val="en-GB"/>
              </w:rPr>
              <w:t xml:space="preserve"> example, day light saving starts on day of year 86.</w:t>
            </w:r>
          </w:p>
          <w:p w14:paraId="41C7B7F4"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cs="Times New Roman"/>
                <w:color w:val="auto"/>
                <w:sz w:val="18"/>
                <w:szCs w:val="18"/>
                <w:lang w:val="en-GB"/>
              </w:rPr>
              <w:t xml:space="preserve">See section on  </w:t>
            </w:r>
            <w:hyperlink w:anchor="_Day_Lights_Savings" w:history="1">
              <w:r w:rsidRPr="00A53031">
                <w:rPr>
                  <w:rStyle w:val="Hyperlink"/>
                  <w:rFonts w:cs="Times New Roman"/>
                  <w:color w:val="auto"/>
                  <w:sz w:val="18"/>
                  <w:szCs w:val="18"/>
                  <w:lang w:val="en-GB"/>
                </w:rPr>
                <w:t>Day Light Savings</w:t>
              </w:r>
            </w:hyperlink>
          </w:p>
        </w:tc>
      </w:tr>
      <w:tr w:rsidR="00A6281D" w:rsidRPr="00EE3B87" w14:paraId="008CF027"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70908A2F"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w:t>
            </w:r>
          </w:p>
        </w:tc>
        <w:tc>
          <w:tcPr>
            <w:tcW w:w="1019" w:type="dxa"/>
            <w:vAlign w:val="center"/>
          </w:tcPr>
          <w:p w14:paraId="74121E70"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7626A825"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EndDLS</w:t>
            </w:r>
          </w:p>
        </w:tc>
        <w:tc>
          <w:tcPr>
            <w:tcW w:w="667" w:type="dxa"/>
            <w:vAlign w:val="center"/>
          </w:tcPr>
          <w:p w14:paraId="440D7E37"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303</w:t>
            </w:r>
          </w:p>
        </w:tc>
        <w:tc>
          <w:tcPr>
            <w:tcW w:w="7007" w:type="dxa"/>
            <w:noWrap/>
            <w:vAlign w:val="center"/>
            <w:hideMark/>
          </w:tcPr>
          <w:p w14:paraId="54AFD7AD"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End of the day light savings [DOY]</w:t>
            </w:r>
          </w:p>
          <w:p w14:paraId="78F1DD90"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A53031">
              <w:rPr>
                <w:rFonts w:cs="Times New Roman"/>
                <w:color w:val="auto"/>
                <w:sz w:val="18"/>
                <w:szCs w:val="18"/>
                <w:lang w:val="en-GB"/>
              </w:rPr>
              <w:t xml:space="preserve">In </w:t>
            </w:r>
            <w:r w:rsidRPr="00A53031">
              <w:rPr>
                <w:rFonts w:cs="Times New Roman"/>
                <w:b/>
                <w:color w:val="auto"/>
                <w:sz w:val="18"/>
                <w:szCs w:val="18"/>
                <w:lang w:val="en-GB"/>
              </w:rPr>
              <w:t>northern hemisphere</w:t>
            </w:r>
            <w:r w:rsidRPr="00A53031">
              <w:rPr>
                <w:rFonts w:cs="Times New Roman"/>
                <w:color w:val="auto"/>
                <w:sz w:val="18"/>
                <w:szCs w:val="18"/>
                <w:lang w:val="en-GB"/>
              </w:rPr>
              <w:t xml:space="preserve"> example, day light saving finishes on 303.</w:t>
            </w:r>
          </w:p>
          <w:p w14:paraId="71CDD5B8"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cs="Times New Roman"/>
                <w:color w:val="auto"/>
                <w:sz w:val="18"/>
                <w:szCs w:val="18"/>
                <w:lang w:val="en-GB"/>
              </w:rPr>
              <w:t xml:space="preserve">See section on  </w:t>
            </w:r>
            <w:hyperlink w:anchor="_Day_Lights_Savings" w:history="1">
              <w:r w:rsidRPr="00A53031">
                <w:rPr>
                  <w:rStyle w:val="Hyperlink"/>
                  <w:rFonts w:cs="Times New Roman"/>
                  <w:color w:val="auto"/>
                  <w:sz w:val="18"/>
                  <w:szCs w:val="18"/>
                  <w:lang w:val="en-GB"/>
                </w:rPr>
                <w:t>Day Light Savings</w:t>
              </w:r>
            </w:hyperlink>
          </w:p>
        </w:tc>
      </w:tr>
      <w:tr w:rsidR="00A6281D" w:rsidRPr="00EE3B87" w14:paraId="2F72DBCC"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9E5C8D5"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w:t>
            </w:r>
          </w:p>
        </w:tc>
        <w:tc>
          <w:tcPr>
            <w:tcW w:w="1019" w:type="dxa"/>
            <w:vAlign w:val="center"/>
          </w:tcPr>
          <w:p w14:paraId="3F5663DA"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70418AA5"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lat</w:t>
            </w:r>
          </w:p>
        </w:tc>
        <w:tc>
          <w:tcPr>
            <w:tcW w:w="667" w:type="dxa"/>
            <w:vAlign w:val="center"/>
          </w:tcPr>
          <w:p w14:paraId="1D70BDBA"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60.00</w:t>
            </w:r>
          </w:p>
        </w:tc>
        <w:tc>
          <w:tcPr>
            <w:tcW w:w="7007" w:type="dxa"/>
            <w:noWrap/>
            <w:vAlign w:val="center"/>
            <w:hideMark/>
          </w:tcPr>
          <w:p w14:paraId="092B3DB3"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Latitude for the centre of the grid [decimal degrees]</w:t>
            </w:r>
          </w:p>
          <w:p w14:paraId="5AEAA72F"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Use coordinate system WGS84.</w:t>
            </w:r>
          </w:p>
          <w:p w14:paraId="771CA7E3"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Positive values are northern hemisphere (negative southern hemisphere).</w:t>
            </w:r>
          </w:p>
          <w:p w14:paraId="2161AC4C"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 xml:space="preserve">Used in radiation calculations. </w:t>
            </w:r>
          </w:p>
          <w:p w14:paraId="3B1BAAC3"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Note, if the total modelled area is small the latitude and longitude could be the same for each grid but small differences in radiation will not be determined. If you are defining the latitude and longitude differently between grids make certain that you provide enough decimal places.</w:t>
            </w:r>
          </w:p>
        </w:tc>
      </w:tr>
      <w:tr w:rsidR="00A6281D" w:rsidRPr="00EE3B87" w14:paraId="3A053EAC"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6466FC98"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w:t>
            </w:r>
          </w:p>
        </w:tc>
        <w:tc>
          <w:tcPr>
            <w:tcW w:w="1019" w:type="dxa"/>
            <w:vAlign w:val="center"/>
          </w:tcPr>
          <w:p w14:paraId="5DF54B1A"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264F1643"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lng</w:t>
            </w:r>
          </w:p>
        </w:tc>
        <w:tc>
          <w:tcPr>
            <w:tcW w:w="667" w:type="dxa"/>
            <w:vAlign w:val="center"/>
          </w:tcPr>
          <w:p w14:paraId="4315DECF"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-18.20</w:t>
            </w:r>
          </w:p>
        </w:tc>
        <w:tc>
          <w:tcPr>
            <w:tcW w:w="7007" w:type="dxa"/>
            <w:noWrap/>
            <w:vAlign w:val="center"/>
            <w:hideMark/>
          </w:tcPr>
          <w:p w14:paraId="39117634"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Longitude for the centre of the grid [decimal degrees]</w:t>
            </w:r>
          </w:p>
          <w:p w14:paraId="6DF07BE9"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Use coordinate system WGS84.</w:t>
            </w:r>
          </w:p>
          <w:p w14:paraId="3DCE7D60"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Positive values are to the west (negative values are to the east).</w:t>
            </w:r>
          </w:p>
          <w:p w14:paraId="35AC9CB9"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See latitude for more details.</w:t>
            </w:r>
          </w:p>
        </w:tc>
      </w:tr>
      <w:tr w:rsidR="00A6281D" w:rsidRPr="00EE3B87" w14:paraId="3584B83D"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764221AD"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w:t>
            </w:r>
          </w:p>
        </w:tc>
        <w:tc>
          <w:tcPr>
            <w:tcW w:w="1019" w:type="dxa"/>
            <w:vAlign w:val="center"/>
          </w:tcPr>
          <w:p w14:paraId="6212D7D7"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07EF45D3"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SurfaceArea</w:t>
            </w:r>
          </w:p>
        </w:tc>
        <w:tc>
          <w:tcPr>
            <w:tcW w:w="667" w:type="dxa"/>
            <w:vAlign w:val="center"/>
          </w:tcPr>
          <w:p w14:paraId="015666A7"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75.3</w:t>
            </w:r>
          </w:p>
        </w:tc>
        <w:tc>
          <w:tcPr>
            <w:tcW w:w="7007" w:type="dxa"/>
            <w:noWrap/>
            <w:vAlign w:val="center"/>
            <w:hideMark/>
          </w:tcPr>
          <w:p w14:paraId="6AACD494"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SurfaceArea [ha]</w:t>
            </w:r>
          </w:p>
          <w:p w14:paraId="03642FA6"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US" w:eastAsia="en-GB"/>
              </w:rPr>
            </w:pPr>
            <w:r w:rsidRPr="00A53031">
              <w:rPr>
                <w:rFonts w:eastAsia="Times New Roman" w:cs="Times New Roman"/>
                <w:color w:val="auto"/>
                <w:sz w:val="18"/>
                <w:szCs w:val="18"/>
                <w:lang w:val="en-US" w:eastAsia="en-GB"/>
              </w:rPr>
              <w:t>The area of the grid.</w:t>
            </w:r>
          </w:p>
        </w:tc>
      </w:tr>
      <w:tr w:rsidR="00A6281D" w:rsidRPr="00EE3B87" w14:paraId="69E66677"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F9CDA32"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8</w:t>
            </w:r>
          </w:p>
        </w:tc>
        <w:tc>
          <w:tcPr>
            <w:tcW w:w="1019" w:type="dxa"/>
            <w:vAlign w:val="center"/>
          </w:tcPr>
          <w:p w14:paraId="7F6B886D"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5B5DBCC0"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Alt</w:t>
            </w:r>
          </w:p>
        </w:tc>
        <w:tc>
          <w:tcPr>
            <w:tcW w:w="667" w:type="dxa"/>
            <w:vAlign w:val="center"/>
          </w:tcPr>
          <w:p w14:paraId="361EF508"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25.0</w:t>
            </w:r>
          </w:p>
        </w:tc>
        <w:tc>
          <w:tcPr>
            <w:tcW w:w="7007" w:type="dxa"/>
            <w:noWrap/>
            <w:vAlign w:val="center"/>
            <w:hideMark/>
          </w:tcPr>
          <w:p w14:paraId="5CAB013B"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Altitude [m]</w:t>
            </w:r>
          </w:p>
          <w:p w14:paraId="275B1FA8"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Mean topographic height above sea-level.</w:t>
            </w:r>
          </w:p>
          <w:p w14:paraId="6DDA4718"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Used for both the radiation and water flow between grids.</w:t>
            </w:r>
          </w:p>
        </w:tc>
      </w:tr>
      <w:tr w:rsidR="00A6281D" w:rsidRPr="00EE3B87" w14:paraId="57D5EB4E"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6F5E215"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9</w:t>
            </w:r>
          </w:p>
        </w:tc>
        <w:tc>
          <w:tcPr>
            <w:tcW w:w="1019" w:type="dxa"/>
            <w:vAlign w:val="center"/>
          </w:tcPr>
          <w:p w14:paraId="61EF2D52"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D</w:t>
            </w:r>
          </w:p>
        </w:tc>
        <w:tc>
          <w:tcPr>
            <w:tcW w:w="1601" w:type="dxa"/>
            <w:noWrap/>
            <w:vAlign w:val="center"/>
            <w:hideMark/>
          </w:tcPr>
          <w:p w14:paraId="2FAA9FFF"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id</w:t>
            </w:r>
          </w:p>
        </w:tc>
        <w:tc>
          <w:tcPr>
            <w:tcW w:w="667" w:type="dxa"/>
            <w:vAlign w:val="center"/>
          </w:tcPr>
          <w:p w14:paraId="3FC8C11E"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w:t>
            </w:r>
          </w:p>
        </w:tc>
        <w:tc>
          <w:tcPr>
            <w:tcW w:w="7007" w:type="dxa"/>
            <w:noWrap/>
            <w:vAlign w:val="center"/>
            <w:hideMark/>
          </w:tcPr>
          <w:p w14:paraId="13A580AE"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Day [DOY]</w:t>
            </w:r>
          </w:p>
          <w:p w14:paraId="4F465273"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US" w:eastAsia="en-GB"/>
              </w:rPr>
              <w:t>Set to 1 in this version</w:t>
            </w:r>
          </w:p>
        </w:tc>
      </w:tr>
      <w:tr w:rsidR="00A6281D" w:rsidRPr="00EE3B87" w14:paraId="6910672F"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4B0EDE5"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10</w:t>
            </w:r>
          </w:p>
        </w:tc>
        <w:tc>
          <w:tcPr>
            <w:tcW w:w="1019" w:type="dxa"/>
            <w:vAlign w:val="center"/>
          </w:tcPr>
          <w:p w14:paraId="52A34CDF"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D</w:t>
            </w:r>
          </w:p>
        </w:tc>
        <w:tc>
          <w:tcPr>
            <w:tcW w:w="1601" w:type="dxa"/>
            <w:noWrap/>
            <w:vAlign w:val="center"/>
            <w:hideMark/>
          </w:tcPr>
          <w:p w14:paraId="5DC8E951"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ih</w:t>
            </w:r>
          </w:p>
        </w:tc>
        <w:tc>
          <w:tcPr>
            <w:tcW w:w="667" w:type="dxa"/>
            <w:vAlign w:val="center"/>
          </w:tcPr>
          <w:p w14:paraId="7FABAE40"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7848C7AE"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Hour</w:t>
            </w:r>
          </w:p>
          <w:p w14:paraId="1B2156EC"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US" w:eastAsia="en-GB"/>
              </w:rPr>
              <w:t>Set to 0 in this version</w:t>
            </w:r>
          </w:p>
        </w:tc>
      </w:tr>
      <w:tr w:rsidR="00A6281D" w:rsidRPr="00EE3B87" w14:paraId="15507E3B"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55372E8"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11</w:t>
            </w:r>
          </w:p>
        </w:tc>
        <w:tc>
          <w:tcPr>
            <w:tcW w:w="1019" w:type="dxa"/>
            <w:vAlign w:val="center"/>
          </w:tcPr>
          <w:p w14:paraId="5D6BF948"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D</w:t>
            </w:r>
          </w:p>
        </w:tc>
        <w:tc>
          <w:tcPr>
            <w:tcW w:w="1601" w:type="dxa"/>
            <w:noWrap/>
            <w:vAlign w:val="center"/>
            <w:hideMark/>
          </w:tcPr>
          <w:p w14:paraId="1247388B"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imin</w:t>
            </w:r>
          </w:p>
        </w:tc>
        <w:tc>
          <w:tcPr>
            <w:tcW w:w="667" w:type="dxa"/>
            <w:vAlign w:val="center"/>
          </w:tcPr>
          <w:p w14:paraId="5150E9DD"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2828940F"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Minute</w:t>
            </w:r>
          </w:p>
          <w:p w14:paraId="37C4D5F2"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US" w:eastAsia="en-GB"/>
              </w:rPr>
              <w:t>Set to 0 in this version</w:t>
            </w:r>
          </w:p>
        </w:tc>
      </w:tr>
      <w:tr w:rsidR="00A6281D" w:rsidRPr="00EE3B87" w14:paraId="62BA1975"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C0764B1"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12</w:t>
            </w:r>
          </w:p>
        </w:tc>
        <w:tc>
          <w:tcPr>
            <w:tcW w:w="1019" w:type="dxa"/>
            <w:vAlign w:val="center"/>
          </w:tcPr>
          <w:p w14:paraId="52AEAA2C"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11C34BF4"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Fr_Paved</w:t>
            </w:r>
          </w:p>
        </w:tc>
        <w:tc>
          <w:tcPr>
            <w:tcW w:w="667" w:type="dxa"/>
            <w:vAlign w:val="center"/>
          </w:tcPr>
          <w:p w14:paraId="0C458DAF"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0.20</w:t>
            </w:r>
          </w:p>
        </w:tc>
        <w:tc>
          <w:tcPr>
            <w:tcW w:w="7007" w:type="dxa"/>
            <w:noWrap/>
            <w:vAlign w:val="center"/>
            <w:hideMark/>
          </w:tcPr>
          <w:p w14:paraId="63593555"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Surface cover fraction of paved surfaces [-]</w:t>
            </w:r>
          </w:p>
          <w:p w14:paraId="705FF802"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Areal cover fraction of paved surfaces (roads, pavements, car parks).</w:t>
            </w:r>
          </w:p>
          <w:p w14:paraId="2CBA67C7"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proofErr w:type="gramStart"/>
            <w:r w:rsidRPr="00A53031">
              <w:rPr>
                <w:rFonts w:eastAsia="Times New Roman" w:cs="Times New Roman"/>
                <w:color w:val="auto"/>
                <w:sz w:val="18"/>
                <w:szCs w:val="18"/>
                <w:lang w:val="en-GB" w:eastAsia="en-GB"/>
              </w:rPr>
              <w:t>e</w:t>
            </w:r>
            <w:proofErr w:type="gramEnd"/>
            <w:r w:rsidRPr="00A53031">
              <w:rPr>
                <w:rFonts w:eastAsia="Times New Roman" w:cs="Times New Roman"/>
                <w:color w:val="auto"/>
                <w:sz w:val="18"/>
                <w:szCs w:val="18"/>
                <w:lang w:val="en-GB" w:eastAsia="en-GB"/>
              </w:rPr>
              <w:t>.g. 20% of the grid is covered with paved surfaces.</w:t>
            </w:r>
          </w:p>
          <w:p w14:paraId="062C0B4C"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b/>
                <w:color w:val="auto"/>
                <w:sz w:val="18"/>
                <w:szCs w:val="18"/>
                <w:lang w:val="en-GB" w:eastAsia="en-GB"/>
              </w:rPr>
            </w:pPr>
            <w:r w:rsidRPr="00A53031">
              <w:rPr>
                <w:rFonts w:eastAsia="Times New Roman" w:cs="Times New Roman"/>
                <w:b/>
                <w:color w:val="auto"/>
                <w:sz w:val="18"/>
                <w:szCs w:val="18"/>
                <w:lang w:val="en-GB" w:eastAsia="en-GB"/>
              </w:rPr>
              <w:t>Columns 12 to 18 must sum to 1.</w:t>
            </w:r>
          </w:p>
        </w:tc>
      </w:tr>
      <w:tr w:rsidR="00A6281D" w:rsidRPr="00EE3B87" w14:paraId="2604D759"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86F75D9"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13</w:t>
            </w:r>
          </w:p>
        </w:tc>
        <w:tc>
          <w:tcPr>
            <w:tcW w:w="1019" w:type="dxa"/>
            <w:vAlign w:val="center"/>
          </w:tcPr>
          <w:p w14:paraId="0708BF3B"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759CF327"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Fr_Bldgs</w:t>
            </w:r>
          </w:p>
        </w:tc>
        <w:tc>
          <w:tcPr>
            <w:tcW w:w="667" w:type="dxa"/>
            <w:vAlign w:val="center"/>
          </w:tcPr>
          <w:p w14:paraId="21290C44"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0.20</w:t>
            </w:r>
          </w:p>
        </w:tc>
        <w:tc>
          <w:tcPr>
            <w:tcW w:w="7007" w:type="dxa"/>
            <w:noWrap/>
            <w:vAlign w:val="center"/>
            <w:hideMark/>
          </w:tcPr>
          <w:p w14:paraId="3EC85229"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Surface cover fraction of buildings [-]</w:t>
            </w:r>
          </w:p>
        </w:tc>
      </w:tr>
      <w:tr w:rsidR="00A6281D" w:rsidRPr="00EE3B87" w14:paraId="1FDDC0BA"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2C62CC1"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14</w:t>
            </w:r>
          </w:p>
        </w:tc>
        <w:tc>
          <w:tcPr>
            <w:tcW w:w="1019" w:type="dxa"/>
            <w:vAlign w:val="center"/>
          </w:tcPr>
          <w:p w14:paraId="27AF9D2A"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172D1ED0"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Fr_EveTr</w:t>
            </w:r>
          </w:p>
        </w:tc>
        <w:tc>
          <w:tcPr>
            <w:tcW w:w="667" w:type="dxa"/>
            <w:vAlign w:val="center"/>
          </w:tcPr>
          <w:p w14:paraId="3903E123"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0.10</w:t>
            </w:r>
          </w:p>
        </w:tc>
        <w:tc>
          <w:tcPr>
            <w:tcW w:w="7007" w:type="dxa"/>
            <w:noWrap/>
            <w:vAlign w:val="center"/>
            <w:hideMark/>
          </w:tcPr>
          <w:p w14:paraId="64E0D1CE"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Surface cover fraction of evergreen trees and shrubs [-]</w:t>
            </w:r>
          </w:p>
        </w:tc>
      </w:tr>
      <w:tr w:rsidR="00A6281D" w:rsidRPr="00EE3B87" w14:paraId="4C8207BC"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93760D6"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15</w:t>
            </w:r>
          </w:p>
        </w:tc>
        <w:tc>
          <w:tcPr>
            <w:tcW w:w="1019" w:type="dxa"/>
            <w:vAlign w:val="center"/>
          </w:tcPr>
          <w:p w14:paraId="7C8AAD3B"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6F24B92D"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Fr_DecTr</w:t>
            </w:r>
          </w:p>
        </w:tc>
        <w:tc>
          <w:tcPr>
            <w:tcW w:w="667" w:type="dxa"/>
            <w:vAlign w:val="center"/>
          </w:tcPr>
          <w:p w14:paraId="6EE0E037"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0.10</w:t>
            </w:r>
          </w:p>
        </w:tc>
        <w:tc>
          <w:tcPr>
            <w:tcW w:w="7007" w:type="dxa"/>
            <w:noWrap/>
            <w:vAlign w:val="center"/>
            <w:hideMark/>
          </w:tcPr>
          <w:p w14:paraId="44069B56"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Surface cover fraction of deciduous trees and shrubs [-]</w:t>
            </w:r>
          </w:p>
        </w:tc>
      </w:tr>
      <w:tr w:rsidR="00A6281D" w:rsidRPr="00EE3B87" w14:paraId="6E8CBD56"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36F9ACE"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16</w:t>
            </w:r>
          </w:p>
        </w:tc>
        <w:tc>
          <w:tcPr>
            <w:tcW w:w="1019" w:type="dxa"/>
            <w:vAlign w:val="center"/>
          </w:tcPr>
          <w:p w14:paraId="5B928CB4"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202CB441"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Fr_Grass</w:t>
            </w:r>
          </w:p>
        </w:tc>
        <w:tc>
          <w:tcPr>
            <w:tcW w:w="667" w:type="dxa"/>
            <w:vAlign w:val="center"/>
          </w:tcPr>
          <w:p w14:paraId="6E0BD370"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0.30</w:t>
            </w:r>
          </w:p>
        </w:tc>
        <w:tc>
          <w:tcPr>
            <w:tcW w:w="7007" w:type="dxa"/>
            <w:noWrap/>
            <w:vAlign w:val="center"/>
            <w:hideMark/>
          </w:tcPr>
          <w:p w14:paraId="56BB67DF"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Surface cover fraction of grass [-]</w:t>
            </w:r>
          </w:p>
        </w:tc>
      </w:tr>
      <w:tr w:rsidR="00A6281D" w:rsidRPr="00EE3B87" w14:paraId="4F18F2DB"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8487897"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17</w:t>
            </w:r>
          </w:p>
        </w:tc>
        <w:tc>
          <w:tcPr>
            <w:tcW w:w="1019" w:type="dxa"/>
            <w:vAlign w:val="center"/>
          </w:tcPr>
          <w:p w14:paraId="7F470581"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62AB1F18"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Fr_Bsoil</w:t>
            </w:r>
          </w:p>
        </w:tc>
        <w:tc>
          <w:tcPr>
            <w:tcW w:w="667" w:type="dxa"/>
            <w:vAlign w:val="center"/>
          </w:tcPr>
          <w:p w14:paraId="59D4D806"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0.05</w:t>
            </w:r>
          </w:p>
        </w:tc>
        <w:tc>
          <w:tcPr>
            <w:tcW w:w="7007" w:type="dxa"/>
            <w:noWrap/>
            <w:vAlign w:val="center"/>
            <w:hideMark/>
          </w:tcPr>
          <w:p w14:paraId="55704521"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Surface cover fraction of bare soil or unmanaged land [-]</w:t>
            </w:r>
          </w:p>
        </w:tc>
      </w:tr>
      <w:tr w:rsidR="00A6281D" w:rsidRPr="00EE3B87" w14:paraId="15204E44"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B299CAB"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18</w:t>
            </w:r>
          </w:p>
        </w:tc>
        <w:tc>
          <w:tcPr>
            <w:tcW w:w="1019" w:type="dxa"/>
            <w:vAlign w:val="center"/>
          </w:tcPr>
          <w:p w14:paraId="566C0F2E"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0A8F475C"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Fr_Water</w:t>
            </w:r>
          </w:p>
        </w:tc>
        <w:tc>
          <w:tcPr>
            <w:tcW w:w="667" w:type="dxa"/>
            <w:vAlign w:val="center"/>
          </w:tcPr>
          <w:p w14:paraId="35B13A43"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0.05</w:t>
            </w:r>
          </w:p>
        </w:tc>
        <w:tc>
          <w:tcPr>
            <w:tcW w:w="7007" w:type="dxa"/>
            <w:noWrap/>
            <w:vAlign w:val="center"/>
            <w:hideMark/>
          </w:tcPr>
          <w:p w14:paraId="6B14EBC3"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Surface cover fraction of open water [-]</w:t>
            </w:r>
          </w:p>
          <w:p w14:paraId="1CA5865D"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(e.g. river, lakes, ponds, swimming pools)</w:t>
            </w:r>
          </w:p>
        </w:tc>
      </w:tr>
      <w:tr w:rsidR="00A6281D" w:rsidRPr="00EE3B87" w14:paraId="30B77FFB"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3674E30"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19</w:t>
            </w:r>
          </w:p>
        </w:tc>
        <w:tc>
          <w:tcPr>
            <w:tcW w:w="1019" w:type="dxa"/>
            <w:vAlign w:val="center"/>
          </w:tcPr>
          <w:p w14:paraId="7D2F45D9"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1997A1CD"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IrrFr_EveTr</w:t>
            </w:r>
          </w:p>
        </w:tc>
        <w:tc>
          <w:tcPr>
            <w:tcW w:w="667" w:type="dxa"/>
            <w:vAlign w:val="center"/>
          </w:tcPr>
          <w:p w14:paraId="6926F4A3"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0.50</w:t>
            </w:r>
          </w:p>
        </w:tc>
        <w:tc>
          <w:tcPr>
            <w:tcW w:w="7007" w:type="dxa"/>
            <w:noWrap/>
            <w:vAlign w:val="center"/>
            <w:hideMark/>
          </w:tcPr>
          <w:p w14:paraId="1683EFC7"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evergreen trees that are irrigated [-]</w:t>
            </w:r>
          </w:p>
          <w:p w14:paraId="5E92619C"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e.g. 50% of the evergreen trees/shrubs are irrigated</w:t>
            </w:r>
          </w:p>
        </w:tc>
      </w:tr>
      <w:tr w:rsidR="00A6281D" w:rsidRPr="00EE3B87" w14:paraId="3C565F62"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AB57FA7"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20</w:t>
            </w:r>
          </w:p>
        </w:tc>
        <w:tc>
          <w:tcPr>
            <w:tcW w:w="1019" w:type="dxa"/>
            <w:vAlign w:val="center"/>
          </w:tcPr>
          <w:p w14:paraId="6FEED75F"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38C95012"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IrrFr_DecTr</w:t>
            </w:r>
          </w:p>
        </w:tc>
        <w:tc>
          <w:tcPr>
            <w:tcW w:w="667" w:type="dxa"/>
            <w:vAlign w:val="center"/>
          </w:tcPr>
          <w:p w14:paraId="1E11A66C"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0.20</w:t>
            </w:r>
          </w:p>
        </w:tc>
        <w:tc>
          <w:tcPr>
            <w:tcW w:w="7007" w:type="dxa"/>
            <w:noWrap/>
            <w:vAlign w:val="center"/>
            <w:hideMark/>
          </w:tcPr>
          <w:p w14:paraId="262A3595"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deciduous trees that are irrigated [-]</w:t>
            </w:r>
          </w:p>
        </w:tc>
      </w:tr>
      <w:tr w:rsidR="00A6281D" w:rsidRPr="00EE3B87" w14:paraId="106C1E36"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58960CAA"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21</w:t>
            </w:r>
          </w:p>
        </w:tc>
        <w:tc>
          <w:tcPr>
            <w:tcW w:w="1019" w:type="dxa"/>
            <w:vAlign w:val="center"/>
          </w:tcPr>
          <w:p w14:paraId="0F70BC57"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72F5FC44"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IrrFr_Grass</w:t>
            </w:r>
          </w:p>
        </w:tc>
        <w:tc>
          <w:tcPr>
            <w:tcW w:w="667" w:type="dxa"/>
            <w:vAlign w:val="center"/>
          </w:tcPr>
          <w:p w14:paraId="61DBB26A"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0.70</w:t>
            </w:r>
          </w:p>
        </w:tc>
        <w:tc>
          <w:tcPr>
            <w:tcW w:w="7007" w:type="dxa"/>
            <w:noWrap/>
            <w:vAlign w:val="center"/>
            <w:hideMark/>
          </w:tcPr>
          <w:p w14:paraId="44587422"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grass that is irrigated [-]</w:t>
            </w:r>
          </w:p>
        </w:tc>
      </w:tr>
      <w:tr w:rsidR="00A6281D" w:rsidRPr="00EE3B87" w14:paraId="1D8A538F"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ECFB9A3"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22</w:t>
            </w:r>
          </w:p>
        </w:tc>
        <w:tc>
          <w:tcPr>
            <w:tcW w:w="1019" w:type="dxa"/>
            <w:vAlign w:val="center"/>
          </w:tcPr>
          <w:p w14:paraId="221168A6"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10E87842"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H_Bldgs</w:t>
            </w:r>
          </w:p>
        </w:tc>
        <w:tc>
          <w:tcPr>
            <w:tcW w:w="667" w:type="dxa"/>
            <w:vAlign w:val="center"/>
          </w:tcPr>
          <w:p w14:paraId="415A282F"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10</w:t>
            </w:r>
          </w:p>
        </w:tc>
        <w:tc>
          <w:tcPr>
            <w:tcW w:w="7007" w:type="dxa"/>
            <w:noWrap/>
            <w:vAlign w:val="center"/>
            <w:hideMark/>
          </w:tcPr>
          <w:p w14:paraId="3AC4735C"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Mean building height [m]</w:t>
            </w:r>
          </w:p>
        </w:tc>
      </w:tr>
      <w:tr w:rsidR="00A6281D" w:rsidRPr="00EE3B87" w14:paraId="6FED69FC"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5EB46532"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23</w:t>
            </w:r>
          </w:p>
        </w:tc>
        <w:tc>
          <w:tcPr>
            <w:tcW w:w="1019" w:type="dxa"/>
            <w:vAlign w:val="center"/>
          </w:tcPr>
          <w:p w14:paraId="499B1D9C" w14:textId="77777777" w:rsidR="00A6281D"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5ECBB978"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H_EveTr</w:t>
            </w:r>
          </w:p>
        </w:tc>
        <w:tc>
          <w:tcPr>
            <w:tcW w:w="667" w:type="dxa"/>
            <w:vAlign w:val="center"/>
          </w:tcPr>
          <w:p w14:paraId="48971B97" w14:textId="77777777" w:rsidR="00A6281D" w:rsidRPr="00A53031"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15</w:t>
            </w:r>
          </w:p>
        </w:tc>
        <w:tc>
          <w:tcPr>
            <w:tcW w:w="7007" w:type="dxa"/>
            <w:noWrap/>
            <w:vAlign w:val="center"/>
            <w:hideMark/>
          </w:tcPr>
          <w:p w14:paraId="680A5861" w14:textId="77777777" w:rsidR="00A6281D" w:rsidRPr="00A53031"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Mean height of evergreen trees [m]</w:t>
            </w:r>
          </w:p>
        </w:tc>
      </w:tr>
      <w:tr w:rsidR="00A6281D" w:rsidRPr="00EE3B87" w14:paraId="19CF9284"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207E635"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24</w:t>
            </w:r>
          </w:p>
        </w:tc>
        <w:tc>
          <w:tcPr>
            <w:tcW w:w="1019" w:type="dxa"/>
            <w:vAlign w:val="center"/>
          </w:tcPr>
          <w:p w14:paraId="041723E6"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E12C5" w:rsidRPr="009F4623">
              <w:rPr>
                <w:rFonts w:eastAsia="Times New Roman" w:cs="Times New Roman"/>
                <w:color w:val="auto"/>
                <w:sz w:val="18"/>
                <w:szCs w:val="18"/>
                <w:lang w:val="en-GB" w:eastAsia="en-GB"/>
              </w:rPr>
              <w:t>U</w:t>
            </w:r>
          </w:p>
        </w:tc>
        <w:tc>
          <w:tcPr>
            <w:tcW w:w="1601" w:type="dxa"/>
            <w:noWrap/>
            <w:vAlign w:val="center"/>
            <w:hideMark/>
          </w:tcPr>
          <w:p w14:paraId="06C8DB38"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H_DecTr</w:t>
            </w:r>
          </w:p>
        </w:tc>
        <w:tc>
          <w:tcPr>
            <w:tcW w:w="667" w:type="dxa"/>
            <w:vAlign w:val="center"/>
          </w:tcPr>
          <w:p w14:paraId="628EA157"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15</w:t>
            </w:r>
          </w:p>
        </w:tc>
        <w:tc>
          <w:tcPr>
            <w:tcW w:w="7007" w:type="dxa"/>
            <w:noWrap/>
            <w:vAlign w:val="center"/>
            <w:hideMark/>
          </w:tcPr>
          <w:p w14:paraId="14D0656C"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Mean height of deciduous trees [m]</w:t>
            </w:r>
          </w:p>
        </w:tc>
      </w:tr>
      <w:tr w:rsidR="00A6281D" w:rsidRPr="00EE3B87" w14:paraId="5691A691"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B3480DC" w14:textId="77777777" w:rsidR="00A6281D" w:rsidRPr="00EC3FC0" w:rsidRDefault="00A6281D" w:rsidP="00EA3547">
            <w:pPr>
              <w:jc w:val="center"/>
              <w:rPr>
                <w:rFonts w:eastAsia="Times New Roman" w:cs="Times New Roman"/>
                <w:b w:val="0"/>
                <w:color w:val="auto"/>
                <w:sz w:val="18"/>
                <w:szCs w:val="18"/>
                <w:lang w:val="en-GB" w:eastAsia="en-GB"/>
              </w:rPr>
            </w:pPr>
            <w:r w:rsidRPr="00EC3FC0">
              <w:rPr>
                <w:rFonts w:eastAsia="Times New Roman" w:cs="Times New Roman"/>
                <w:b w:val="0"/>
                <w:color w:val="auto"/>
                <w:sz w:val="18"/>
                <w:szCs w:val="18"/>
                <w:lang w:val="en-GB" w:eastAsia="en-GB"/>
              </w:rPr>
              <w:lastRenderedPageBreak/>
              <w:t>25</w:t>
            </w:r>
          </w:p>
        </w:tc>
        <w:tc>
          <w:tcPr>
            <w:tcW w:w="1019" w:type="dxa"/>
            <w:vAlign w:val="center"/>
          </w:tcPr>
          <w:p w14:paraId="38404686" w14:textId="77777777" w:rsidR="00A6281D" w:rsidRPr="00EC3FC0"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O</w:t>
            </w:r>
          </w:p>
        </w:tc>
        <w:tc>
          <w:tcPr>
            <w:tcW w:w="1601" w:type="dxa"/>
            <w:noWrap/>
            <w:vAlign w:val="center"/>
            <w:hideMark/>
          </w:tcPr>
          <w:p w14:paraId="14DE4AEA" w14:textId="77777777" w:rsidR="00A6281D" w:rsidRPr="00EC3FC0"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z0</w:t>
            </w:r>
          </w:p>
        </w:tc>
        <w:tc>
          <w:tcPr>
            <w:tcW w:w="667" w:type="dxa"/>
            <w:vAlign w:val="center"/>
          </w:tcPr>
          <w:p w14:paraId="2EECAA62" w14:textId="77777777" w:rsidR="00A6281D" w:rsidRPr="00EC3FC0"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0.6</w:t>
            </w:r>
          </w:p>
        </w:tc>
        <w:tc>
          <w:tcPr>
            <w:tcW w:w="7007" w:type="dxa"/>
            <w:noWrap/>
            <w:vAlign w:val="center"/>
            <w:hideMark/>
          </w:tcPr>
          <w:p w14:paraId="48512DFE" w14:textId="77777777" w:rsidR="00A6281D" w:rsidRPr="00EC3FC0"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Roughness length for momentum [m]</w:t>
            </w:r>
          </w:p>
          <w:p w14:paraId="6D5E528C" w14:textId="77777777" w:rsidR="00A6281D" w:rsidRPr="00EC3FC0"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Value supplied here is used if z0_method = 1 in</w:t>
            </w:r>
            <w:r w:rsidRPr="00EC3FC0">
              <w:rPr>
                <w:rFonts w:eastAsia="Times New Roman" w:cs="Times New Roman"/>
                <w:b/>
                <w:color w:val="auto"/>
                <w:sz w:val="18"/>
                <w:szCs w:val="18"/>
                <w:lang w:val="en-GB" w:eastAsia="en-GB"/>
              </w:rPr>
              <w:t xml:space="preserve"> </w:t>
            </w:r>
            <w:r w:rsidR="0010276E">
              <w:fldChar w:fldCharType="begin"/>
            </w:r>
            <w:r w:rsidR="0010276E">
              <w:instrText xml:space="preserve"> REF _Ref413681826 \h  \* MERGEFORMAT </w:instrText>
            </w:r>
            <w:r w:rsidR="0010276E">
              <w:fldChar w:fldCharType="separate"/>
            </w:r>
            <w:r w:rsidR="00237E8B" w:rsidRPr="00237E8B">
              <w:rPr>
                <w:b/>
                <w:color w:val="auto"/>
                <w:sz w:val="18"/>
                <w:szCs w:val="18"/>
              </w:rPr>
              <w:t>4.1 RunControl</w:t>
            </w:r>
            <w:r w:rsidR="00237E8B" w:rsidRPr="00303A94">
              <w:t>.nml</w:t>
            </w:r>
            <w:r w:rsidR="0010276E">
              <w:fldChar w:fldCharType="end"/>
            </w:r>
            <w:r w:rsidRPr="00EC3FC0">
              <w:rPr>
                <w:rFonts w:eastAsia="Times New Roman" w:cs="Times New Roman"/>
                <w:color w:val="auto"/>
                <w:sz w:val="18"/>
                <w:szCs w:val="18"/>
                <w:lang w:val="en-GB" w:eastAsia="en-GB"/>
              </w:rPr>
              <w:t>; otherwise set to -999 and a value will be calculated by the model (z0_method = 2, 3).</w:t>
            </w:r>
          </w:p>
        </w:tc>
      </w:tr>
      <w:tr w:rsidR="002D7942" w:rsidRPr="00EE3B87" w14:paraId="3515AC4B"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CAFDD1F" w14:textId="77777777" w:rsidR="002D7942" w:rsidRPr="00EC3FC0" w:rsidRDefault="002D7942" w:rsidP="00EA3547">
            <w:pPr>
              <w:jc w:val="center"/>
              <w:rPr>
                <w:rFonts w:eastAsia="Times New Roman" w:cs="Times New Roman"/>
                <w:b w:val="0"/>
                <w:color w:val="auto"/>
                <w:sz w:val="18"/>
                <w:szCs w:val="18"/>
                <w:lang w:val="en-GB" w:eastAsia="en-GB"/>
              </w:rPr>
            </w:pPr>
            <w:r w:rsidRPr="00EC3FC0">
              <w:rPr>
                <w:rFonts w:eastAsia="Times New Roman" w:cs="Times New Roman"/>
                <w:b w:val="0"/>
                <w:color w:val="auto"/>
                <w:sz w:val="18"/>
                <w:szCs w:val="18"/>
                <w:lang w:val="en-GB" w:eastAsia="en-GB"/>
              </w:rPr>
              <w:t>26</w:t>
            </w:r>
          </w:p>
        </w:tc>
        <w:tc>
          <w:tcPr>
            <w:tcW w:w="1019" w:type="dxa"/>
            <w:vAlign w:val="center"/>
          </w:tcPr>
          <w:p w14:paraId="71C2BCEF" w14:textId="77777777" w:rsidR="002D7942" w:rsidRPr="00EC3FC0"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O</w:t>
            </w:r>
          </w:p>
        </w:tc>
        <w:tc>
          <w:tcPr>
            <w:tcW w:w="1601" w:type="dxa"/>
            <w:noWrap/>
            <w:vAlign w:val="center"/>
            <w:hideMark/>
          </w:tcPr>
          <w:p w14:paraId="56D71263" w14:textId="77777777" w:rsidR="002D7942" w:rsidRPr="00EC3FC0"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Zd</w:t>
            </w:r>
          </w:p>
        </w:tc>
        <w:tc>
          <w:tcPr>
            <w:tcW w:w="667" w:type="dxa"/>
            <w:vAlign w:val="center"/>
          </w:tcPr>
          <w:p w14:paraId="13E939A8" w14:textId="77777777" w:rsidR="002D7942" w:rsidRPr="00EC3FC0"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1.5</w:t>
            </w:r>
          </w:p>
        </w:tc>
        <w:tc>
          <w:tcPr>
            <w:tcW w:w="7007" w:type="dxa"/>
            <w:noWrap/>
            <w:vAlign w:val="center"/>
            <w:hideMark/>
          </w:tcPr>
          <w:p w14:paraId="7555A5C3" w14:textId="77777777" w:rsidR="002D7942" w:rsidRPr="00EC3FC0"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Zero-plane displacement [m]</w:t>
            </w:r>
          </w:p>
          <w:p w14:paraId="71C531D5" w14:textId="77777777" w:rsidR="002D7942" w:rsidRPr="00EC3FC0"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 xml:space="preserve">Value supplied here is used if z0_method = 1 in </w:t>
            </w:r>
            <w:r w:rsidR="0010276E">
              <w:fldChar w:fldCharType="begin"/>
            </w:r>
            <w:r w:rsidR="0010276E">
              <w:instrText xml:space="preserve"> REF _Ref413681826 \h  \* MERGEFORMAT </w:instrText>
            </w:r>
            <w:r w:rsidR="0010276E">
              <w:fldChar w:fldCharType="separate"/>
            </w:r>
            <w:r w:rsidR="00237E8B" w:rsidRPr="00237E8B">
              <w:rPr>
                <w:b/>
                <w:color w:val="auto"/>
                <w:sz w:val="18"/>
                <w:szCs w:val="18"/>
              </w:rPr>
              <w:t>4.1 RunControl</w:t>
            </w:r>
            <w:r w:rsidR="00237E8B" w:rsidRPr="00303A94">
              <w:t>.nml</w:t>
            </w:r>
            <w:r w:rsidR="0010276E">
              <w:fldChar w:fldCharType="end"/>
            </w:r>
            <w:r w:rsidRPr="00EC3FC0">
              <w:rPr>
                <w:rFonts w:eastAsia="Times New Roman" w:cs="Times New Roman"/>
                <w:color w:val="auto"/>
                <w:sz w:val="18"/>
                <w:szCs w:val="18"/>
                <w:lang w:val="en-GB" w:eastAsia="en-GB"/>
              </w:rPr>
              <w:t>; otherwise set to -999 and a value will be calculated by the model (z0_method = 2, 3).</w:t>
            </w:r>
          </w:p>
        </w:tc>
      </w:tr>
      <w:tr w:rsidR="002D7942" w:rsidRPr="00EE3B87" w14:paraId="75384564"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B7F9316" w14:textId="77777777" w:rsidR="002D7942" w:rsidRPr="00EC3FC0" w:rsidRDefault="002D7942" w:rsidP="00EA3547">
            <w:pPr>
              <w:jc w:val="center"/>
              <w:rPr>
                <w:rFonts w:eastAsia="Times New Roman" w:cs="Times New Roman"/>
                <w:b w:val="0"/>
                <w:color w:val="auto"/>
                <w:sz w:val="18"/>
                <w:szCs w:val="18"/>
                <w:lang w:val="en-GB" w:eastAsia="en-GB"/>
              </w:rPr>
            </w:pPr>
            <w:r w:rsidRPr="00EC3FC0">
              <w:rPr>
                <w:rFonts w:eastAsia="Times New Roman" w:cs="Times New Roman"/>
                <w:b w:val="0"/>
                <w:color w:val="auto"/>
                <w:sz w:val="18"/>
                <w:szCs w:val="18"/>
                <w:lang w:val="en-GB" w:eastAsia="en-GB"/>
              </w:rPr>
              <w:t>27</w:t>
            </w:r>
          </w:p>
        </w:tc>
        <w:tc>
          <w:tcPr>
            <w:tcW w:w="1019" w:type="dxa"/>
            <w:vAlign w:val="center"/>
          </w:tcPr>
          <w:p w14:paraId="083A84AB" w14:textId="77777777" w:rsidR="002D7942" w:rsidRPr="00EC3FC0"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O</w:t>
            </w:r>
          </w:p>
        </w:tc>
        <w:tc>
          <w:tcPr>
            <w:tcW w:w="1601" w:type="dxa"/>
            <w:noWrap/>
            <w:vAlign w:val="center"/>
            <w:hideMark/>
          </w:tcPr>
          <w:p w14:paraId="48004726" w14:textId="77777777" w:rsidR="002D7942" w:rsidRPr="00EC3FC0"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FAI_Bldgs</w:t>
            </w:r>
          </w:p>
        </w:tc>
        <w:tc>
          <w:tcPr>
            <w:tcW w:w="667" w:type="dxa"/>
            <w:vAlign w:val="center"/>
          </w:tcPr>
          <w:p w14:paraId="4DB64B08" w14:textId="77777777" w:rsidR="002D7942" w:rsidRPr="00EC3FC0"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0.1</w:t>
            </w:r>
          </w:p>
        </w:tc>
        <w:tc>
          <w:tcPr>
            <w:tcW w:w="7007" w:type="dxa"/>
            <w:noWrap/>
            <w:vAlign w:val="center"/>
            <w:hideMark/>
          </w:tcPr>
          <w:p w14:paraId="65693DA8" w14:textId="77777777" w:rsidR="002D7942" w:rsidRPr="00EC3FC0"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Frontal area index for buildings [-]</w:t>
            </w:r>
          </w:p>
          <w:p w14:paraId="116F4860" w14:textId="77777777" w:rsidR="002D7942" w:rsidRPr="00EC3FC0" w:rsidRDefault="002D7942" w:rsidP="00EC3FC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 xml:space="preserve">Required if z0_method = 3 in </w:t>
            </w:r>
            <w:r w:rsidR="0010276E">
              <w:fldChar w:fldCharType="begin"/>
            </w:r>
            <w:r w:rsidR="0010276E">
              <w:instrText xml:space="preserve"> REF _Ref413681826 \h  \* MERGEFORMAT </w:instrText>
            </w:r>
            <w:r w:rsidR="0010276E">
              <w:fldChar w:fldCharType="separate"/>
            </w:r>
            <w:r w:rsidR="00237E8B" w:rsidRPr="00237E8B">
              <w:rPr>
                <w:b/>
                <w:color w:val="auto"/>
                <w:sz w:val="18"/>
                <w:szCs w:val="18"/>
              </w:rPr>
              <w:t>4.1 RunControl</w:t>
            </w:r>
            <w:r w:rsidR="00237E8B" w:rsidRPr="00303A94">
              <w:t>.nml</w:t>
            </w:r>
            <w:r w:rsidR="0010276E">
              <w:fldChar w:fldCharType="end"/>
            </w:r>
            <w:r w:rsidR="00EC3FC0">
              <w:rPr>
                <w:rFonts w:eastAsia="Times New Roman" w:cs="Times New Roman"/>
                <w:color w:val="auto"/>
                <w:sz w:val="18"/>
                <w:szCs w:val="18"/>
                <w:lang w:val="en-GB" w:eastAsia="en-GB"/>
              </w:rPr>
              <w:t>.</w:t>
            </w:r>
          </w:p>
        </w:tc>
      </w:tr>
      <w:tr w:rsidR="002D7942" w:rsidRPr="00EE3B87" w14:paraId="798C8F8F"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ACB0837" w14:textId="77777777" w:rsidR="002D7942" w:rsidRPr="00EC3FC0" w:rsidRDefault="002D7942" w:rsidP="00EA3547">
            <w:pPr>
              <w:jc w:val="center"/>
              <w:rPr>
                <w:rFonts w:eastAsia="Times New Roman" w:cs="Times New Roman"/>
                <w:b w:val="0"/>
                <w:color w:val="auto"/>
                <w:sz w:val="18"/>
                <w:szCs w:val="18"/>
                <w:lang w:val="en-GB" w:eastAsia="en-GB"/>
              </w:rPr>
            </w:pPr>
            <w:r w:rsidRPr="00EC3FC0">
              <w:rPr>
                <w:rFonts w:eastAsia="Times New Roman" w:cs="Times New Roman"/>
                <w:b w:val="0"/>
                <w:color w:val="auto"/>
                <w:sz w:val="18"/>
                <w:szCs w:val="18"/>
                <w:lang w:val="en-GB" w:eastAsia="en-GB"/>
              </w:rPr>
              <w:t>28</w:t>
            </w:r>
          </w:p>
        </w:tc>
        <w:tc>
          <w:tcPr>
            <w:tcW w:w="1019" w:type="dxa"/>
            <w:vAlign w:val="center"/>
          </w:tcPr>
          <w:p w14:paraId="2A06D543" w14:textId="77777777" w:rsidR="002D7942" w:rsidRPr="00EC3FC0"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O</w:t>
            </w:r>
          </w:p>
        </w:tc>
        <w:tc>
          <w:tcPr>
            <w:tcW w:w="1601" w:type="dxa"/>
            <w:noWrap/>
            <w:vAlign w:val="center"/>
            <w:hideMark/>
          </w:tcPr>
          <w:p w14:paraId="6330366B" w14:textId="77777777" w:rsidR="002D7942" w:rsidRPr="00EC3FC0"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FAI_EveTr</w:t>
            </w:r>
          </w:p>
        </w:tc>
        <w:tc>
          <w:tcPr>
            <w:tcW w:w="667" w:type="dxa"/>
            <w:vAlign w:val="center"/>
          </w:tcPr>
          <w:p w14:paraId="4BA480DC" w14:textId="77777777" w:rsidR="002D7942" w:rsidRPr="00EC3FC0"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0.2</w:t>
            </w:r>
          </w:p>
        </w:tc>
        <w:tc>
          <w:tcPr>
            <w:tcW w:w="7007" w:type="dxa"/>
            <w:noWrap/>
            <w:vAlign w:val="center"/>
            <w:hideMark/>
          </w:tcPr>
          <w:p w14:paraId="00F05789" w14:textId="77777777" w:rsidR="002D7942" w:rsidRPr="00EC3FC0"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Frontal area index for evergreen trees [-]</w:t>
            </w:r>
          </w:p>
          <w:p w14:paraId="1F5ACD8E" w14:textId="77777777" w:rsidR="002D7942" w:rsidRPr="00EC3FC0" w:rsidRDefault="002D7942" w:rsidP="00EC3FC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Required if z0_method = 3 in</w:t>
            </w:r>
            <w:r w:rsidR="00EC3FC0" w:rsidRPr="00EC3FC0">
              <w:rPr>
                <w:rFonts w:eastAsia="Times New Roman" w:cs="Times New Roman"/>
                <w:color w:val="auto"/>
                <w:sz w:val="18"/>
                <w:szCs w:val="18"/>
                <w:lang w:val="en-GB" w:eastAsia="en-GB"/>
              </w:rPr>
              <w:t xml:space="preserve"> </w:t>
            </w:r>
            <w:r w:rsidR="0010276E">
              <w:fldChar w:fldCharType="begin"/>
            </w:r>
            <w:r w:rsidR="0010276E">
              <w:instrText xml:space="preserve"> REF _Ref413681826 \h  \* MERGEFORMAT </w:instrText>
            </w:r>
            <w:r w:rsidR="0010276E">
              <w:fldChar w:fldCharType="separate"/>
            </w:r>
            <w:r w:rsidR="00237E8B" w:rsidRPr="00237E8B">
              <w:rPr>
                <w:b/>
                <w:color w:val="auto"/>
                <w:sz w:val="18"/>
                <w:szCs w:val="18"/>
              </w:rPr>
              <w:t>4.1 RunControl</w:t>
            </w:r>
            <w:r w:rsidR="00237E8B" w:rsidRPr="00303A94">
              <w:t>.nml</w:t>
            </w:r>
            <w:r w:rsidR="0010276E">
              <w:fldChar w:fldCharType="end"/>
            </w:r>
            <w:r w:rsidRPr="00EC3FC0">
              <w:rPr>
                <w:rFonts w:eastAsia="Times New Roman" w:cs="Times New Roman"/>
                <w:color w:val="auto"/>
                <w:sz w:val="18"/>
                <w:szCs w:val="18"/>
                <w:lang w:val="en-GB" w:eastAsia="en-GB"/>
              </w:rPr>
              <w:t>.</w:t>
            </w:r>
          </w:p>
        </w:tc>
      </w:tr>
      <w:tr w:rsidR="002D7942" w:rsidRPr="00EE3B87" w14:paraId="174A2592"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06C5787" w14:textId="77777777" w:rsidR="002D7942" w:rsidRPr="00EC3FC0" w:rsidRDefault="002D7942" w:rsidP="00EA3547">
            <w:pPr>
              <w:jc w:val="center"/>
              <w:rPr>
                <w:rFonts w:eastAsia="Times New Roman" w:cs="Times New Roman"/>
                <w:b w:val="0"/>
                <w:color w:val="auto"/>
                <w:sz w:val="18"/>
                <w:szCs w:val="18"/>
                <w:lang w:val="en-GB" w:eastAsia="en-GB"/>
              </w:rPr>
            </w:pPr>
            <w:r w:rsidRPr="00EC3FC0">
              <w:rPr>
                <w:rFonts w:eastAsia="Times New Roman" w:cs="Times New Roman"/>
                <w:b w:val="0"/>
                <w:color w:val="auto"/>
                <w:sz w:val="18"/>
                <w:szCs w:val="18"/>
                <w:lang w:val="en-GB" w:eastAsia="en-GB"/>
              </w:rPr>
              <w:t>29</w:t>
            </w:r>
          </w:p>
        </w:tc>
        <w:tc>
          <w:tcPr>
            <w:tcW w:w="1019" w:type="dxa"/>
            <w:vAlign w:val="center"/>
          </w:tcPr>
          <w:p w14:paraId="77668791" w14:textId="77777777" w:rsidR="002D7942" w:rsidRPr="00EC3FC0"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O</w:t>
            </w:r>
          </w:p>
        </w:tc>
        <w:tc>
          <w:tcPr>
            <w:tcW w:w="1601" w:type="dxa"/>
            <w:noWrap/>
            <w:vAlign w:val="center"/>
            <w:hideMark/>
          </w:tcPr>
          <w:p w14:paraId="336BC85A" w14:textId="77777777" w:rsidR="002D7942" w:rsidRPr="00EC3FC0"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FAI_DecTr</w:t>
            </w:r>
          </w:p>
        </w:tc>
        <w:tc>
          <w:tcPr>
            <w:tcW w:w="667" w:type="dxa"/>
            <w:vAlign w:val="center"/>
          </w:tcPr>
          <w:p w14:paraId="48F1F624" w14:textId="77777777" w:rsidR="002D7942" w:rsidRPr="00EC3FC0"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0.2</w:t>
            </w:r>
          </w:p>
        </w:tc>
        <w:tc>
          <w:tcPr>
            <w:tcW w:w="7007" w:type="dxa"/>
            <w:noWrap/>
            <w:vAlign w:val="center"/>
            <w:hideMark/>
          </w:tcPr>
          <w:p w14:paraId="057CADEE" w14:textId="77777777" w:rsidR="002D7942" w:rsidRPr="00EC3FC0"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Frontal area index for deciduous trees [-]</w:t>
            </w:r>
          </w:p>
          <w:p w14:paraId="1B2937B0" w14:textId="77777777" w:rsidR="002D7942" w:rsidRPr="00EC3FC0" w:rsidRDefault="002D7942" w:rsidP="00EC3FC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Required if z0_method = 3 in</w:t>
            </w:r>
            <w:r w:rsidR="00EC3FC0" w:rsidRPr="00EC3FC0">
              <w:rPr>
                <w:rFonts w:eastAsia="Times New Roman" w:cs="Times New Roman"/>
                <w:color w:val="auto"/>
                <w:sz w:val="18"/>
                <w:szCs w:val="18"/>
                <w:lang w:val="en-GB" w:eastAsia="en-GB"/>
              </w:rPr>
              <w:t xml:space="preserve"> </w:t>
            </w:r>
            <w:r w:rsidR="0010276E">
              <w:fldChar w:fldCharType="begin"/>
            </w:r>
            <w:r w:rsidR="0010276E">
              <w:instrText xml:space="preserve"> REF _Ref413681826 \h  \* MERGEFORMAT </w:instrText>
            </w:r>
            <w:r w:rsidR="0010276E">
              <w:fldChar w:fldCharType="separate"/>
            </w:r>
            <w:r w:rsidR="00237E8B" w:rsidRPr="00237E8B">
              <w:rPr>
                <w:b/>
                <w:color w:val="auto"/>
                <w:sz w:val="18"/>
                <w:szCs w:val="18"/>
              </w:rPr>
              <w:t>4.1 RunControl</w:t>
            </w:r>
            <w:r w:rsidR="00237E8B" w:rsidRPr="00303A94">
              <w:t>.nml</w:t>
            </w:r>
            <w:r w:rsidR="0010276E">
              <w:fldChar w:fldCharType="end"/>
            </w:r>
            <w:r w:rsidRPr="00EC3FC0">
              <w:rPr>
                <w:rFonts w:eastAsia="Times New Roman" w:cs="Times New Roman"/>
                <w:color w:val="auto"/>
                <w:sz w:val="18"/>
                <w:szCs w:val="18"/>
                <w:lang w:val="en-GB" w:eastAsia="en-GB"/>
              </w:rPr>
              <w:t>.</w:t>
            </w:r>
          </w:p>
        </w:tc>
      </w:tr>
      <w:tr w:rsidR="00A6281D" w:rsidRPr="00EE3B87" w14:paraId="6661CB57"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2900239" w14:textId="77777777" w:rsidR="00A6281D" w:rsidRPr="00EC3FC0" w:rsidRDefault="00A6281D" w:rsidP="00EA3547">
            <w:pPr>
              <w:jc w:val="center"/>
              <w:rPr>
                <w:rFonts w:eastAsia="Times New Roman" w:cs="Times New Roman"/>
                <w:b w:val="0"/>
                <w:color w:val="auto"/>
                <w:sz w:val="18"/>
                <w:szCs w:val="18"/>
                <w:lang w:val="en-GB" w:eastAsia="en-GB"/>
              </w:rPr>
            </w:pPr>
            <w:r w:rsidRPr="00EC3FC0">
              <w:rPr>
                <w:rFonts w:eastAsia="Times New Roman" w:cs="Times New Roman"/>
                <w:b w:val="0"/>
                <w:color w:val="auto"/>
                <w:sz w:val="18"/>
                <w:szCs w:val="18"/>
                <w:lang w:val="en-GB" w:eastAsia="en-GB"/>
              </w:rPr>
              <w:t>30</w:t>
            </w:r>
          </w:p>
        </w:tc>
        <w:tc>
          <w:tcPr>
            <w:tcW w:w="1019" w:type="dxa"/>
            <w:vAlign w:val="center"/>
          </w:tcPr>
          <w:p w14:paraId="39B1F051" w14:textId="77777777" w:rsidR="00A6281D" w:rsidRPr="00EC3FC0" w:rsidRDefault="000E12C5"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O</w:t>
            </w:r>
          </w:p>
        </w:tc>
        <w:tc>
          <w:tcPr>
            <w:tcW w:w="1601" w:type="dxa"/>
            <w:noWrap/>
            <w:vAlign w:val="center"/>
            <w:hideMark/>
          </w:tcPr>
          <w:p w14:paraId="7A5D2252" w14:textId="77777777" w:rsidR="00A6281D" w:rsidRPr="00EC3FC0"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PopDensDay</w:t>
            </w:r>
          </w:p>
        </w:tc>
        <w:tc>
          <w:tcPr>
            <w:tcW w:w="667" w:type="dxa"/>
            <w:vAlign w:val="center"/>
          </w:tcPr>
          <w:p w14:paraId="61FAAE41" w14:textId="77777777" w:rsidR="00A6281D" w:rsidRPr="00EC3FC0"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30.7</w:t>
            </w:r>
          </w:p>
        </w:tc>
        <w:tc>
          <w:tcPr>
            <w:tcW w:w="7007" w:type="dxa"/>
            <w:noWrap/>
            <w:vAlign w:val="center"/>
            <w:hideMark/>
          </w:tcPr>
          <w:p w14:paraId="68FBE73A" w14:textId="77777777" w:rsidR="00A6281D" w:rsidRPr="00EC3FC0"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Daytime population density (i.e. workers, tourists) [people ha-1]</w:t>
            </w:r>
          </w:p>
          <w:p w14:paraId="22E28054" w14:textId="77777777" w:rsidR="000D46A0" w:rsidRPr="00EC3FC0" w:rsidRDefault="000D46A0" w:rsidP="00EC3FC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Required if</w:t>
            </w:r>
            <w:r w:rsidR="00EC3FC0" w:rsidRPr="00EC3FC0">
              <w:rPr>
                <w:rFonts w:eastAsia="Times New Roman" w:cs="Times New Roman"/>
                <w:color w:val="auto"/>
                <w:sz w:val="18"/>
                <w:szCs w:val="18"/>
                <w:lang w:val="en-GB" w:eastAsia="en-GB"/>
              </w:rPr>
              <w:t xml:space="preserve"> AnthropHeatChoice = 2 in </w:t>
            </w:r>
            <w:r w:rsidR="0010276E">
              <w:fldChar w:fldCharType="begin"/>
            </w:r>
            <w:r w:rsidR="0010276E">
              <w:instrText xml:space="preserve"> REF _Ref413681826 \h  \* MERGEFORMAT </w:instrText>
            </w:r>
            <w:r w:rsidR="0010276E">
              <w:fldChar w:fldCharType="separate"/>
            </w:r>
            <w:r w:rsidR="00237E8B" w:rsidRPr="00237E8B">
              <w:rPr>
                <w:b/>
                <w:color w:val="auto"/>
                <w:sz w:val="18"/>
                <w:szCs w:val="18"/>
              </w:rPr>
              <w:t>4.1 RunControl</w:t>
            </w:r>
            <w:r w:rsidR="00237E8B" w:rsidRPr="00303A94">
              <w:t>.nml</w:t>
            </w:r>
            <w:r w:rsidR="0010276E">
              <w:fldChar w:fldCharType="end"/>
            </w:r>
            <w:r w:rsidR="00EC3FC0" w:rsidRPr="00EC3FC0">
              <w:rPr>
                <w:rFonts w:eastAsia="Times New Roman" w:cs="Times New Roman"/>
                <w:color w:val="auto"/>
                <w:sz w:val="18"/>
                <w:szCs w:val="18"/>
                <w:lang w:val="en-GB" w:eastAsia="en-GB"/>
              </w:rPr>
              <w:t>.</w:t>
            </w:r>
          </w:p>
        </w:tc>
      </w:tr>
      <w:tr w:rsidR="00A6281D" w:rsidRPr="00EE3B87" w14:paraId="616549DB"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50C2A49E" w14:textId="77777777" w:rsidR="00A6281D" w:rsidRPr="00EC3FC0" w:rsidRDefault="00A6281D" w:rsidP="00EA3547">
            <w:pPr>
              <w:jc w:val="center"/>
              <w:rPr>
                <w:rFonts w:eastAsia="Times New Roman" w:cs="Times New Roman"/>
                <w:b w:val="0"/>
                <w:color w:val="auto"/>
                <w:sz w:val="18"/>
                <w:szCs w:val="18"/>
                <w:lang w:val="en-GB" w:eastAsia="en-GB"/>
              </w:rPr>
            </w:pPr>
            <w:r w:rsidRPr="00EC3FC0">
              <w:rPr>
                <w:rFonts w:eastAsia="Times New Roman" w:cs="Times New Roman"/>
                <w:b w:val="0"/>
                <w:color w:val="auto"/>
                <w:sz w:val="18"/>
                <w:szCs w:val="18"/>
                <w:lang w:val="en-GB" w:eastAsia="en-GB"/>
              </w:rPr>
              <w:t>31</w:t>
            </w:r>
          </w:p>
        </w:tc>
        <w:tc>
          <w:tcPr>
            <w:tcW w:w="1019" w:type="dxa"/>
            <w:vAlign w:val="center"/>
          </w:tcPr>
          <w:p w14:paraId="56321D56" w14:textId="77777777" w:rsidR="00A6281D" w:rsidRPr="00EC3FC0"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O</w:t>
            </w:r>
          </w:p>
        </w:tc>
        <w:tc>
          <w:tcPr>
            <w:tcW w:w="1601" w:type="dxa"/>
            <w:noWrap/>
            <w:vAlign w:val="center"/>
            <w:hideMark/>
          </w:tcPr>
          <w:p w14:paraId="5B9C4136" w14:textId="77777777" w:rsidR="00A6281D" w:rsidRPr="00EC3FC0"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PopDensNight</w:t>
            </w:r>
          </w:p>
        </w:tc>
        <w:tc>
          <w:tcPr>
            <w:tcW w:w="667" w:type="dxa"/>
            <w:vAlign w:val="center"/>
          </w:tcPr>
          <w:p w14:paraId="147E8DB6" w14:textId="77777777" w:rsidR="00A6281D" w:rsidRPr="00EC3FC0" w:rsidRDefault="00A6281D"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10.2</w:t>
            </w:r>
          </w:p>
        </w:tc>
        <w:tc>
          <w:tcPr>
            <w:tcW w:w="7007" w:type="dxa"/>
            <w:noWrap/>
            <w:vAlign w:val="center"/>
            <w:hideMark/>
          </w:tcPr>
          <w:p w14:paraId="560F3178" w14:textId="77777777" w:rsidR="00A6281D" w:rsidRPr="00EC3FC0"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Night-time population density (i.e. residents) [people ha-1]</w:t>
            </w:r>
          </w:p>
          <w:p w14:paraId="1FE9A4D5" w14:textId="77777777" w:rsidR="00A6281D" w:rsidRPr="00EC3FC0" w:rsidRDefault="00A6281D" w:rsidP="00C86B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EC3FC0">
              <w:rPr>
                <w:rFonts w:eastAsia="Times New Roman" w:cs="Times New Roman"/>
                <w:color w:val="auto"/>
                <w:sz w:val="18"/>
                <w:szCs w:val="18"/>
                <w:lang w:val="en-GB" w:eastAsia="en-GB"/>
              </w:rPr>
              <w:t>**Not implemented in current version of the model**</w:t>
            </w:r>
          </w:p>
        </w:tc>
      </w:tr>
      <w:tr w:rsidR="00A6281D" w:rsidRPr="00EE3B87" w14:paraId="390081D6"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5CF4588" w14:textId="77777777" w:rsidR="00A6281D" w:rsidRPr="00A53031" w:rsidRDefault="00A6281D"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32</w:t>
            </w:r>
          </w:p>
        </w:tc>
        <w:tc>
          <w:tcPr>
            <w:tcW w:w="1019" w:type="dxa"/>
            <w:vAlign w:val="center"/>
          </w:tcPr>
          <w:p w14:paraId="7BAB2641" w14:textId="77777777" w:rsidR="00A6281D"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6FE78020"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Code_Paved</w:t>
            </w:r>
          </w:p>
        </w:tc>
        <w:tc>
          <w:tcPr>
            <w:tcW w:w="667" w:type="dxa"/>
            <w:vAlign w:val="center"/>
          </w:tcPr>
          <w:p w14:paraId="1F2B36DA" w14:textId="77777777" w:rsidR="00A6281D" w:rsidRPr="00A53031" w:rsidRDefault="00A6281D"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331</w:t>
            </w:r>
          </w:p>
        </w:tc>
        <w:tc>
          <w:tcPr>
            <w:tcW w:w="7007" w:type="dxa"/>
            <w:noWrap/>
            <w:vAlign w:val="center"/>
            <w:hideMark/>
          </w:tcPr>
          <w:p w14:paraId="57E3F9F9"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Paved surface characteristics</w:t>
            </w:r>
          </w:p>
          <w:p w14:paraId="5FF9A8CF"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w:t>
            </w:r>
            <w:r w:rsidR="006C5E14">
              <w:rPr>
                <w:rFonts w:eastAsia="Times New Roman" w:cs="Times New Roman"/>
                <w:color w:val="auto"/>
                <w:sz w:val="18"/>
                <w:szCs w:val="18"/>
                <w:lang w:val="en-GB" w:eastAsia="en-GB"/>
              </w:rPr>
              <w:t xml:space="preserve"> </w:t>
            </w:r>
            <w:r w:rsidR="0010276E">
              <w:fldChar w:fldCharType="begin"/>
            </w:r>
            <w:r w:rsidR="0010276E">
              <w:instrText xml:space="preserve"> REF _Ref413682139 \h  \* MERGEFORMAT </w:instrText>
            </w:r>
            <w:r w:rsidR="0010276E">
              <w:fldChar w:fldCharType="separate"/>
            </w:r>
            <w:r w:rsidR="00237E8B" w:rsidRPr="00237E8B">
              <w:rPr>
                <w:b/>
                <w:color w:val="auto"/>
                <w:sz w:val="18"/>
                <w:szCs w:val="18"/>
                <w:lang w:val="en-US"/>
              </w:rPr>
              <w:t>SUEWS_NonVeg.txt</w:t>
            </w:r>
            <w:r w:rsidR="0010276E">
              <w:fldChar w:fldCharType="end"/>
            </w:r>
            <w:r w:rsidRPr="00A53031">
              <w:rPr>
                <w:rFonts w:eastAsia="Times New Roman" w:cs="Times New Roman"/>
                <w:color w:val="auto"/>
                <w:sz w:val="18"/>
                <w:szCs w:val="18"/>
                <w:lang w:val="en-GB" w:eastAsia="en-GB"/>
              </w:rPr>
              <w:t>, which contains the attributes describing paved areas in this grid for this year.</w:t>
            </w:r>
          </w:p>
          <w:p w14:paraId="07CE07DC" w14:textId="66BC3D86" w:rsidR="00A6281D" w:rsidRPr="00A53031" w:rsidRDefault="00FB119C"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 xml:space="preserve">Value of </w:t>
            </w:r>
            <w:r w:rsidR="00A6281D" w:rsidRPr="00A53031">
              <w:rPr>
                <w:rFonts w:eastAsia="Times New Roman" w:cs="Times New Roman"/>
                <w:color w:val="auto"/>
                <w:sz w:val="18"/>
                <w:szCs w:val="18"/>
                <w:lang w:val="en-GB" w:eastAsia="en-GB"/>
              </w:rPr>
              <w:t>integer is arbitrary</w:t>
            </w:r>
            <w:r>
              <w:rPr>
                <w:rFonts w:eastAsia="Times New Roman" w:cs="Times New Roman"/>
                <w:color w:val="auto"/>
                <w:sz w:val="18"/>
                <w:szCs w:val="18"/>
                <w:lang w:val="en-GB" w:eastAsia="en-GB"/>
              </w:rPr>
              <w:t xml:space="preserve"> but must </w:t>
            </w:r>
            <w:r w:rsidR="00A6281D" w:rsidRPr="00A53031">
              <w:rPr>
                <w:rFonts w:eastAsia="Times New Roman" w:cs="Times New Roman"/>
                <w:color w:val="auto"/>
                <w:sz w:val="18"/>
                <w:szCs w:val="18"/>
                <w:lang w:val="en-GB" w:eastAsia="en-GB"/>
              </w:rPr>
              <w:t>match</w:t>
            </w:r>
            <w:r w:rsidR="00514E61">
              <w:rPr>
                <w:rFonts w:eastAsia="Times New Roman" w:cs="Times New Roman"/>
                <w:color w:val="auto"/>
                <w:sz w:val="18"/>
                <w:szCs w:val="18"/>
                <w:lang w:val="en-GB" w:eastAsia="en-GB"/>
              </w:rPr>
              <w:t xml:space="preserve"> </w:t>
            </w:r>
            <w:r w:rsidR="00A6281D" w:rsidRPr="00A53031">
              <w:rPr>
                <w:rFonts w:eastAsia="Times New Roman" w:cs="Times New Roman"/>
                <w:color w:val="auto"/>
                <w:sz w:val="18"/>
                <w:szCs w:val="18"/>
                <w:lang w:val="en-GB" w:eastAsia="en-GB"/>
              </w:rPr>
              <w:t xml:space="preserve">code specified in column 1 of SUEWS_NonVeg.txt. </w:t>
            </w:r>
          </w:p>
          <w:p w14:paraId="061043AA" w14:textId="77777777" w:rsidR="00A6281D" w:rsidRPr="00A53031" w:rsidRDefault="00A6281D" w:rsidP="00C86B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e.g. 331 means use the characteristics specified in the row of input file SUEWS_NonVeg.txt which has 331 in column 1 (Code).</w:t>
            </w:r>
          </w:p>
        </w:tc>
      </w:tr>
      <w:tr w:rsidR="002D7942" w:rsidRPr="00EE3B87" w14:paraId="682FD4A0"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6381C79B"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33</w:t>
            </w:r>
          </w:p>
        </w:tc>
        <w:tc>
          <w:tcPr>
            <w:tcW w:w="1019" w:type="dxa"/>
            <w:vAlign w:val="center"/>
          </w:tcPr>
          <w:p w14:paraId="04D36F7C"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3E68AA49"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Code_Bldgs</w:t>
            </w:r>
          </w:p>
        </w:tc>
        <w:tc>
          <w:tcPr>
            <w:tcW w:w="667" w:type="dxa"/>
            <w:vAlign w:val="center"/>
          </w:tcPr>
          <w:p w14:paraId="50597BE0"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332</w:t>
            </w:r>
          </w:p>
        </w:tc>
        <w:tc>
          <w:tcPr>
            <w:tcW w:w="7007" w:type="dxa"/>
            <w:noWrap/>
            <w:vAlign w:val="center"/>
            <w:hideMark/>
          </w:tcPr>
          <w:p w14:paraId="13F2138C"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Bldgs surface characteristics</w:t>
            </w:r>
          </w:p>
          <w:p w14:paraId="48E4AD29"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SUEWS_NonVeg.txt, which contains the attributes describing buildings in this grid for this year.</w:t>
            </w:r>
          </w:p>
          <w:p w14:paraId="07D3ECCB" w14:textId="101122EF" w:rsidR="002D7942" w:rsidRPr="00A53031" w:rsidRDefault="00514E61"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SUEWS_NonVeg.txt.</w:t>
            </w:r>
          </w:p>
        </w:tc>
      </w:tr>
      <w:tr w:rsidR="002D7942" w:rsidRPr="00EE3B87" w14:paraId="164A0D45"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DFCF6C3"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34</w:t>
            </w:r>
          </w:p>
        </w:tc>
        <w:tc>
          <w:tcPr>
            <w:tcW w:w="1019" w:type="dxa"/>
            <w:vAlign w:val="center"/>
          </w:tcPr>
          <w:p w14:paraId="3C935B40"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7C2079DE"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Code_EveTr</w:t>
            </w:r>
          </w:p>
        </w:tc>
        <w:tc>
          <w:tcPr>
            <w:tcW w:w="667" w:type="dxa"/>
            <w:vAlign w:val="center"/>
          </w:tcPr>
          <w:p w14:paraId="04F02EC4"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331</w:t>
            </w:r>
          </w:p>
        </w:tc>
        <w:tc>
          <w:tcPr>
            <w:tcW w:w="7007" w:type="dxa"/>
            <w:noWrap/>
            <w:vAlign w:val="center"/>
            <w:hideMark/>
          </w:tcPr>
          <w:p w14:paraId="0D3EC516"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EveTr surface characteristics</w:t>
            </w:r>
          </w:p>
          <w:p w14:paraId="3C1B9317"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SUEWS_Veg.txt, which contains the attributes describing evergreen trees and shrubs in this grid for this year.</w:t>
            </w:r>
          </w:p>
          <w:p w14:paraId="08E6B8BE" w14:textId="17CDCEC5" w:rsidR="002D7942" w:rsidRPr="00A53031" w:rsidRDefault="00514E61"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SUEWS_Veg.txt.</w:t>
            </w:r>
          </w:p>
        </w:tc>
      </w:tr>
      <w:tr w:rsidR="002D7942" w:rsidRPr="00EE3B87" w14:paraId="079F14AB"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1EBC50B"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35</w:t>
            </w:r>
          </w:p>
        </w:tc>
        <w:tc>
          <w:tcPr>
            <w:tcW w:w="1019" w:type="dxa"/>
            <w:vAlign w:val="center"/>
          </w:tcPr>
          <w:p w14:paraId="3CF2FA95"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5083F9D3"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Code_DecTr</w:t>
            </w:r>
          </w:p>
        </w:tc>
        <w:tc>
          <w:tcPr>
            <w:tcW w:w="667" w:type="dxa"/>
            <w:vAlign w:val="center"/>
          </w:tcPr>
          <w:p w14:paraId="7213E95E"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332</w:t>
            </w:r>
          </w:p>
        </w:tc>
        <w:tc>
          <w:tcPr>
            <w:tcW w:w="7007" w:type="dxa"/>
            <w:noWrap/>
            <w:vAlign w:val="center"/>
            <w:hideMark/>
          </w:tcPr>
          <w:p w14:paraId="00ECB390"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DecTr surface characteristics</w:t>
            </w:r>
          </w:p>
          <w:p w14:paraId="13B14AE5"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SUEWS_Veg.txt, which contains the attributes describing deciduous trees and shrubs in this grid for this year.</w:t>
            </w:r>
          </w:p>
          <w:p w14:paraId="1392F3C9" w14:textId="10ECB1A8" w:rsidR="002D7942" w:rsidRPr="00A53031" w:rsidRDefault="00514E61"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SUEWS_Veg.txt.</w:t>
            </w:r>
          </w:p>
        </w:tc>
      </w:tr>
      <w:tr w:rsidR="002D7942" w:rsidRPr="00EE3B87" w14:paraId="04964B11"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7CE88726"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36</w:t>
            </w:r>
          </w:p>
        </w:tc>
        <w:tc>
          <w:tcPr>
            <w:tcW w:w="1019" w:type="dxa"/>
            <w:vAlign w:val="center"/>
          </w:tcPr>
          <w:p w14:paraId="7F95A6A3"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2B26BE1E"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Code_Grass</w:t>
            </w:r>
          </w:p>
        </w:tc>
        <w:tc>
          <w:tcPr>
            <w:tcW w:w="667" w:type="dxa"/>
            <w:vAlign w:val="center"/>
          </w:tcPr>
          <w:p w14:paraId="085844F7"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333</w:t>
            </w:r>
          </w:p>
        </w:tc>
        <w:tc>
          <w:tcPr>
            <w:tcW w:w="7007" w:type="dxa"/>
            <w:noWrap/>
            <w:vAlign w:val="center"/>
            <w:hideMark/>
          </w:tcPr>
          <w:p w14:paraId="3D5A76D2"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Grass surface characteristics</w:t>
            </w:r>
          </w:p>
          <w:p w14:paraId="528D2DE1"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SUEWS_Veg.txt, which contains the attributes describing grass surfaces in this grid for this year.</w:t>
            </w:r>
          </w:p>
          <w:p w14:paraId="0D25F78B" w14:textId="2D7033DE" w:rsidR="002D7942" w:rsidRPr="00A53031" w:rsidRDefault="00514E61"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SUEWS_Veg.txt.</w:t>
            </w:r>
          </w:p>
        </w:tc>
      </w:tr>
      <w:tr w:rsidR="002D7942" w:rsidRPr="00EE3B87" w14:paraId="4FCEED30"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4CA8E2A"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37</w:t>
            </w:r>
          </w:p>
        </w:tc>
        <w:tc>
          <w:tcPr>
            <w:tcW w:w="1019" w:type="dxa"/>
            <w:vAlign w:val="center"/>
          </w:tcPr>
          <w:p w14:paraId="39BCA392"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14DBE85D"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Code_Bsoil</w:t>
            </w:r>
          </w:p>
        </w:tc>
        <w:tc>
          <w:tcPr>
            <w:tcW w:w="667" w:type="dxa"/>
            <w:vAlign w:val="center"/>
          </w:tcPr>
          <w:p w14:paraId="536E06D5"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333</w:t>
            </w:r>
          </w:p>
        </w:tc>
        <w:tc>
          <w:tcPr>
            <w:tcW w:w="7007" w:type="dxa"/>
            <w:noWrap/>
            <w:vAlign w:val="center"/>
            <w:hideMark/>
          </w:tcPr>
          <w:p w14:paraId="3F090B6C"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BSoil surface characteristics</w:t>
            </w:r>
          </w:p>
          <w:p w14:paraId="5907F33E"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SUEWS_NonVeg.txt, which contains the attributes describing bare soil in this grid for this year.</w:t>
            </w:r>
          </w:p>
          <w:p w14:paraId="210B7687" w14:textId="60B7D93D" w:rsidR="002D7942" w:rsidRPr="00A53031" w:rsidRDefault="00514E61"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SUEWS_NonVeg.txt.</w:t>
            </w:r>
          </w:p>
        </w:tc>
      </w:tr>
      <w:tr w:rsidR="002D7942" w:rsidRPr="00EE3B87" w14:paraId="4F1DFBEC"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506E239A"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38</w:t>
            </w:r>
          </w:p>
        </w:tc>
        <w:tc>
          <w:tcPr>
            <w:tcW w:w="1019" w:type="dxa"/>
            <w:vAlign w:val="center"/>
          </w:tcPr>
          <w:p w14:paraId="2C58AAA1"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6096BA9A"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Code_Water</w:t>
            </w:r>
          </w:p>
        </w:tc>
        <w:tc>
          <w:tcPr>
            <w:tcW w:w="667" w:type="dxa"/>
            <w:vAlign w:val="center"/>
          </w:tcPr>
          <w:p w14:paraId="1181972A"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331</w:t>
            </w:r>
          </w:p>
        </w:tc>
        <w:tc>
          <w:tcPr>
            <w:tcW w:w="7007" w:type="dxa"/>
            <w:noWrap/>
            <w:vAlign w:val="center"/>
            <w:hideMark/>
          </w:tcPr>
          <w:p w14:paraId="3390EB58"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Water surface characteristics</w:t>
            </w:r>
          </w:p>
          <w:p w14:paraId="59A15493"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SUEWS_Water.txt, which contains the attributes describing open water in this grid for this year.</w:t>
            </w:r>
          </w:p>
          <w:p w14:paraId="1D3681CB" w14:textId="4B715476" w:rsidR="002D7942" w:rsidRPr="00A53031" w:rsidRDefault="00514E61"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SUEWS_Water.txt.</w:t>
            </w:r>
          </w:p>
        </w:tc>
      </w:tr>
      <w:tr w:rsidR="002D7942" w:rsidRPr="00EE3B87" w14:paraId="3213E515"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C5668E5"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39</w:t>
            </w:r>
          </w:p>
        </w:tc>
        <w:tc>
          <w:tcPr>
            <w:tcW w:w="1019" w:type="dxa"/>
            <w:vAlign w:val="center"/>
          </w:tcPr>
          <w:p w14:paraId="2A030311"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D46A0" w:rsidRPr="009F4623">
              <w:rPr>
                <w:rFonts w:eastAsia="Times New Roman" w:cs="Times New Roman"/>
                <w:color w:val="auto"/>
                <w:sz w:val="18"/>
                <w:szCs w:val="18"/>
                <w:lang w:val="en-GB" w:eastAsia="en-GB"/>
              </w:rPr>
              <w:t>D</w:t>
            </w:r>
          </w:p>
        </w:tc>
        <w:tc>
          <w:tcPr>
            <w:tcW w:w="1601" w:type="dxa"/>
            <w:noWrap/>
            <w:vAlign w:val="center"/>
            <w:hideMark/>
          </w:tcPr>
          <w:p w14:paraId="50996FE7"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LUMPS_DrRate</w:t>
            </w:r>
          </w:p>
        </w:tc>
        <w:tc>
          <w:tcPr>
            <w:tcW w:w="667" w:type="dxa"/>
            <w:vAlign w:val="center"/>
          </w:tcPr>
          <w:p w14:paraId="2966CAC2"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0.25</w:t>
            </w:r>
          </w:p>
        </w:tc>
        <w:tc>
          <w:tcPr>
            <w:tcW w:w="7007" w:type="dxa"/>
            <w:noWrap/>
            <w:vAlign w:val="center"/>
            <w:hideMark/>
          </w:tcPr>
          <w:p w14:paraId="677D4625"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Drainage rate of bucket for LUMPS [mm h-1]</w:t>
            </w:r>
          </w:p>
          <w:p w14:paraId="4BF8F932"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Used for LUMPS surface wetness control.</w:t>
            </w:r>
          </w:p>
          <w:p w14:paraId="297CC164" w14:textId="77777777" w:rsidR="002D7942" w:rsidRPr="00A53031" w:rsidRDefault="006C5E14" w:rsidP="006C5E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eastAsia="en-GB"/>
              </w:rPr>
              <w:t>Default recommended v</w:t>
            </w:r>
            <w:r w:rsidR="002D7942" w:rsidRPr="00A53031">
              <w:rPr>
                <w:rFonts w:eastAsia="Times New Roman" w:cs="Times New Roman"/>
                <w:color w:val="auto"/>
                <w:sz w:val="18"/>
                <w:szCs w:val="18"/>
                <w:lang w:eastAsia="en-GB"/>
              </w:rPr>
              <w:t>alue of 0.25 mm h-1 from  Offerle (2002), Loridan et al. (2011).</w:t>
            </w:r>
          </w:p>
        </w:tc>
      </w:tr>
      <w:tr w:rsidR="002D7942" w:rsidRPr="00EE3B87" w14:paraId="1FC988C1"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048229B"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40</w:t>
            </w:r>
          </w:p>
        </w:tc>
        <w:tc>
          <w:tcPr>
            <w:tcW w:w="1019" w:type="dxa"/>
            <w:vAlign w:val="center"/>
          </w:tcPr>
          <w:p w14:paraId="2A647531"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D46A0" w:rsidRPr="009F4623">
              <w:rPr>
                <w:rFonts w:eastAsia="Times New Roman" w:cs="Times New Roman"/>
                <w:color w:val="auto"/>
                <w:sz w:val="18"/>
                <w:szCs w:val="18"/>
                <w:lang w:val="en-GB" w:eastAsia="en-GB"/>
              </w:rPr>
              <w:t>D</w:t>
            </w:r>
          </w:p>
        </w:tc>
        <w:tc>
          <w:tcPr>
            <w:tcW w:w="1601" w:type="dxa"/>
            <w:noWrap/>
            <w:vAlign w:val="center"/>
            <w:hideMark/>
          </w:tcPr>
          <w:p w14:paraId="6AF0AD51"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LUMPS_Cover</w:t>
            </w:r>
          </w:p>
        </w:tc>
        <w:tc>
          <w:tcPr>
            <w:tcW w:w="667" w:type="dxa"/>
            <w:vAlign w:val="center"/>
          </w:tcPr>
          <w:p w14:paraId="2E35F86F"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w:t>
            </w:r>
          </w:p>
        </w:tc>
        <w:tc>
          <w:tcPr>
            <w:tcW w:w="7007" w:type="dxa"/>
            <w:noWrap/>
            <w:vAlign w:val="center"/>
            <w:hideMark/>
          </w:tcPr>
          <w:p w14:paraId="6788857A"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Limit when surface totally covered with water [mm]</w:t>
            </w:r>
          </w:p>
          <w:p w14:paraId="7B757A46"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Used for LUMPS surface wetness control.</w:t>
            </w:r>
          </w:p>
          <w:p w14:paraId="64E0D147" w14:textId="77777777" w:rsidR="002D7942" w:rsidRPr="00A53031" w:rsidRDefault="006C5E14" w:rsidP="006C5E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eastAsia="en-GB"/>
              </w:rPr>
              <w:t>Default recommended v</w:t>
            </w:r>
            <w:r w:rsidR="002D7942" w:rsidRPr="00A53031">
              <w:rPr>
                <w:rFonts w:eastAsia="Times New Roman" w:cs="Times New Roman"/>
                <w:color w:val="auto"/>
                <w:sz w:val="18"/>
                <w:szCs w:val="18"/>
                <w:lang w:eastAsia="en-GB"/>
              </w:rPr>
              <w:t>alue of 1 mm from  Offerle (2002), Loridan et al. (2011).</w:t>
            </w:r>
          </w:p>
        </w:tc>
      </w:tr>
      <w:tr w:rsidR="002D7942" w:rsidRPr="00EE3B87" w14:paraId="532EC63D"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190268A"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41</w:t>
            </w:r>
          </w:p>
        </w:tc>
        <w:tc>
          <w:tcPr>
            <w:tcW w:w="1019" w:type="dxa"/>
            <w:vAlign w:val="center"/>
          </w:tcPr>
          <w:p w14:paraId="6223281D"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D46A0" w:rsidRPr="009F4623">
              <w:rPr>
                <w:rFonts w:eastAsia="Times New Roman" w:cs="Times New Roman"/>
                <w:color w:val="auto"/>
                <w:sz w:val="18"/>
                <w:szCs w:val="18"/>
                <w:lang w:val="en-GB" w:eastAsia="en-GB"/>
              </w:rPr>
              <w:t>D</w:t>
            </w:r>
          </w:p>
        </w:tc>
        <w:tc>
          <w:tcPr>
            <w:tcW w:w="1601" w:type="dxa"/>
            <w:noWrap/>
            <w:vAlign w:val="center"/>
            <w:hideMark/>
          </w:tcPr>
          <w:p w14:paraId="79C6D246"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LUMPS_MaxRes</w:t>
            </w:r>
          </w:p>
        </w:tc>
        <w:tc>
          <w:tcPr>
            <w:tcW w:w="667" w:type="dxa"/>
            <w:vAlign w:val="center"/>
          </w:tcPr>
          <w:p w14:paraId="5B7DBD4A"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10</w:t>
            </w:r>
          </w:p>
        </w:tc>
        <w:tc>
          <w:tcPr>
            <w:tcW w:w="7007" w:type="dxa"/>
            <w:noWrap/>
            <w:vAlign w:val="center"/>
            <w:hideMark/>
          </w:tcPr>
          <w:p w14:paraId="01D3B573"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Maximum water bucket reservoir [mm]</w:t>
            </w:r>
          </w:p>
          <w:p w14:paraId="31E4B008"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Used for LUMPS surface wetness control.</w:t>
            </w:r>
          </w:p>
          <w:p w14:paraId="2D41DFAD" w14:textId="77777777" w:rsidR="002D7942" w:rsidRPr="00A53031" w:rsidRDefault="006C5E14"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eastAsia="en-GB"/>
              </w:rPr>
              <w:t>Default recommended v</w:t>
            </w:r>
            <w:r w:rsidR="002D7942" w:rsidRPr="00A53031">
              <w:rPr>
                <w:rFonts w:eastAsia="Times New Roman" w:cs="Times New Roman"/>
                <w:color w:val="auto"/>
                <w:sz w:val="18"/>
                <w:szCs w:val="18"/>
                <w:lang w:eastAsia="en-GB"/>
              </w:rPr>
              <w:t>alue of 10 mm from  Offerle (2002), Loridan et al. (2011).</w:t>
            </w:r>
          </w:p>
        </w:tc>
      </w:tr>
      <w:tr w:rsidR="002D7942" w:rsidRPr="00EE3B87" w14:paraId="4625B148"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477FC8F"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42</w:t>
            </w:r>
          </w:p>
        </w:tc>
        <w:tc>
          <w:tcPr>
            <w:tcW w:w="1019" w:type="dxa"/>
            <w:vAlign w:val="center"/>
          </w:tcPr>
          <w:p w14:paraId="4A20D117"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w:t>
            </w:r>
            <w:r w:rsidR="000D46A0" w:rsidRPr="009F4623">
              <w:rPr>
                <w:rFonts w:eastAsia="Times New Roman" w:cs="Times New Roman"/>
                <w:color w:val="auto"/>
                <w:sz w:val="18"/>
                <w:szCs w:val="18"/>
                <w:lang w:val="en-GB" w:eastAsia="en-GB"/>
              </w:rPr>
              <w:t>D</w:t>
            </w:r>
          </w:p>
        </w:tc>
        <w:tc>
          <w:tcPr>
            <w:tcW w:w="1601" w:type="dxa"/>
            <w:noWrap/>
            <w:vAlign w:val="center"/>
            <w:hideMark/>
          </w:tcPr>
          <w:p w14:paraId="680242B5"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NARP_Trans</w:t>
            </w:r>
          </w:p>
        </w:tc>
        <w:tc>
          <w:tcPr>
            <w:tcW w:w="667" w:type="dxa"/>
            <w:vAlign w:val="center"/>
          </w:tcPr>
          <w:p w14:paraId="39C6146A"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w:t>
            </w:r>
          </w:p>
        </w:tc>
        <w:tc>
          <w:tcPr>
            <w:tcW w:w="7007" w:type="dxa"/>
            <w:noWrap/>
            <w:vAlign w:val="center"/>
            <w:hideMark/>
          </w:tcPr>
          <w:p w14:paraId="7F09E73E"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Atmospheric transmissivity for NARP [-]</w:t>
            </w:r>
          </w:p>
          <w:p w14:paraId="39F93354" w14:textId="77777777" w:rsidR="002D7942"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Value must in the range 0-1.</w:t>
            </w:r>
          </w:p>
          <w:p w14:paraId="2832F675" w14:textId="77777777" w:rsidR="006C5E14" w:rsidRPr="00A53031" w:rsidRDefault="006C5E14"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Default recommended value of 1.</w:t>
            </w:r>
          </w:p>
        </w:tc>
      </w:tr>
      <w:tr w:rsidR="002D7942" w:rsidRPr="00EE3B87" w14:paraId="175C36FF"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F0EFBA3"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43</w:t>
            </w:r>
          </w:p>
        </w:tc>
        <w:tc>
          <w:tcPr>
            <w:tcW w:w="1019" w:type="dxa"/>
            <w:vAlign w:val="center"/>
          </w:tcPr>
          <w:p w14:paraId="6CD865F1"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44CBC490"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CondCode</w:t>
            </w:r>
          </w:p>
        </w:tc>
        <w:tc>
          <w:tcPr>
            <w:tcW w:w="667" w:type="dxa"/>
            <w:vAlign w:val="center"/>
          </w:tcPr>
          <w:p w14:paraId="5840A572"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w:t>
            </w:r>
          </w:p>
        </w:tc>
        <w:tc>
          <w:tcPr>
            <w:tcW w:w="7007" w:type="dxa"/>
            <w:noWrap/>
            <w:vAlign w:val="center"/>
            <w:hideMark/>
          </w:tcPr>
          <w:p w14:paraId="4317FE26"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surface conductance parameters</w:t>
            </w:r>
          </w:p>
          <w:p w14:paraId="0A7DDBB0"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 xml:space="preserve">Provides the link to column 1 of SUEWS_Conductance.txt, which contains the parameters for the Jarvis (1976) parameterisation of surface conductance. </w:t>
            </w:r>
          </w:p>
          <w:p w14:paraId="1961A749" w14:textId="0FEA1361" w:rsidR="002D7942" w:rsidRPr="00A53031" w:rsidRDefault="00514E61"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SUEWS_Conductance.txt. </w:t>
            </w:r>
          </w:p>
          <w:p w14:paraId="525B65C6"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e.g. 33 means use the characteristics specified in the row of input file SUEWS_Conductance.txt which has 33 in column 1 (Code).</w:t>
            </w:r>
          </w:p>
        </w:tc>
      </w:tr>
      <w:tr w:rsidR="002D7942" w:rsidRPr="00EE3B87" w14:paraId="1BD31FB7"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7B694DA"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lastRenderedPageBreak/>
              <w:t>44</w:t>
            </w:r>
          </w:p>
        </w:tc>
        <w:tc>
          <w:tcPr>
            <w:tcW w:w="1019" w:type="dxa"/>
            <w:vAlign w:val="center"/>
          </w:tcPr>
          <w:p w14:paraId="42793C39"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4008260E"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SnowCode</w:t>
            </w:r>
          </w:p>
        </w:tc>
        <w:tc>
          <w:tcPr>
            <w:tcW w:w="667" w:type="dxa"/>
            <w:vAlign w:val="center"/>
          </w:tcPr>
          <w:p w14:paraId="13A8CEA4"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w:t>
            </w:r>
          </w:p>
        </w:tc>
        <w:tc>
          <w:tcPr>
            <w:tcW w:w="7007" w:type="dxa"/>
            <w:noWrap/>
            <w:vAlign w:val="center"/>
            <w:hideMark/>
          </w:tcPr>
          <w:p w14:paraId="4E0C1E1A"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snow surface characteristics</w:t>
            </w:r>
          </w:p>
          <w:p w14:paraId="41EBB1F3"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SUEWS_Snow.txt, which contains the attributes describing snow surfaces in this grid for this year.</w:t>
            </w:r>
          </w:p>
          <w:p w14:paraId="0A167D57" w14:textId="7A5D79CE" w:rsidR="002D7942" w:rsidRPr="00A53031" w:rsidRDefault="00514E61"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SUEWS_Snow.txt.</w:t>
            </w:r>
          </w:p>
        </w:tc>
      </w:tr>
      <w:tr w:rsidR="002D7942" w:rsidRPr="00EE3B87" w14:paraId="1A808086"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D74704C"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45</w:t>
            </w:r>
          </w:p>
        </w:tc>
        <w:tc>
          <w:tcPr>
            <w:tcW w:w="1019" w:type="dxa"/>
            <w:vAlign w:val="center"/>
          </w:tcPr>
          <w:p w14:paraId="4704CBA8"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1E05C0C7"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SnowClearingProfWD</w:t>
            </w:r>
          </w:p>
        </w:tc>
        <w:tc>
          <w:tcPr>
            <w:tcW w:w="667" w:type="dxa"/>
            <w:vAlign w:val="center"/>
          </w:tcPr>
          <w:p w14:paraId="5DC1567A"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331</w:t>
            </w:r>
          </w:p>
        </w:tc>
        <w:tc>
          <w:tcPr>
            <w:tcW w:w="7007" w:type="dxa"/>
            <w:noWrap/>
            <w:vAlign w:val="center"/>
            <w:hideMark/>
          </w:tcPr>
          <w:p w14:paraId="5D1F6B66"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snow clearing profile (weekdays)</w:t>
            </w:r>
          </w:p>
          <w:p w14:paraId="1968032C"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SUEWS_Profiles.txt.</w:t>
            </w:r>
          </w:p>
          <w:p w14:paraId="464E5DAA" w14:textId="58FC9EF3" w:rsidR="002D7942" w:rsidRPr="00A53031" w:rsidRDefault="00514E61"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SUEWS_Profiles.txt.</w:t>
            </w:r>
          </w:p>
          <w:p w14:paraId="476C22D1"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e.g. 331 means use the characteristics specified in the row of input file SUEWS_Profiles.txt which has 331 in column 1 (Code).</w:t>
            </w:r>
          </w:p>
        </w:tc>
      </w:tr>
      <w:tr w:rsidR="002D7942" w:rsidRPr="00EE3B87" w14:paraId="4CBED38E"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ECF4AED"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46</w:t>
            </w:r>
          </w:p>
        </w:tc>
        <w:tc>
          <w:tcPr>
            <w:tcW w:w="1019" w:type="dxa"/>
            <w:vAlign w:val="center"/>
          </w:tcPr>
          <w:p w14:paraId="017A536C"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4CDF0A3C"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SnowClearingProfWE</w:t>
            </w:r>
          </w:p>
        </w:tc>
        <w:tc>
          <w:tcPr>
            <w:tcW w:w="667" w:type="dxa"/>
            <w:vAlign w:val="center"/>
          </w:tcPr>
          <w:p w14:paraId="23987BE3"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332</w:t>
            </w:r>
          </w:p>
        </w:tc>
        <w:tc>
          <w:tcPr>
            <w:tcW w:w="7007" w:type="dxa"/>
            <w:noWrap/>
            <w:vAlign w:val="center"/>
            <w:hideMark/>
          </w:tcPr>
          <w:p w14:paraId="2BD57B79"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snow clearing profile (weekends)</w:t>
            </w:r>
          </w:p>
          <w:p w14:paraId="37EE99CA"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SUEWS_Profiles.txt.</w:t>
            </w:r>
          </w:p>
          <w:p w14:paraId="578EA323" w14:textId="0DBF4A8E" w:rsidR="002D7942" w:rsidRPr="00A53031" w:rsidRDefault="00514E61"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SUEWS_Profiles.txt.</w:t>
            </w:r>
          </w:p>
          <w:p w14:paraId="16155DDE"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e.g. 332 means use the characteristics specified in the row of input file SUEWS_Profiles.txt which has 332 in column 1 (Code). Providing the same code for SnowClearingProfWD and SnowClearingProfWE would link to the same row in SUEWS_Profiles.txt, i.e. the same profile would be used for weekdays and weekends.</w:t>
            </w:r>
          </w:p>
        </w:tc>
      </w:tr>
      <w:tr w:rsidR="002D7942" w:rsidRPr="00EE3B87" w14:paraId="125CEBB0"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FC6DA7B"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47</w:t>
            </w:r>
          </w:p>
        </w:tc>
        <w:tc>
          <w:tcPr>
            <w:tcW w:w="1019" w:type="dxa"/>
            <w:vAlign w:val="center"/>
          </w:tcPr>
          <w:p w14:paraId="1AB8901B"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357D131B"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AnthropogenicCode</w:t>
            </w:r>
          </w:p>
        </w:tc>
        <w:tc>
          <w:tcPr>
            <w:tcW w:w="667" w:type="dxa"/>
            <w:vAlign w:val="center"/>
          </w:tcPr>
          <w:p w14:paraId="1A52CE99"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w:t>
            </w:r>
          </w:p>
        </w:tc>
        <w:tc>
          <w:tcPr>
            <w:tcW w:w="7007" w:type="dxa"/>
            <w:noWrap/>
            <w:vAlign w:val="center"/>
            <w:hideMark/>
          </w:tcPr>
          <w:p w14:paraId="75CC8A9C"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modelling anthropogenic heat flux</w:t>
            </w:r>
          </w:p>
          <w:p w14:paraId="42EE8A5E"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SUEWS_AnthropogenicHeat.txt, which contains the model coefficients for estimation of the anthropogenic heat flux (used if AnthropHeatChoice = 2, 3 in</w:t>
            </w:r>
            <w:r w:rsidR="006C5E14">
              <w:rPr>
                <w:rFonts w:eastAsia="Times New Roman" w:cs="Times New Roman"/>
                <w:color w:val="auto"/>
                <w:sz w:val="18"/>
                <w:szCs w:val="18"/>
                <w:lang w:val="en-GB" w:eastAsia="en-GB"/>
              </w:rPr>
              <w:t xml:space="preserve"> </w:t>
            </w:r>
            <w:r w:rsidR="0010276E">
              <w:fldChar w:fldCharType="begin"/>
            </w:r>
            <w:r w:rsidR="0010276E">
              <w:instrText xml:space="preserve"> REF _Ref413681826 \h  \* MERGEFORMAT </w:instrText>
            </w:r>
            <w:r w:rsidR="0010276E">
              <w:fldChar w:fldCharType="separate"/>
            </w:r>
            <w:r w:rsidR="00237E8B" w:rsidRPr="00237E8B">
              <w:rPr>
                <w:b/>
                <w:color w:val="auto"/>
                <w:sz w:val="18"/>
                <w:szCs w:val="18"/>
              </w:rPr>
              <w:t>4.1 RunControl</w:t>
            </w:r>
            <w:r w:rsidR="00237E8B" w:rsidRPr="00303A94">
              <w:t>.nml</w:t>
            </w:r>
            <w:r w:rsidR="0010276E">
              <w:fldChar w:fldCharType="end"/>
            </w:r>
            <w:r w:rsidRPr="006C5E14">
              <w:rPr>
                <w:rFonts w:eastAsia="Times New Roman" w:cs="Times New Roman"/>
                <w:b/>
                <w:color w:val="auto"/>
                <w:sz w:val="18"/>
                <w:szCs w:val="18"/>
                <w:lang w:val="en-GB" w:eastAsia="en-GB"/>
              </w:rPr>
              <w:t>)</w:t>
            </w:r>
            <w:r w:rsidRPr="00A53031">
              <w:rPr>
                <w:rFonts w:eastAsia="Times New Roman" w:cs="Times New Roman"/>
                <w:color w:val="auto"/>
                <w:sz w:val="18"/>
                <w:szCs w:val="18"/>
                <w:lang w:val="en-GB" w:eastAsia="en-GB"/>
              </w:rPr>
              <w:t>.</w:t>
            </w:r>
          </w:p>
          <w:p w14:paraId="543F1030" w14:textId="3E5F6AC2" w:rsidR="002D7942" w:rsidRPr="00A53031" w:rsidRDefault="00514E61"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SUEWS_AnthropogenicHeat.txt.</w:t>
            </w:r>
          </w:p>
        </w:tc>
      </w:tr>
      <w:tr w:rsidR="002D7942" w:rsidRPr="00EE3B87" w14:paraId="7F9C29CC"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1CA8825"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48</w:t>
            </w:r>
          </w:p>
        </w:tc>
        <w:tc>
          <w:tcPr>
            <w:tcW w:w="1019" w:type="dxa"/>
            <w:vAlign w:val="center"/>
          </w:tcPr>
          <w:p w14:paraId="21D5B8AD"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1F1A9865"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EnergyUseProfWD</w:t>
            </w:r>
          </w:p>
        </w:tc>
        <w:tc>
          <w:tcPr>
            <w:tcW w:w="667" w:type="dxa"/>
            <w:vAlign w:val="center"/>
          </w:tcPr>
          <w:p w14:paraId="5A552279"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333</w:t>
            </w:r>
          </w:p>
        </w:tc>
        <w:tc>
          <w:tcPr>
            <w:tcW w:w="7007" w:type="dxa"/>
            <w:noWrap/>
            <w:vAlign w:val="center"/>
            <w:hideMark/>
          </w:tcPr>
          <w:p w14:paraId="0F185640"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energy use profile (weekdays)</w:t>
            </w:r>
          </w:p>
          <w:p w14:paraId="33B18402"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SUEWS_Profiles.txt.</w:t>
            </w:r>
          </w:p>
          <w:p w14:paraId="3C220164" w14:textId="32376EB8" w:rsidR="002D7942" w:rsidRPr="00A53031" w:rsidRDefault="00514E61"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SUEWS_Profiles.txt.</w:t>
            </w:r>
          </w:p>
        </w:tc>
      </w:tr>
      <w:tr w:rsidR="002D7942" w:rsidRPr="00EE3B87" w14:paraId="126B1619"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4FC7A76"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49</w:t>
            </w:r>
          </w:p>
        </w:tc>
        <w:tc>
          <w:tcPr>
            <w:tcW w:w="1019" w:type="dxa"/>
            <w:vAlign w:val="center"/>
          </w:tcPr>
          <w:p w14:paraId="04F2C462"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706489F6"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EnergyUseProfWE</w:t>
            </w:r>
          </w:p>
        </w:tc>
        <w:tc>
          <w:tcPr>
            <w:tcW w:w="667" w:type="dxa"/>
            <w:vAlign w:val="center"/>
          </w:tcPr>
          <w:p w14:paraId="5C0DA291"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334</w:t>
            </w:r>
          </w:p>
        </w:tc>
        <w:tc>
          <w:tcPr>
            <w:tcW w:w="7007" w:type="dxa"/>
            <w:noWrap/>
            <w:vAlign w:val="center"/>
            <w:hideMark/>
          </w:tcPr>
          <w:p w14:paraId="12228CCA"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energy use profile (weekends)</w:t>
            </w:r>
          </w:p>
          <w:p w14:paraId="527FDB60"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SUEWS_Profiles.txt.</w:t>
            </w:r>
          </w:p>
          <w:p w14:paraId="0E0FE259" w14:textId="6499A53F" w:rsidR="002D7942" w:rsidRPr="00A53031" w:rsidRDefault="00514E61"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SUEWS_Profiles.txt.</w:t>
            </w:r>
          </w:p>
        </w:tc>
      </w:tr>
      <w:tr w:rsidR="002D7942" w:rsidRPr="00EE3B87" w14:paraId="0331AC9C"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13B858A"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50</w:t>
            </w:r>
          </w:p>
        </w:tc>
        <w:tc>
          <w:tcPr>
            <w:tcW w:w="1019" w:type="dxa"/>
            <w:vAlign w:val="center"/>
          </w:tcPr>
          <w:p w14:paraId="537ECB69"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424E5189"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IrrigationCode</w:t>
            </w:r>
          </w:p>
        </w:tc>
        <w:tc>
          <w:tcPr>
            <w:tcW w:w="667" w:type="dxa"/>
            <w:vAlign w:val="center"/>
          </w:tcPr>
          <w:p w14:paraId="519ADF2B"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w:t>
            </w:r>
          </w:p>
        </w:tc>
        <w:tc>
          <w:tcPr>
            <w:tcW w:w="7007" w:type="dxa"/>
            <w:noWrap/>
            <w:vAlign w:val="center"/>
            <w:hideMark/>
          </w:tcPr>
          <w:p w14:paraId="3D704BC3"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modelling irrigation</w:t>
            </w:r>
          </w:p>
          <w:p w14:paraId="18175B33"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SUEWS_Irrigation.txt, which contains the model coefficients for estimation of the water use (used if WU_Choice = 0 in RunControl).</w:t>
            </w:r>
          </w:p>
          <w:p w14:paraId="53126175" w14:textId="479FE105" w:rsidR="002D7942" w:rsidRPr="00A53031" w:rsidRDefault="00514E61"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SUEWS_Irrigation.txt.</w:t>
            </w:r>
          </w:p>
        </w:tc>
      </w:tr>
      <w:tr w:rsidR="002D7942" w:rsidRPr="00EE3B87" w14:paraId="07275944"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3B78DC1"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51</w:t>
            </w:r>
          </w:p>
        </w:tc>
        <w:tc>
          <w:tcPr>
            <w:tcW w:w="1019" w:type="dxa"/>
            <w:vAlign w:val="center"/>
          </w:tcPr>
          <w:p w14:paraId="53C5D79E"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67EDA336"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WaterUseProfManuWD</w:t>
            </w:r>
          </w:p>
        </w:tc>
        <w:tc>
          <w:tcPr>
            <w:tcW w:w="667" w:type="dxa"/>
            <w:vAlign w:val="center"/>
          </w:tcPr>
          <w:p w14:paraId="229B2E27"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335</w:t>
            </w:r>
          </w:p>
        </w:tc>
        <w:tc>
          <w:tcPr>
            <w:tcW w:w="7007" w:type="dxa"/>
            <w:noWrap/>
            <w:vAlign w:val="center"/>
            <w:hideMark/>
          </w:tcPr>
          <w:p w14:paraId="36465859"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water use profile (manual irrigation, weekdays)</w:t>
            </w:r>
          </w:p>
          <w:p w14:paraId="43B8216D"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SUEWS_Profiles.txt.</w:t>
            </w:r>
          </w:p>
          <w:p w14:paraId="09E73D4D" w14:textId="1654D505" w:rsidR="002D7942" w:rsidRPr="00A53031" w:rsidRDefault="00514E61"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SUEWS_Profiles.txt.</w:t>
            </w:r>
          </w:p>
        </w:tc>
      </w:tr>
      <w:tr w:rsidR="002D7942" w:rsidRPr="00EE3B87" w14:paraId="77631E33"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B983237"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52</w:t>
            </w:r>
          </w:p>
        </w:tc>
        <w:tc>
          <w:tcPr>
            <w:tcW w:w="1019" w:type="dxa"/>
            <w:vAlign w:val="center"/>
          </w:tcPr>
          <w:p w14:paraId="68CB1768"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524DF029"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WaterUseProfManuWE</w:t>
            </w:r>
          </w:p>
        </w:tc>
        <w:tc>
          <w:tcPr>
            <w:tcW w:w="667" w:type="dxa"/>
            <w:vAlign w:val="center"/>
          </w:tcPr>
          <w:p w14:paraId="130326A5"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336</w:t>
            </w:r>
          </w:p>
        </w:tc>
        <w:tc>
          <w:tcPr>
            <w:tcW w:w="7007" w:type="dxa"/>
            <w:noWrap/>
            <w:vAlign w:val="center"/>
            <w:hideMark/>
          </w:tcPr>
          <w:p w14:paraId="7AEE41EF"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water use profile (manual irrigation, weekends)</w:t>
            </w:r>
          </w:p>
          <w:p w14:paraId="21645E4B"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SUEWS_Profiles.txt.</w:t>
            </w:r>
          </w:p>
          <w:p w14:paraId="22822F73" w14:textId="03F746C4" w:rsidR="002D7942" w:rsidRPr="00A53031" w:rsidRDefault="00514E61"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SUEWS_Profiles.txt.</w:t>
            </w:r>
          </w:p>
        </w:tc>
      </w:tr>
      <w:tr w:rsidR="002D7942" w:rsidRPr="00EE3B87" w14:paraId="2F3E9A0D"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08A790C"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53</w:t>
            </w:r>
          </w:p>
        </w:tc>
        <w:tc>
          <w:tcPr>
            <w:tcW w:w="1019" w:type="dxa"/>
            <w:vAlign w:val="center"/>
          </w:tcPr>
          <w:p w14:paraId="4B529833" w14:textId="77777777" w:rsidR="002D7942" w:rsidRPr="009F4623"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3AA5CA5F"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WaterUseProfAutoWD</w:t>
            </w:r>
          </w:p>
        </w:tc>
        <w:tc>
          <w:tcPr>
            <w:tcW w:w="667" w:type="dxa"/>
            <w:vAlign w:val="center"/>
          </w:tcPr>
          <w:p w14:paraId="0551834B"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337</w:t>
            </w:r>
          </w:p>
        </w:tc>
        <w:tc>
          <w:tcPr>
            <w:tcW w:w="7007" w:type="dxa"/>
            <w:noWrap/>
            <w:vAlign w:val="center"/>
            <w:hideMark/>
          </w:tcPr>
          <w:p w14:paraId="2326937D"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water use profile (automatic irrigation, weekdays)</w:t>
            </w:r>
          </w:p>
          <w:p w14:paraId="19F4E194"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SUEWS_Profiles.txt.</w:t>
            </w:r>
          </w:p>
          <w:p w14:paraId="627EA2F6" w14:textId="1D4E6C21" w:rsidR="002D7942" w:rsidRPr="00A53031" w:rsidRDefault="00514E61"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SUEWS_Profiles.txt.</w:t>
            </w:r>
          </w:p>
        </w:tc>
      </w:tr>
      <w:tr w:rsidR="002D7942" w:rsidRPr="00EE3B87" w14:paraId="1027BAE7"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FA8A0AB"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54</w:t>
            </w:r>
          </w:p>
        </w:tc>
        <w:tc>
          <w:tcPr>
            <w:tcW w:w="1019" w:type="dxa"/>
            <w:vAlign w:val="center"/>
          </w:tcPr>
          <w:p w14:paraId="53287F96" w14:textId="77777777" w:rsidR="002D7942" w:rsidRPr="009F4623"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53B37190"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WaterUseProfAutoWE</w:t>
            </w:r>
          </w:p>
        </w:tc>
        <w:tc>
          <w:tcPr>
            <w:tcW w:w="667" w:type="dxa"/>
            <w:vAlign w:val="center"/>
          </w:tcPr>
          <w:p w14:paraId="26187383" w14:textId="77777777" w:rsidR="002D7942" w:rsidRPr="00A53031" w:rsidRDefault="002D7942"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338</w:t>
            </w:r>
          </w:p>
        </w:tc>
        <w:tc>
          <w:tcPr>
            <w:tcW w:w="7007" w:type="dxa"/>
            <w:noWrap/>
            <w:vAlign w:val="center"/>
            <w:hideMark/>
          </w:tcPr>
          <w:p w14:paraId="13142609"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for water use profile (automatic irrigation, weekends)</w:t>
            </w:r>
          </w:p>
          <w:p w14:paraId="0703D8A7" w14:textId="77777777" w:rsidR="002D7942" w:rsidRPr="00A53031" w:rsidRDefault="002D7942"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Provides the link to column 1 of SUEWS_Profiles.txt.</w:t>
            </w:r>
          </w:p>
          <w:p w14:paraId="399B26AE" w14:textId="0B5A23A6" w:rsidR="002D7942" w:rsidRPr="00A53031" w:rsidRDefault="00514E61" w:rsidP="002D794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2D7942" w:rsidRPr="00A53031">
              <w:rPr>
                <w:rFonts w:eastAsia="Times New Roman" w:cs="Times New Roman"/>
                <w:color w:val="auto"/>
                <w:sz w:val="18"/>
                <w:szCs w:val="18"/>
                <w:lang w:val="en-GB" w:eastAsia="en-GB"/>
              </w:rPr>
              <w:t xml:space="preserve"> specified in column 1 of SUEWS_Profiles.txt.</w:t>
            </w:r>
          </w:p>
        </w:tc>
      </w:tr>
      <w:tr w:rsidR="002D7942" w:rsidRPr="00EE3B87" w14:paraId="1FCCA072"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5F39F3A7" w14:textId="77777777" w:rsidR="002D7942" w:rsidRPr="00A53031" w:rsidRDefault="002D7942"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55</w:t>
            </w:r>
          </w:p>
        </w:tc>
        <w:tc>
          <w:tcPr>
            <w:tcW w:w="1019" w:type="dxa"/>
            <w:vAlign w:val="center"/>
          </w:tcPr>
          <w:p w14:paraId="4D452F4D" w14:textId="29D86C55" w:rsidR="002D7942" w:rsidRPr="009F4623" w:rsidRDefault="004668AF" w:rsidP="004668A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MD</w:t>
            </w:r>
            <w:r w:rsidRPr="009F4623">
              <w:rPr>
                <w:rFonts w:eastAsia="Times New Roman" w:cs="Times New Roman"/>
                <w:color w:val="auto"/>
                <w:sz w:val="18"/>
                <w:szCs w:val="18"/>
                <w:lang w:val="en-GB" w:eastAsia="en-GB"/>
              </w:rPr>
              <w:t xml:space="preserve"> </w:t>
            </w:r>
          </w:p>
        </w:tc>
        <w:tc>
          <w:tcPr>
            <w:tcW w:w="1601" w:type="dxa"/>
            <w:noWrap/>
            <w:vAlign w:val="center"/>
            <w:hideMark/>
          </w:tcPr>
          <w:p w14:paraId="72346A72" w14:textId="77777777" w:rsidR="002D7942" w:rsidRPr="000D46A0"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highlight w:val="yellow"/>
                <w:lang w:val="en-GB" w:eastAsia="en-GB"/>
              </w:rPr>
            </w:pPr>
            <w:r w:rsidRPr="000D46A0">
              <w:rPr>
                <w:rFonts w:eastAsia="Times New Roman" w:cs="Times New Roman"/>
                <w:color w:val="auto"/>
                <w:sz w:val="18"/>
                <w:szCs w:val="18"/>
                <w:highlight w:val="yellow"/>
                <w:lang w:val="en-GB" w:eastAsia="en-GB"/>
              </w:rPr>
              <w:t>FlowChange</w:t>
            </w:r>
          </w:p>
        </w:tc>
        <w:tc>
          <w:tcPr>
            <w:tcW w:w="667" w:type="dxa"/>
            <w:vAlign w:val="center"/>
          </w:tcPr>
          <w:p w14:paraId="5FE49092"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p w14:paraId="5E8B264D" w14:textId="77777777" w:rsidR="002D7942" w:rsidRPr="00A53031" w:rsidRDefault="002D7942"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p>
        </w:tc>
        <w:tc>
          <w:tcPr>
            <w:tcW w:w="7007" w:type="dxa"/>
            <w:noWrap/>
            <w:vAlign w:val="center"/>
            <w:hideMark/>
          </w:tcPr>
          <w:p w14:paraId="1B493C14"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Difference in input and output flows for water surface [mm h-1]</w:t>
            </w:r>
          </w:p>
          <w:p w14:paraId="63929884"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Used to indicate river or stream flow through the grid.</w:t>
            </w:r>
          </w:p>
          <w:p w14:paraId="09F1E436" w14:textId="77777777" w:rsidR="002D7942" w:rsidRPr="00A53031" w:rsidRDefault="002D7942" w:rsidP="002D794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0D46A0">
              <w:rPr>
                <w:rFonts w:eastAsia="Times New Roman" w:cs="Times New Roman"/>
                <w:color w:val="auto"/>
                <w:sz w:val="18"/>
                <w:szCs w:val="18"/>
                <w:highlight w:val="yellow"/>
                <w:lang w:val="en-GB" w:eastAsia="en-GB"/>
              </w:rPr>
              <w:t>**Currently not fully tested**</w:t>
            </w:r>
          </w:p>
        </w:tc>
      </w:tr>
      <w:tr w:rsidR="000D46A0" w:rsidRPr="00EE3B87" w14:paraId="01D73B08"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833EB11"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56</w:t>
            </w:r>
          </w:p>
        </w:tc>
        <w:tc>
          <w:tcPr>
            <w:tcW w:w="1019" w:type="dxa"/>
            <w:vAlign w:val="center"/>
          </w:tcPr>
          <w:p w14:paraId="4ACDA0C0" w14:textId="77777777" w:rsidR="000D46A0" w:rsidRPr="009F4623" w:rsidRDefault="00BD4067"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MD,</w:t>
            </w:r>
            <w:r w:rsidR="000D46A0" w:rsidRPr="009F4623">
              <w:rPr>
                <w:rFonts w:eastAsia="Times New Roman" w:cs="Times New Roman"/>
                <w:color w:val="auto"/>
                <w:sz w:val="18"/>
                <w:szCs w:val="18"/>
                <w:lang w:val="en-GB" w:eastAsia="en-GB"/>
              </w:rPr>
              <w:t>MU</w:t>
            </w:r>
          </w:p>
        </w:tc>
        <w:tc>
          <w:tcPr>
            <w:tcW w:w="1601" w:type="dxa"/>
            <w:noWrap/>
            <w:vAlign w:val="center"/>
            <w:hideMark/>
          </w:tcPr>
          <w:p w14:paraId="4D9CBAB8" w14:textId="77777777" w:rsidR="000D46A0" w:rsidRPr="000D46A0"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highlight w:val="yellow"/>
                <w:lang w:val="en-GB" w:eastAsia="en-GB"/>
              </w:rPr>
            </w:pPr>
            <w:r w:rsidRPr="000D46A0">
              <w:rPr>
                <w:rFonts w:eastAsia="Times New Roman" w:cs="Times New Roman"/>
                <w:color w:val="auto"/>
                <w:sz w:val="18"/>
                <w:szCs w:val="18"/>
                <w:highlight w:val="yellow"/>
                <w:lang w:val="en-GB" w:eastAsia="en-GB"/>
              </w:rPr>
              <w:t>RunoffToWater</w:t>
            </w:r>
          </w:p>
        </w:tc>
        <w:tc>
          <w:tcPr>
            <w:tcW w:w="667" w:type="dxa"/>
            <w:vAlign w:val="center"/>
          </w:tcPr>
          <w:p w14:paraId="10B3FDF0"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0.1</w:t>
            </w:r>
          </w:p>
        </w:tc>
        <w:tc>
          <w:tcPr>
            <w:tcW w:w="7007" w:type="dxa"/>
            <w:noWrap/>
            <w:vAlign w:val="center"/>
            <w:hideMark/>
          </w:tcPr>
          <w:p w14:paraId="6421928A"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above-ground runoff flowing to water surface during flooding [-]</w:t>
            </w:r>
          </w:p>
          <w:p w14:paraId="76FF945E"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Value must be in the range 0-1.</w:t>
            </w:r>
          </w:p>
          <w:p w14:paraId="45EBCAFE"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above-ground runoff that can flow to the water surface in the case of flooding.</w:t>
            </w:r>
          </w:p>
        </w:tc>
      </w:tr>
      <w:tr w:rsidR="000D46A0" w:rsidRPr="00EE3B87" w14:paraId="3D82A299"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90063B2"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57</w:t>
            </w:r>
          </w:p>
        </w:tc>
        <w:tc>
          <w:tcPr>
            <w:tcW w:w="1019" w:type="dxa"/>
            <w:vAlign w:val="center"/>
          </w:tcPr>
          <w:p w14:paraId="5EFD6993" w14:textId="77777777" w:rsidR="000D46A0" w:rsidRPr="009F4623" w:rsidRDefault="00BD4067"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MD,</w:t>
            </w:r>
            <w:r w:rsidR="000D46A0" w:rsidRPr="009F4623">
              <w:rPr>
                <w:rFonts w:eastAsia="Times New Roman" w:cs="Times New Roman"/>
                <w:color w:val="auto"/>
                <w:sz w:val="18"/>
                <w:szCs w:val="18"/>
                <w:lang w:val="en-GB" w:eastAsia="en-GB"/>
              </w:rPr>
              <w:t>MU</w:t>
            </w:r>
          </w:p>
        </w:tc>
        <w:tc>
          <w:tcPr>
            <w:tcW w:w="1601" w:type="dxa"/>
            <w:noWrap/>
            <w:vAlign w:val="center"/>
            <w:hideMark/>
          </w:tcPr>
          <w:p w14:paraId="3AC808F0" w14:textId="77777777" w:rsidR="000D46A0" w:rsidRPr="000D46A0"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highlight w:val="yellow"/>
                <w:lang w:val="en-GB" w:eastAsia="en-GB"/>
              </w:rPr>
            </w:pPr>
            <w:r w:rsidRPr="000D46A0">
              <w:rPr>
                <w:rFonts w:eastAsia="Times New Roman" w:cs="Times New Roman"/>
                <w:color w:val="auto"/>
                <w:sz w:val="18"/>
                <w:szCs w:val="18"/>
                <w:highlight w:val="yellow"/>
                <w:lang w:val="en-GB" w:eastAsia="en-GB"/>
              </w:rPr>
              <w:t>PipeCapacity</w:t>
            </w:r>
          </w:p>
        </w:tc>
        <w:tc>
          <w:tcPr>
            <w:tcW w:w="667" w:type="dxa"/>
            <w:vAlign w:val="center"/>
          </w:tcPr>
          <w:p w14:paraId="270BC58B"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100</w:t>
            </w:r>
          </w:p>
        </w:tc>
        <w:tc>
          <w:tcPr>
            <w:tcW w:w="7007" w:type="dxa"/>
            <w:noWrap/>
            <w:vAlign w:val="center"/>
            <w:hideMark/>
          </w:tcPr>
          <w:p w14:paraId="09A61D9F"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Storage capacity of pipes [mm]</w:t>
            </w:r>
          </w:p>
          <w:p w14:paraId="44CB121C"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Runoff amounting to less than the value specified here is assumed to be removed by pipes.</w:t>
            </w:r>
          </w:p>
        </w:tc>
      </w:tr>
      <w:tr w:rsidR="000D46A0" w:rsidRPr="00EE3B87" w14:paraId="21994809"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57A4AD09"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58</w:t>
            </w:r>
          </w:p>
        </w:tc>
        <w:tc>
          <w:tcPr>
            <w:tcW w:w="1019" w:type="dxa"/>
            <w:vAlign w:val="center"/>
          </w:tcPr>
          <w:p w14:paraId="638F09DC"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017A23BA"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GridConnection1of8</w:t>
            </w:r>
          </w:p>
        </w:tc>
        <w:tc>
          <w:tcPr>
            <w:tcW w:w="667" w:type="dxa"/>
            <w:vAlign w:val="center"/>
          </w:tcPr>
          <w:p w14:paraId="45B95223"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2</w:t>
            </w:r>
          </w:p>
        </w:tc>
        <w:tc>
          <w:tcPr>
            <w:tcW w:w="7007" w:type="dxa"/>
            <w:noWrap/>
            <w:vAlign w:val="center"/>
            <w:hideMark/>
          </w:tcPr>
          <w:p w14:paraId="7190F210"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Number of the grid where water can flow to</w:t>
            </w:r>
          </w:p>
          <w:p w14:paraId="60A343F3"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A53031">
              <w:rPr>
                <w:color w:val="auto"/>
                <w:sz w:val="18"/>
                <w:szCs w:val="18"/>
                <w:lang w:val="en-GB"/>
              </w:rPr>
              <w:t xml:space="preserve">The next 8 pairs of columns specify the water flow between </w:t>
            </w:r>
            <w:proofErr w:type="gramStart"/>
            <w:r w:rsidRPr="00A53031">
              <w:rPr>
                <w:color w:val="auto"/>
                <w:sz w:val="18"/>
                <w:szCs w:val="18"/>
                <w:lang w:val="en-GB"/>
              </w:rPr>
              <w:t>grids.The</w:t>
            </w:r>
            <w:proofErr w:type="gramEnd"/>
            <w:r w:rsidRPr="00A53031">
              <w:rPr>
                <w:color w:val="auto"/>
                <w:sz w:val="18"/>
                <w:szCs w:val="18"/>
                <w:lang w:val="en-GB"/>
              </w:rPr>
              <w:t xml:space="preserve"> first column of each pair specifies the grid that the water flows to (from the current grid, column 1); the second column of each pair specifies the fraction of water that flow to that grid.</w:t>
            </w:r>
          </w:p>
          <w:p w14:paraId="7272B018"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A53031">
              <w:rPr>
                <w:color w:val="auto"/>
                <w:sz w:val="18"/>
                <w:szCs w:val="18"/>
                <w:lang w:val="en-GB"/>
              </w:rPr>
              <w:t>The fraction (i.e. amount) of water transferred may be estimated based on elevation, the length of connecting surface between grids, presence of walls, etc.</w:t>
            </w:r>
          </w:p>
          <w:p w14:paraId="34DA7B5C"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
          <w:p w14:paraId="3CBB4EF7"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A53031">
              <w:rPr>
                <w:color w:val="auto"/>
                <w:sz w:val="18"/>
                <w:szCs w:val="18"/>
                <w:lang w:val="en-GB"/>
              </w:rPr>
              <w:t xml:space="preserve">Water cannot flow from the current grid to the same grid, so the grid number here must be different to the grid number in column 1. Water can flow to a maximum of 8 other grids. </w:t>
            </w:r>
          </w:p>
          <w:p w14:paraId="78D12BB3"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A53031">
              <w:rPr>
                <w:color w:val="auto"/>
                <w:sz w:val="18"/>
                <w:szCs w:val="18"/>
                <w:lang w:val="en-GB"/>
              </w:rPr>
              <w:t>If there is no water flow between grids, or a single grid is run, set to 0.</w:t>
            </w:r>
          </w:p>
          <w:p w14:paraId="0B86674B"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A53031">
              <w:rPr>
                <w:color w:val="auto"/>
                <w:sz w:val="18"/>
                <w:szCs w:val="18"/>
                <w:lang w:val="en-GB"/>
              </w:rPr>
              <w:t xml:space="preserve">See section on </w:t>
            </w:r>
            <w:r w:rsidRPr="00A53031">
              <w:rPr>
                <w:color w:val="auto"/>
                <w:sz w:val="18"/>
                <w:szCs w:val="18"/>
                <w:u w:val="single"/>
                <w:lang w:val="en-GB"/>
              </w:rPr>
              <w:t>Grid Connections</w:t>
            </w:r>
            <w:r w:rsidRPr="00A53031">
              <w:rPr>
                <w:color w:val="auto"/>
                <w:sz w:val="18"/>
                <w:szCs w:val="18"/>
                <w:lang w:val="en-GB"/>
              </w:rPr>
              <w:t xml:space="preserve"> </w:t>
            </w:r>
          </w:p>
          <w:p w14:paraId="3E356610"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0D46A0">
              <w:rPr>
                <w:color w:val="auto"/>
                <w:sz w:val="18"/>
                <w:szCs w:val="18"/>
                <w:highlight w:val="yellow"/>
                <w:lang w:val="en-GB"/>
              </w:rPr>
              <w:t>**Not currently implemented**</w:t>
            </w:r>
            <w:r w:rsidRPr="00A53031">
              <w:rPr>
                <w:color w:val="auto"/>
                <w:sz w:val="18"/>
                <w:szCs w:val="18"/>
                <w:lang w:val="en-GB"/>
              </w:rPr>
              <w:t xml:space="preserve"> </w:t>
            </w:r>
            <w:r w:rsidRPr="00A53031">
              <w:rPr>
                <w:rFonts w:eastAsia="Times New Roman" w:cs="Times New Roman"/>
                <w:color w:val="auto"/>
                <w:sz w:val="18"/>
                <w:szCs w:val="18"/>
                <w:lang w:val="en-GB" w:eastAsia="en-GB"/>
              </w:rPr>
              <w:t xml:space="preserve"> </w:t>
            </w:r>
          </w:p>
        </w:tc>
      </w:tr>
      <w:tr w:rsidR="000D46A0" w:rsidRPr="00EE3B87" w14:paraId="7F654BBD"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06D3B0B"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59</w:t>
            </w:r>
          </w:p>
        </w:tc>
        <w:tc>
          <w:tcPr>
            <w:tcW w:w="1019" w:type="dxa"/>
            <w:vAlign w:val="center"/>
          </w:tcPr>
          <w:p w14:paraId="497ECA32"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201FB8A8"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Fraction1of8</w:t>
            </w:r>
          </w:p>
        </w:tc>
        <w:tc>
          <w:tcPr>
            <w:tcW w:w="667" w:type="dxa"/>
            <w:vAlign w:val="center"/>
          </w:tcPr>
          <w:p w14:paraId="7BFBCC5C"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0.2</w:t>
            </w:r>
          </w:p>
        </w:tc>
        <w:tc>
          <w:tcPr>
            <w:tcW w:w="7007" w:type="dxa"/>
            <w:noWrap/>
            <w:vAlign w:val="center"/>
            <w:hideMark/>
          </w:tcPr>
          <w:p w14:paraId="5F92020B" w14:textId="6A2703D0" w:rsidR="000D46A0" w:rsidRPr="00A53031" w:rsidRDefault="000D46A0" w:rsidP="004668A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water that can flow to the grid specified in previous column [-]</w:t>
            </w:r>
          </w:p>
        </w:tc>
      </w:tr>
      <w:tr w:rsidR="000D46A0" w:rsidRPr="00EE3B87" w14:paraId="622E1AA1"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6C179981"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60</w:t>
            </w:r>
          </w:p>
        </w:tc>
        <w:tc>
          <w:tcPr>
            <w:tcW w:w="1019" w:type="dxa"/>
            <w:vAlign w:val="center"/>
          </w:tcPr>
          <w:p w14:paraId="6068CFD7"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2FFA4D30"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GridConnection2of8</w:t>
            </w:r>
          </w:p>
        </w:tc>
        <w:tc>
          <w:tcPr>
            <w:tcW w:w="667" w:type="dxa"/>
            <w:vAlign w:val="center"/>
          </w:tcPr>
          <w:p w14:paraId="306FFB5D"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530AD8DB"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 xml:space="preserve">Number of the grid where water can flow to </w:t>
            </w:r>
          </w:p>
        </w:tc>
      </w:tr>
      <w:tr w:rsidR="000D46A0" w:rsidRPr="00EE3B87" w14:paraId="18DFF508"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DC080DC"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61</w:t>
            </w:r>
          </w:p>
        </w:tc>
        <w:tc>
          <w:tcPr>
            <w:tcW w:w="1019" w:type="dxa"/>
            <w:vAlign w:val="center"/>
          </w:tcPr>
          <w:p w14:paraId="7D1C40C0"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3FECF4DE"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Fraction2of8</w:t>
            </w:r>
          </w:p>
        </w:tc>
        <w:tc>
          <w:tcPr>
            <w:tcW w:w="667" w:type="dxa"/>
            <w:vAlign w:val="center"/>
          </w:tcPr>
          <w:p w14:paraId="007AD0E1"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02ABEE41"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water that can flow to the grid specified in previous column [-]</w:t>
            </w:r>
          </w:p>
        </w:tc>
      </w:tr>
      <w:tr w:rsidR="000D46A0" w:rsidRPr="00EE3B87" w14:paraId="0A4295FB"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62C7E278"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lastRenderedPageBreak/>
              <w:t>62</w:t>
            </w:r>
          </w:p>
        </w:tc>
        <w:tc>
          <w:tcPr>
            <w:tcW w:w="1019" w:type="dxa"/>
            <w:vAlign w:val="center"/>
          </w:tcPr>
          <w:p w14:paraId="29480DBE"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4C4402A5"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GridConnection3of8</w:t>
            </w:r>
          </w:p>
        </w:tc>
        <w:tc>
          <w:tcPr>
            <w:tcW w:w="667" w:type="dxa"/>
            <w:vAlign w:val="center"/>
          </w:tcPr>
          <w:p w14:paraId="68265EDD"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231225D8"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 xml:space="preserve">Number of the grid where water can flow to </w:t>
            </w:r>
          </w:p>
        </w:tc>
      </w:tr>
      <w:tr w:rsidR="000D46A0" w:rsidRPr="00EE3B87" w14:paraId="3507191D"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7806EBD"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63</w:t>
            </w:r>
          </w:p>
        </w:tc>
        <w:tc>
          <w:tcPr>
            <w:tcW w:w="1019" w:type="dxa"/>
            <w:vAlign w:val="center"/>
          </w:tcPr>
          <w:p w14:paraId="5525171C"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0AF46DD5"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Fraction3of8</w:t>
            </w:r>
          </w:p>
        </w:tc>
        <w:tc>
          <w:tcPr>
            <w:tcW w:w="667" w:type="dxa"/>
            <w:vAlign w:val="center"/>
          </w:tcPr>
          <w:p w14:paraId="5E2643FE"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7D0B4947"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water that can flow to the grid specified in previous column [-]</w:t>
            </w:r>
          </w:p>
        </w:tc>
      </w:tr>
      <w:tr w:rsidR="000D46A0" w:rsidRPr="00EE3B87" w14:paraId="0ED7C7EE"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6C5B2BCC"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64</w:t>
            </w:r>
          </w:p>
        </w:tc>
        <w:tc>
          <w:tcPr>
            <w:tcW w:w="1019" w:type="dxa"/>
            <w:vAlign w:val="center"/>
          </w:tcPr>
          <w:p w14:paraId="00AC2F25"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68993FA2"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GridConnection4of8</w:t>
            </w:r>
          </w:p>
        </w:tc>
        <w:tc>
          <w:tcPr>
            <w:tcW w:w="667" w:type="dxa"/>
            <w:vAlign w:val="center"/>
          </w:tcPr>
          <w:p w14:paraId="5A2B1599"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41E87B87"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 xml:space="preserve">Number of the grid where water can flow to </w:t>
            </w:r>
          </w:p>
        </w:tc>
      </w:tr>
      <w:tr w:rsidR="000D46A0" w:rsidRPr="00EE3B87" w14:paraId="40DA3187"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71DBFCB"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65</w:t>
            </w:r>
          </w:p>
        </w:tc>
        <w:tc>
          <w:tcPr>
            <w:tcW w:w="1019" w:type="dxa"/>
            <w:vAlign w:val="center"/>
          </w:tcPr>
          <w:p w14:paraId="1B53896B"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6ECB89F6"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Fraction4of8</w:t>
            </w:r>
          </w:p>
        </w:tc>
        <w:tc>
          <w:tcPr>
            <w:tcW w:w="667" w:type="dxa"/>
            <w:vAlign w:val="center"/>
          </w:tcPr>
          <w:p w14:paraId="11789622"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5A246241"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water that can flow to the grid specified in previous column [-]</w:t>
            </w:r>
          </w:p>
        </w:tc>
      </w:tr>
      <w:tr w:rsidR="000D46A0" w:rsidRPr="00EE3B87" w14:paraId="53EF469E"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DAAE0B0"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66</w:t>
            </w:r>
          </w:p>
        </w:tc>
        <w:tc>
          <w:tcPr>
            <w:tcW w:w="1019" w:type="dxa"/>
            <w:vAlign w:val="center"/>
          </w:tcPr>
          <w:p w14:paraId="6F7A6ED7"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46FB2312"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GridConnection5of8</w:t>
            </w:r>
          </w:p>
        </w:tc>
        <w:tc>
          <w:tcPr>
            <w:tcW w:w="667" w:type="dxa"/>
            <w:vAlign w:val="center"/>
          </w:tcPr>
          <w:p w14:paraId="2B7D31D9"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7CEE102B"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 xml:space="preserve">Number of the grid where water can flow to </w:t>
            </w:r>
          </w:p>
        </w:tc>
      </w:tr>
      <w:tr w:rsidR="000D46A0" w:rsidRPr="00EE3B87" w14:paraId="27E132A5"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D750520"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67</w:t>
            </w:r>
          </w:p>
        </w:tc>
        <w:tc>
          <w:tcPr>
            <w:tcW w:w="1019" w:type="dxa"/>
            <w:vAlign w:val="center"/>
          </w:tcPr>
          <w:p w14:paraId="2D525B6B"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4B89D397"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Fraction5of8</w:t>
            </w:r>
          </w:p>
        </w:tc>
        <w:tc>
          <w:tcPr>
            <w:tcW w:w="667" w:type="dxa"/>
            <w:vAlign w:val="center"/>
          </w:tcPr>
          <w:p w14:paraId="018718C8"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36CE6ABA"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water that can flow to the grid specified in previous column [-]</w:t>
            </w:r>
          </w:p>
        </w:tc>
      </w:tr>
      <w:tr w:rsidR="000D46A0" w:rsidRPr="00EE3B87" w14:paraId="1F46501E"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560B76A"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68</w:t>
            </w:r>
          </w:p>
        </w:tc>
        <w:tc>
          <w:tcPr>
            <w:tcW w:w="1019" w:type="dxa"/>
            <w:vAlign w:val="center"/>
          </w:tcPr>
          <w:p w14:paraId="6A691E52"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5DBD0E32"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GridConnection6of8</w:t>
            </w:r>
          </w:p>
        </w:tc>
        <w:tc>
          <w:tcPr>
            <w:tcW w:w="667" w:type="dxa"/>
            <w:vAlign w:val="center"/>
          </w:tcPr>
          <w:p w14:paraId="38D68F46"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1A43349E"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 xml:space="preserve">Number of the grid where water can flow to </w:t>
            </w:r>
          </w:p>
        </w:tc>
      </w:tr>
      <w:tr w:rsidR="000D46A0" w:rsidRPr="00EE3B87" w14:paraId="382E594A"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677C43A5"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69</w:t>
            </w:r>
          </w:p>
        </w:tc>
        <w:tc>
          <w:tcPr>
            <w:tcW w:w="1019" w:type="dxa"/>
            <w:vAlign w:val="center"/>
          </w:tcPr>
          <w:p w14:paraId="253C0C5A"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0BB29265"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Fraction6of8</w:t>
            </w:r>
          </w:p>
        </w:tc>
        <w:tc>
          <w:tcPr>
            <w:tcW w:w="667" w:type="dxa"/>
            <w:vAlign w:val="center"/>
          </w:tcPr>
          <w:p w14:paraId="5CA6DAEC"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08296C59"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water that can flow to the grid specified in previous column [-]</w:t>
            </w:r>
          </w:p>
        </w:tc>
      </w:tr>
      <w:tr w:rsidR="000D46A0" w:rsidRPr="00EE3B87" w14:paraId="7AAE319E"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6524463F"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70</w:t>
            </w:r>
          </w:p>
        </w:tc>
        <w:tc>
          <w:tcPr>
            <w:tcW w:w="1019" w:type="dxa"/>
            <w:vAlign w:val="center"/>
          </w:tcPr>
          <w:p w14:paraId="3BA7BAF9"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2CBCC55D"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GridConnection7of8</w:t>
            </w:r>
          </w:p>
        </w:tc>
        <w:tc>
          <w:tcPr>
            <w:tcW w:w="667" w:type="dxa"/>
            <w:vAlign w:val="center"/>
          </w:tcPr>
          <w:p w14:paraId="60EC51A2"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65048D50"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 xml:space="preserve">Number of the grid where water can flow to </w:t>
            </w:r>
          </w:p>
        </w:tc>
      </w:tr>
      <w:tr w:rsidR="000D46A0" w:rsidRPr="00EE3B87" w14:paraId="453DEB2E"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7B26866"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71</w:t>
            </w:r>
          </w:p>
        </w:tc>
        <w:tc>
          <w:tcPr>
            <w:tcW w:w="1019" w:type="dxa"/>
            <w:vAlign w:val="center"/>
          </w:tcPr>
          <w:p w14:paraId="625BB70B"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7389FE5B"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Fraction7of8</w:t>
            </w:r>
          </w:p>
        </w:tc>
        <w:tc>
          <w:tcPr>
            <w:tcW w:w="667" w:type="dxa"/>
            <w:vAlign w:val="center"/>
          </w:tcPr>
          <w:p w14:paraId="0FEFCF57"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7DF1EDD4"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water that can flow to the grid specified in previous column [-]</w:t>
            </w:r>
          </w:p>
        </w:tc>
      </w:tr>
      <w:tr w:rsidR="000D46A0" w:rsidRPr="00EE3B87" w14:paraId="7A21B6D6"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737425A4"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72</w:t>
            </w:r>
          </w:p>
        </w:tc>
        <w:tc>
          <w:tcPr>
            <w:tcW w:w="1019" w:type="dxa"/>
            <w:vAlign w:val="center"/>
          </w:tcPr>
          <w:p w14:paraId="49D4EDED"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08B885ED"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GridConnection8of8</w:t>
            </w:r>
          </w:p>
        </w:tc>
        <w:tc>
          <w:tcPr>
            <w:tcW w:w="667" w:type="dxa"/>
            <w:vAlign w:val="center"/>
          </w:tcPr>
          <w:p w14:paraId="29F68CFF"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728BD971"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 xml:space="preserve">Number of the grid where water can flow to </w:t>
            </w:r>
          </w:p>
        </w:tc>
      </w:tr>
      <w:tr w:rsidR="000D46A0" w:rsidRPr="00EE3B87" w14:paraId="44C3CE98"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7A703A6E"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73</w:t>
            </w:r>
          </w:p>
        </w:tc>
        <w:tc>
          <w:tcPr>
            <w:tcW w:w="1019" w:type="dxa"/>
            <w:vAlign w:val="center"/>
          </w:tcPr>
          <w:p w14:paraId="3E7E968E"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MD,MU</w:t>
            </w:r>
          </w:p>
        </w:tc>
        <w:tc>
          <w:tcPr>
            <w:tcW w:w="1601" w:type="dxa"/>
            <w:noWrap/>
            <w:vAlign w:val="center"/>
            <w:hideMark/>
          </w:tcPr>
          <w:p w14:paraId="1962A486"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Fraction8of8</w:t>
            </w:r>
          </w:p>
        </w:tc>
        <w:tc>
          <w:tcPr>
            <w:tcW w:w="667" w:type="dxa"/>
            <w:vAlign w:val="center"/>
          </w:tcPr>
          <w:p w14:paraId="784E6179"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0</w:t>
            </w:r>
          </w:p>
        </w:tc>
        <w:tc>
          <w:tcPr>
            <w:tcW w:w="7007" w:type="dxa"/>
            <w:noWrap/>
            <w:vAlign w:val="center"/>
            <w:hideMark/>
          </w:tcPr>
          <w:p w14:paraId="71FE5305"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Fraction of water that can flow to the grid specified in previous column [-]</w:t>
            </w:r>
          </w:p>
        </w:tc>
      </w:tr>
      <w:tr w:rsidR="000D46A0" w:rsidRPr="00EE3B87" w14:paraId="2A37873F"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6D966BA"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74</w:t>
            </w:r>
          </w:p>
        </w:tc>
        <w:tc>
          <w:tcPr>
            <w:tcW w:w="1019" w:type="dxa"/>
            <w:vAlign w:val="center"/>
          </w:tcPr>
          <w:p w14:paraId="7D46A850"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1AB3EE7D"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WithinGridPavedCode</w:t>
            </w:r>
          </w:p>
        </w:tc>
        <w:tc>
          <w:tcPr>
            <w:tcW w:w="667" w:type="dxa"/>
            <w:vAlign w:val="center"/>
          </w:tcPr>
          <w:p w14:paraId="03D0FAC5"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331</w:t>
            </w:r>
          </w:p>
        </w:tc>
        <w:tc>
          <w:tcPr>
            <w:tcW w:w="7007" w:type="dxa"/>
            <w:noWrap/>
            <w:vAlign w:val="center"/>
            <w:hideMark/>
          </w:tcPr>
          <w:p w14:paraId="03310461"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that links to the fraction of water that flows from Paved surfaces to surfaces in columns 2-10 of SUEWS_WithinGridWaterDist.txt.</w:t>
            </w:r>
          </w:p>
          <w:p w14:paraId="0A81A22E" w14:textId="02BC3D2E" w:rsidR="000D46A0" w:rsidRPr="00A53031" w:rsidRDefault="00514E61"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0D46A0" w:rsidRPr="00A53031">
              <w:rPr>
                <w:rFonts w:eastAsia="Times New Roman" w:cs="Times New Roman"/>
                <w:color w:val="auto"/>
                <w:sz w:val="18"/>
                <w:szCs w:val="18"/>
                <w:lang w:val="en-GB" w:eastAsia="en-GB"/>
              </w:rPr>
              <w:t xml:space="preserve"> specified in column 1 of SUEWS_WithinGridWaterDist.txt.</w:t>
            </w:r>
          </w:p>
        </w:tc>
      </w:tr>
      <w:tr w:rsidR="000D46A0" w:rsidRPr="00EE3B87" w14:paraId="0C7C3A70"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2F4C3FC4"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75</w:t>
            </w:r>
          </w:p>
        </w:tc>
        <w:tc>
          <w:tcPr>
            <w:tcW w:w="1019" w:type="dxa"/>
            <w:vAlign w:val="center"/>
          </w:tcPr>
          <w:p w14:paraId="1B36FC2A"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27748AB3"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WithinGridBldgsCode</w:t>
            </w:r>
          </w:p>
        </w:tc>
        <w:tc>
          <w:tcPr>
            <w:tcW w:w="667" w:type="dxa"/>
            <w:vAlign w:val="center"/>
          </w:tcPr>
          <w:p w14:paraId="3CF9B009"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332</w:t>
            </w:r>
          </w:p>
        </w:tc>
        <w:tc>
          <w:tcPr>
            <w:tcW w:w="7007" w:type="dxa"/>
            <w:noWrap/>
            <w:vAlign w:val="center"/>
            <w:hideMark/>
          </w:tcPr>
          <w:p w14:paraId="51E31189"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that links to the fraction of water that flows from Bldgs surfaces to surfaces in columns 2-10 of SUEWS_WithinGridWaterDist.txt.</w:t>
            </w:r>
          </w:p>
          <w:p w14:paraId="0F24A936" w14:textId="7B43C3DC" w:rsidR="000D46A0" w:rsidRPr="00A53031" w:rsidRDefault="00514E61"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0D46A0" w:rsidRPr="00A53031">
              <w:rPr>
                <w:rFonts w:eastAsia="Times New Roman" w:cs="Times New Roman"/>
                <w:color w:val="auto"/>
                <w:sz w:val="18"/>
                <w:szCs w:val="18"/>
                <w:lang w:val="en-GB" w:eastAsia="en-GB"/>
              </w:rPr>
              <w:t xml:space="preserve"> specified in column 1 of SUEWS_WithinGridWaterDist.txt.</w:t>
            </w:r>
          </w:p>
        </w:tc>
      </w:tr>
      <w:tr w:rsidR="000D46A0" w:rsidRPr="00EE3B87" w14:paraId="0D6ABED7"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14DA888C"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76</w:t>
            </w:r>
          </w:p>
        </w:tc>
        <w:tc>
          <w:tcPr>
            <w:tcW w:w="1019" w:type="dxa"/>
            <w:vAlign w:val="center"/>
          </w:tcPr>
          <w:p w14:paraId="1EB51CA2"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2518280D"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WithinGridEveTrCode</w:t>
            </w:r>
          </w:p>
        </w:tc>
        <w:tc>
          <w:tcPr>
            <w:tcW w:w="667" w:type="dxa"/>
            <w:vAlign w:val="center"/>
          </w:tcPr>
          <w:p w14:paraId="2AC55337"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333</w:t>
            </w:r>
          </w:p>
        </w:tc>
        <w:tc>
          <w:tcPr>
            <w:tcW w:w="7007" w:type="dxa"/>
            <w:noWrap/>
            <w:vAlign w:val="center"/>
            <w:hideMark/>
          </w:tcPr>
          <w:p w14:paraId="6F162C4F"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that links to the fraction of water that flows from EveTr surfaces to surfaces in columns 2-10 of SUEWS_WithinGridWaterDist.txt.</w:t>
            </w:r>
          </w:p>
          <w:p w14:paraId="40AECFE8" w14:textId="180A8805" w:rsidR="000D46A0" w:rsidRPr="00A53031" w:rsidRDefault="00514E61"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0D46A0" w:rsidRPr="00A53031">
              <w:rPr>
                <w:rFonts w:eastAsia="Times New Roman" w:cs="Times New Roman"/>
                <w:color w:val="auto"/>
                <w:sz w:val="18"/>
                <w:szCs w:val="18"/>
                <w:lang w:val="en-GB" w:eastAsia="en-GB"/>
              </w:rPr>
              <w:t xml:space="preserve"> specified in column 1 of SUEWS_WithinGridWaterDist.txt.</w:t>
            </w:r>
          </w:p>
        </w:tc>
      </w:tr>
      <w:tr w:rsidR="000D46A0" w:rsidRPr="00EE3B87" w14:paraId="65CB14B6"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5328037D"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77</w:t>
            </w:r>
          </w:p>
        </w:tc>
        <w:tc>
          <w:tcPr>
            <w:tcW w:w="1019" w:type="dxa"/>
            <w:vAlign w:val="center"/>
          </w:tcPr>
          <w:p w14:paraId="411AB3E4"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387417BB"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WithinGridDecTrCode</w:t>
            </w:r>
          </w:p>
        </w:tc>
        <w:tc>
          <w:tcPr>
            <w:tcW w:w="667" w:type="dxa"/>
            <w:vAlign w:val="center"/>
          </w:tcPr>
          <w:p w14:paraId="58BF3BF8"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334</w:t>
            </w:r>
          </w:p>
        </w:tc>
        <w:tc>
          <w:tcPr>
            <w:tcW w:w="7007" w:type="dxa"/>
            <w:noWrap/>
            <w:vAlign w:val="center"/>
            <w:hideMark/>
          </w:tcPr>
          <w:p w14:paraId="3B6C8D88"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that links to the fraction of water that flows from DecTr surfaces to surfaces in columns 2-10 of SUEWS_WithinGridWaterDist.txt.</w:t>
            </w:r>
          </w:p>
          <w:p w14:paraId="4E7E7E96" w14:textId="0F49006F" w:rsidR="000D46A0" w:rsidRPr="00A53031" w:rsidRDefault="00514E61"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0D46A0" w:rsidRPr="00A53031">
              <w:rPr>
                <w:rFonts w:eastAsia="Times New Roman" w:cs="Times New Roman"/>
                <w:color w:val="auto"/>
                <w:sz w:val="18"/>
                <w:szCs w:val="18"/>
                <w:lang w:val="en-GB" w:eastAsia="en-GB"/>
              </w:rPr>
              <w:t xml:space="preserve"> specified in column 1 of SUEWS_WithinGridWaterDist.txt.</w:t>
            </w:r>
          </w:p>
        </w:tc>
      </w:tr>
      <w:tr w:rsidR="000D46A0" w:rsidRPr="00EE3B87" w14:paraId="2AA4C805"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3AE66A40"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78</w:t>
            </w:r>
          </w:p>
        </w:tc>
        <w:tc>
          <w:tcPr>
            <w:tcW w:w="1019" w:type="dxa"/>
            <w:vAlign w:val="center"/>
          </w:tcPr>
          <w:p w14:paraId="3486F4D0"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386AA80E"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WithinGridGrassCode</w:t>
            </w:r>
          </w:p>
        </w:tc>
        <w:tc>
          <w:tcPr>
            <w:tcW w:w="667" w:type="dxa"/>
            <w:vAlign w:val="center"/>
          </w:tcPr>
          <w:p w14:paraId="6EBDE86A"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335</w:t>
            </w:r>
          </w:p>
        </w:tc>
        <w:tc>
          <w:tcPr>
            <w:tcW w:w="7007" w:type="dxa"/>
            <w:noWrap/>
            <w:vAlign w:val="center"/>
            <w:hideMark/>
          </w:tcPr>
          <w:p w14:paraId="068A27B8"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that links to the fraction of water that flows from Grass surfaces to surfaces in columns 2-10 of SUEWS_WithinGridWaterDist.txt.</w:t>
            </w:r>
          </w:p>
          <w:p w14:paraId="7D225F09" w14:textId="379C8A4C" w:rsidR="000D46A0" w:rsidRPr="00A53031" w:rsidRDefault="00514E61"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0D46A0" w:rsidRPr="00A53031">
              <w:rPr>
                <w:rFonts w:eastAsia="Times New Roman" w:cs="Times New Roman"/>
                <w:color w:val="auto"/>
                <w:sz w:val="18"/>
                <w:szCs w:val="18"/>
                <w:lang w:val="en-GB" w:eastAsia="en-GB"/>
              </w:rPr>
              <w:t xml:space="preserve"> specified in column 1 of SUEWS_WithinGridWaterDist.txt.</w:t>
            </w:r>
          </w:p>
        </w:tc>
      </w:tr>
      <w:tr w:rsidR="000D46A0" w:rsidRPr="00EE3B87" w14:paraId="4171B2A2" w14:textId="77777777" w:rsidTr="00FB119C">
        <w:trPr>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0E9A2317"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79</w:t>
            </w:r>
          </w:p>
        </w:tc>
        <w:tc>
          <w:tcPr>
            <w:tcW w:w="1019" w:type="dxa"/>
            <w:vAlign w:val="center"/>
          </w:tcPr>
          <w:p w14:paraId="4A40D078" w14:textId="77777777" w:rsidR="000D46A0" w:rsidRPr="009F4623"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338A5E64"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WithinGridBSoilCode</w:t>
            </w:r>
          </w:p>
        </w:tc>
        <w:tc>
          <w:tcPr>
            <w:tcW w:w="667" w:type="dxa"/>
            <w:vAlign w:val="center"/>
          </w:tcPr>
          <w:p w14:paraId="5E53F127" w14:textId="77777777" w:rsidR="000D46A0" w:rsidRPr="00A53031" w:rsidRDefault="000D46A0" w:rsidP="00EA354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336</w:t>
            </w:r>
          </w:p>
        </w:tc>
        <w:tc>
          <w:tcPr>
            <w:tcW w:w="7007" w:type="dxa"/>
            <w:noWrap/>
            <w:vAlign w:val="center"/>
            <w:hideMark/>
          </w:tcPr>
          <w:p w14:paraId="5557424E" w14:textId="77777777" w:rsidR="000D46A0" w:rsidRPr="00A53031" w:rsidRDefault="000D46A0"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that links to the fraction of water that flows from BSoil surfaces to surfaces in columns 2-10 of SUEWS_WithinGridWaterDist.txt.</w:t>
            </w:r>
          </w:p>
          <w:p w14:paraId="0F977BB6" w14:textId="3C0FA41B" w:rsidR="000D46A0" w:rsidRPr="00A53031" w:rsidRDefault="00514E61" w:rsidP="000D46A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0D46A0" w:rsidRPr="00A53031">
              <w:rPr>
                <w:rFonts w:eastAsia="Times New Roman" w:cs="Times New Roman"/>
                <w:color w:val="auto"/>
                <w:sz w:val="18"/>
                <w:szCs w:val="18"/>
                <w:lang w:val="en-GB" w:eastAsia="en-GB"/>
              </w:rPr>
              <w:t xml:space="preserve"> specified in column 1 of SUEWS_WithinGridWaterDist.txt.</w:t>
            </w:r>
          </w:p>
        </w:tc>
      </w:tr>
      <w:tr w:rsidR="000D46A0" w:rsidRPr="00EE3B87" w14:paraId="397E6D93" w14:textId="77777777" w:rsidTr="00FB119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338" w:type="dxa"/>
            <w:noWrap/>
            <w:vAlign w:val="center"/>
            <w:hideMark/>
          </w:tcPr>
          <w:p w14:paraId="41DECF90" w14:textId="77777777" w:rsidR="000D46A0" w:rsidRPr="00A53031" w:rsidRDefault="000D46A0" w:rsidP="00EA3547">
            <w:pPr>
              <w:jc w:val="center"/>
              <w:rPr>
                <w:rFonts w:eastAsia="Times New Roman" w:cs="Times New Roman"/>
                <w:b w:val="0"/>
                <w:color w:val="auto"/>
                <w:sz w:val="18"/>
                <w:szCs w:val="18"/>
                <w:lang w:val="en-GB" w:eastAsia="en-GB"/>
              </w:rPr>
            </w:pPr>
            <w:r w:rsidRPr="00A53031">
              <w:rPr>
                <w:rFonts w:eastAsia="Times New Roman" w:cs="Times New Roman"/>
                <w:b w:val="0"/>
                <w:color w:val="auto"/>
                <w:sz w:val="18"/>
                <w:szCs w:val="18"/>
                <w:lang w:val="en-GB" w:eastAsia="en-GB"/>
              </w:rPr>
              <w:t>80</w:t>
            </w:r>
          </w:p>
        </w:tc>
        <w:tc>
          <w:tcPr>
            <w:tcW w:w="1019" w:type="dxa"/>
            <w:vAlign w:val="center"/>
          </w:tcPr>
          <w:p w14:paraId="1BCD9192" w14:textId="77777777" w:rsidR="000D46A0" w:rsidRPr="009F4623"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9F4623">
              <w:rPr>
                <w:rFonts w:eastAsia="Times New Roman" w:cs="Times New Roman"/>
                <w:color w:val="auto"/>
                <w:sz w:val="18"/>
                <w:szCs w:val="18"/>
                <w:lang w:val="en-GB" w:eastAsia="en-GB"/>
              </w:rPr>
              <w:t>L</w:t>
            </w:r>
          </w:p>
        </w:tc>
        <w:tc>
          <w:tcPr>
            <w:tcW w:w="1601" w:type="dxa"/>
            <w:noWrap/>
            <w:vAlign w:val="center"/>
            <w:hideMark/>
          </w:tcPr>
          <w:p w14:paraId="385641BE"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WithinGridWaterCode</w:t>
            </w:r>
          </w:p>
        </w:tc>
        <w:tc>
          <w:tcPr>
            <w:tcW w:w="667" w:type="dxa"/>
            <w:vAlign w:val="center"/>
          </w:tcPr>
          <w:p w14:paraId="6024D63C" w14:textId="77777777" w:rsidR="000D46A0" w:rsidRPr="00A53031" w:rsidRDefault="000D46A0" w:rsidP="00EA354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337</w:t>
            </w:r>
          </w:p>
        </w:tc>
        <w:tc>
          <w:tcPr>
            <w:tcW w:w="7007" w:type="dxa"/>
            <w:noWrap/>
            <w:vAlign w:val="center"/>
            <w:hideMark/>
          </w:tcPr>
          <w:p w14:paraId="003BAF31" w14:textId="77777777" w:rsidR="000D46A0" w:rsidRPr="00A53031" w:rsidRDefault="000D46A0"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sidRPr="00A53031">
              <w:rPr>
                <w:rFonts w:eastAsia="Times New Roman" w:cs="Times New Roman"/>
                <w:color w:val="auto"/>
                <w:sz w:val="18"/>
                <w:szCs w:val="18"/>
                <w:lang w:val="en-GB" w:eastAsia="en-GB"/>
              </w:rPr>
              <w:t>Code that links to the fraction of water that flows from Water surfaces to surfaces in columns 2-10 of SUEWS_WithinGridWaterDist.txt.</w:t>
            </w:r>
          </w:p>
          <w:p w14:paraId="0CBC93CA" w14:textId="04745208" w:rsidR="000D46A0" w:rsidRPr="00A53031" w:rsidRDefault="00514E61" w:rsidP="000D46A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18"/>
                <w:szCs w:val="18"/>
                <w:lang w:val="en-GB" w:eastAsia="en-GB"/>
              </w:rPr>
            </w:pPr>
            <w:r>
              <w:rPr>
                <w:rFonts w:eastAsia="Times New Roman" w:cs="Times New Roman"/>
                <w:color w:val="auto"/>
                <w:sz w:val="18"/>
                <w:szCs w:val="18"/>
                <w:lang w:val="en-GB" w:eastAsia="en-GB"/>
              </w:rPr>
              <w:t>Value of integer is arbitrary but must match code</w:t>
            </w:r>
            <w:r w:rsidR="000D46A0" w:rsidRPr="00A53031">
              <w:rPr>
                <w:rFonts w:eastAsia="Times New Roman" w:cs="Times New Roman"/>
                <w:color w:val="auto"/>
                <w:sz w:val="18"/>
                <w:szCs w:val="18"/>
                <w:lang w:val="en-GB" w:eastAsia="en-GB"/>
              </w:rPr>
              <w:t xml:space="preserve"> specified in column 1 of SUEWS_WithinGridWaterDist.txt.</w:t>
            </w:r>
          </w:p>
        </w:tc>
      </w:tr>
    </w:tbl>
    <w:p w14:paraId="423E634E" w14:textId="77777777" w:rsidR="000F04C2" w:rsidRPr="002372B4" w:rsidRDefault="0060758E" w:rsidP="00682AA3">
      <w:pPr>
        <w:pStyle w:val="Heading3"/>
        <w:numPr>
          <w:ilvl w:val="2"/>
          <w:numId w:val="40"/>
        </w:numPr>
        <w:ind w:left="720"/>
        <w:rPr>
          <w:sz w:val="20"/>
          <w:szCs w:val="18"/>
        </w:rPr>
      </w:pPr>
      <w:bookmarkStart w:id="41" w:name="_Day_Lights_Savings"/>
      <w:bookmarkStart w:id="42" w:name="_Toc414112030"/>
      <w:bookmarkEnd w:id="41"/>
      <w:r w:rsidRPr="002372B4">
        <w:rPr>
          <w:sz w:val="20"/>
          <w:szCs w:val="18"/>
        </w:rPr>
        <w:t>Day</w:t>
      </w:r>
      <w:r w:rsidR="00F43FE9">
        <w:rPr>
          <w:sz w:val="20"/>
          <w:szCs w:val="18"/>
        </w:rPr>
        <w:t xml:space="preserve"> L</w:t>
      </w:r>
      <w:r w:rsidRPr="002372B4">
        <w:rPr>
          <w:sz w:val="20"/>
          <w:szCs w:val="18"/>
        </w:rPr>
        <w:t>ight</w:t>
      </w:r>
      <w:r w:rsidR="00F43FE9">
        <w:rPr>
          <w:sz w:val="20"/>
          <w:szCs w:val="18"/>
        </w:rPr>
        <w:t xml:space="preserve"> Saving</w:t>
      </w:r>
      <w:r w:rsidR="00875C4D" w:rsidRPr="002372B4">
        <w:rPr>
          <w:sz w:val="20"/>
          <w:szCs w:val="18"/>
        </w:rPr>
        <w:t xml:space="preserve"> (DLS)</w:t>
      </w:r>
      <w:bookmarkEnd w:id="42"/>
    </w:p>
    <w:p w14:paraId="6E7479C1" w14:textId="77777777" w:rsidR="00CA2D71" w:rsidRDefault="0060758E" w:rsidP="00E6209A">
      <w:pPr>
        <w:rPr>
          <w:szCs w:val="18"/>
          <w:lang w:val="en-GB"/>
        </w:rPr>
      </w:pPr>
      <w:r w:rsidRPr="002372B4">
        <w:rPr>
          <w:szCs w:val="18"/>
          <w:lang w:val="en-US"/>
        </w:rPr>
        <w:t xml:space="preserve">The dates for DLS normally </w:t>
      </w:r>
      <w:r w:rsidRPr="002372B4">
        <w:rPr>
          <w:szCs w:val="18"/>
          <w:lang w:val="en-GB"/>
        </w:rPr>
        <w:t>vary</w:t>
      </w:r>
      <w:r w:rsidR="00925ED6" w:rsidRPr="002372B4">
        <w:rPr>
          <w:szCs w:val="18"/>
          <w:lang w:val="en-GB"/>
        </w:rPr>
        <w:t xml:space="preserve"> each year as </w:t>
      </w:r>
      <w:r w:rsidRPr="002372B4">
        <w:rPr>
          <w:szCs w:val="18"/>
          <w:lang w:val="en-GB"/>
        </w:rPr>
        <w:t>they are</w:t>
      </w:r>
      <w:r w:rsidR="00925ED6" w:rsidRPr="002372B4">
        <w:rPr>
          <w:szCs w:val="18"/>
          <w:lang w:val="en-GB"/>
        </w:rPr>
        <w:t xml:space="preserve"> often associated with a specific set of Sunday mornings at the beginning </w:t>
      </w:r>
      <w:r w:rsidRPr="002372B4">
        <w:rPr>
          <w:szCs w:val="18"/>
          <w:lang w:val="en-GB"/>
        </w:rPr>
        <w:t>of</w:t>
      </w:r>
      <w:r w:rsidR="00925ED6" w:rsidRPr="002372B4">
        <w:rPr>
          <w:szCs w:val="18"/>
          <w:lang w:val="en-GB"/>
        </w:rPr>
        <w:t xml:space="preserve"> summer and autumn. Note it is important to remember leap years.</w:t>
      </w:r>
    </w:p>
    <w:p w14:paraId="056FD9D4" w14:textId="77777777" w:rsidR="00CF5EA6" w:rsidRDefault="00CF5EA6" w:rsidP="00934798">
      <w:pPr>
        <w:rPr>
          <w:rFonts w:cs="Times New Roman"/>
          <w:b/>
          <w:i/>
          <w:szCs w:val="18"/>
          <w:u w:val="single"/>
          <w:lang w:val="en-GB"/>
        </w:rPr>
      </w:pPr>
    </w:p>
    <w:p w14:paraId="2F043F1B" w14:textId="77777777" w:rsidR="00934798" w:rsidRPr="002372B4" w:rsidRDefault="00934798" w:rsidP="00934798">
      <w:pPr>
        <w:rPr>
          <w:rFonts w:cs="Times New Roman"/>
          <w:szCs w:val="18"/>
          <w:lang w:val="en-GB"/>
        </w:rPr>
      </w:pPr>
      <w:r w:rsidRPr="002372B4">
        <w:rPr>
          <w:rFonts w:cs="Times New Roman"/>
          <w:b/>
          <w:i/>
          <w:szCs w:val="18"/>
          <w:u w:val="single"/>
          <w:lang w:val="en-GB"/>
        </w:rPr>
        <w:t xml:space="preserve">If DLS does not </w:t>
      </w:r>
      <w:r w:rsidRPr="002372B4">
        <w:rPr>
          <w:rFonts w:cs="Times New Roman"/>
          <w:b/>
          <w:szCs w:val="18"/>
          <w:u w:val="single"/>
          <w:lang w:val="en-GB"/>
        </w:rPr>
        <w:t>occur</w:t>
      </w:r>
      <w:r w:rsidRPr="002372B4">
        <w:rPr>
          <w:rFonts w:cs="Times New Roman"/>
          <w:b/>
          <w:szCs w:val="18"/>
          <w:lang w:val="en-GB"/>
        </w:rPr>
        <w:t xml:space="preserve"> give a start and end day immediately</w:t>
      </w:r>
      <w:r w:rsidRPr="002372B4">
        <w:rPr>
          <w:rFonts w:cs="Times New Roman"/>
          <w:szCs w:val="18"/>
          <w:lang w:val="en-GB"/>
        </w:rPr>
        <w:t xml:space="preserve"> after it. </w:t>
      </w:r>
      <w:r w:rsidRPr="002372B4">
        <w:rPr>
          <w:rFonts w:cs="Times New Roman"/>
          <w:szCs w:val="18"/>
          <w:u w:val="single"/>
          <w:lang w:val="en-GB"/>
        </w:rPr>
        <w:t>Important</w:t>
      </w:r>
      <w:r w:rsidRPr="002372B4">
        <w:rPr>
          <w:rFonts w:cs="Times New Roman"/>
          <w:szCs w:val="18"/>
          <w:lang w:val="en-GB"/>
        </w:rPr>
        <w:t>: Make certain the dummy dates are correct for the hemisphere</w:t>
      </w:r>
      <w:r>
        <w:rPr>
          <w:rFonts w:cs="Times New Roman"/>
          <w:szCs w:val="18"/>
          <w:lang w:val="en-GB"/>
        </w:rPr>
        <w:t>:</w:t>
      </w:r>
    </w:p>
    <w:p w14:paraId="50F5C546" w14:textId="77777777" w:rsidR="00934798" w:rsidRDefault="00934798" w:rsidP="00682AA3">
      <w:pPr>
        <w:pStyle w:val="ListParagraph"/>
        <w:numPr>
          <w:ilvl w:val="0"/>
          <w:numId w:val="37"/>
        </w:numPr>
        <w:rPr>
          <w:rFonts w:cs="Times New Roman"/>
          <w:szCs w:val="18"/>
          <w:lang w:val="en-GB"/>
        </w:rPr>
      </w:pPr>
      <w:r>
        <w:rPr>
          <w:rFonts w:cs="Times New Roman"/>
          <w:szCs w:val="18"/>
          <w:lang w:val="en-GB"/>
        </w:rPr>
        <w:t>f</w:t>
      </w:r>
      <w:r w:rsidRPr="003545E5">
        <w:rPr>
          <w:rFonts w:cs="Times New Roman"/>
          <w:szCs w:val="18"/>
          <w:lang w:val="en-GB"/>
        </w:rPr>
        <w:t>or northern hemisphere, use: 180 181</w:t>
      </w:r>
    </w:p>
    <w:p w14:paraId="7F9DFFCB" w14:textId="77777777" w:rsidR="00934798" w:rsidRPr="004C33D2" w:rsidRDefault="00934798" w:rsidP="00682AA3">
      <w:pPr>
        <w:pStyle w:val="ListParagraph"/>
        <w:numPr>
          <w:ilvl w:val="0"/>
          <w:numId w:val="37"/>
        </w:numPr>
        <w:rPr>
          <w:rFonts w:cs="Times New Roman"/>
          <w:szCs w:val="18"/>
          <w:lang w:val="en-GB"/>
        </w:rPr>
      </w:pPr>
      <w:r>
        <w:rPr>
          <w:rFonts w:cs="Times New Roman"/>
          <w:szCs w:val="18"/>
          <w:lang w:val="en-GB"/>
        </w:rPr>
        <w:t>f</w:t>
      </w:r>
      <w:r w:rsidRPr="003545E5">
        <w:rPr>
          <w:rFonts w:cs="Times New Roman"/>
          <w:szCs w:val="18"/>
          <w:lang w:val="en-GB"/>
        </w:rPr>
        <w:t>or southern hemisphere, use:  365 1</w:t>
      </w:r>
    </w:p>
    <w:p w14:paraId="6B6B0821" w14:textId="77777777" w:rsidR="00925ED6" w:rsidRPr="002372B4" w:rsidRDefault="00925ED6" w:rsidP="00E6209A">
      <w:pPr>
        <w:rPr>
          <w:szCs w:val="18"/>
          <w:lang w:val="en-GB"/>
        </w:rPr>
      </w:pPr>
    </w:p>
    <w:p w14:paraId="0423BDB9" w14:textId="77777777" w:rsidR="005E2DCF" w:rsidRPr="002372B4" w:rsidRDefault="00CA2D71" w:rsidP="00E6209A">
      <w:pPr>
        <w:rPr>
          <w:szCs w:val="18"/>
          <w:lang w:val="en-GB"/>
        </w:rPr>
      </w:pPr>
      <w:r w:rsidRPr="002372B4">
        <w:rPr>
          <w:szCs w:val="18"/>
          <w:lang w:val="en-GB"/>
        </w:rPr>
        <w:t>Example</w:t>
      </w:r>
      <w:r w:rsidR="0060758E" w:rsidRPr="002372B4">
        <w:rPr>
          <w:szCs w:val="18"/>
          <w:lang w:val="en-GB"/>
        </w:rPr>
        <w:t>:</w:t>
      </w:r>
      <w:r w:rsidRPr="002372B4">
        <w:rPr>
          <w:szCs w:val="18"/>
          <w:lang w:val="en-GB"/>
        </w:rPr>
        <w:t xml:space="preserve"> </w:t>
      </w:r>
      <w:r w:rsidR="00C95FBD" w:rsidRPr="002372B4">
        <w:rPr>
          <w:szCs w:val="18"/>
          <w:lang w:val="en-GB"/>
        </w:rPr>
        <w:t xml:space="preserve">when </w:t>
      </w:r>
      <w:r w:rsidR="0060758E" w:rsidRPr="002372B4">
        <w:rPr>
          <w:szCs w:val="18"/>
          <w:lang w:val="en-GB"/>
        </w:rPr>
        <w:t xml:space="preserve">running </w:t>
      </w:r>
      <w:r w:rsidR="00C95FBD" w:rsidRPr="002372B4">
        <w:rPr>
          <w:szCs w:val="18"/>
          <w:lang w:val="en-GB"/>
        </w:rPr>
        <w:t>multiple years (in this case 2008 and 2009)</w:t>
      </w:r>
    </w:p>
    <w:p w14:paraId="6A320CB0" w14:textId="77777777" w:rsidR="00CA2D71" w:rsidRPr="002372B4" w:rsidRDefault="00CA2D71" w:rsidP="00944E60">
      <w:pPr>
        <w:ind w:firstLine="567"/>
        <w:rPr>
          <w:szCs w:val="18"/>
          <w:lang w:val="en-GB"/>
        </w:rPr>
      </w:pPr>
      <w:r w:rsidRPr="002372B4">
        <w:rPr>
          <w:szCs w:val="18"/>
          <w:lang w:val="en-GB"/>
        </w:rPr>
        <w:t xml:space="preserve">2008             </w:t>
      </w:r>
      <w:r w:rsidR="008D644A" w:rsidRPr="002372B4">
        <w:rPr>
          <w:szCs w:val="18"/>
          <w:lang w:val="en-GB"/>
        </w:rPr>
        <w:t xml:space="preserve">170  </w:t>
      </w:r>
      <w:r w:rsidR="007B1D57" w:rsidRPr="002372B4">
        <w:rPr>
          <w:szCs w:val="18"/>
          <w:lang w:val="en-GB"/>
        </w:rPr>
        <w:t xml:space="preserve">        240         !</w:t>
      </w:r>
      <w:r w:rsidR="0060758E" w:rsidRPr="002372B4">
        <w:rPr>
          <w:szCs w:val="18"/>
          <w:lang w:val="en-GB"/>
        </w:rPr>
        <w:t xml:space="preserve"> </w:t>
      </w:r>
      <w:r w:rsidR="007A2A9C" w:rsidRPr="002372B4">
        <w:rPr>
          <w:szCs w:val="18"/>
          <w:lang w:val="en-GB"/>
        </w:rPr>
        <w:t>Year -</w:t>
      </w:r>
      <w:r w:rsidR="008D644A" w:rsidRPr="002372B4">
        <w:rPr>
          <w:szCs w:val="18"/>
          <w:lang w:val="en-GB"/>
        </w:rPr>
        <w:t xml:space="preserve">start of </w:t>
      </w:r>
      <w:r w:rsidR="007B1D57" w:rsidRPr="002372B4">
        <w:rPr>
          <w:szCs w:val="18"/>
          <w:lang w:val="en-GB"/>
        </w:rPr>
        <w:t>d</w:t>
      </w:r>
      <w:r w:rsidR="008D644A" w:rsidRPr="002372B4">
        <w:rPr>
          <w:szCs w:val="18"/>
          <w:lang w:val="en-GB"/>
        </w:rPr>
        <w:t xml:space="preserve">aylight </w:t>
      </w:r>
      <w:r w:rsidR="007B1D57" w:rsidRPr="002372B4">
        <w:rPr>
          <w:szCs w:val="18"/>
          <w:lang w:val="en-GB"/>
        </w:rPr>
        <w:t>s</w:t>
      </w:r>
      <w:r w:rsidR="008D644A" w:rsidRPr="002372B4">
        <w:rPr>
          <w:szCs w:val="18"/>
          <w:lang w:val="en-GB"/>
        </w:rPr>
        <w:t>avings   -</w:t>
      </w:r>
      <w:r w:rsidR="007A2A9C" w:rsidRPr="002372B4">
        <w:rPr>
          <w:szCs w:val="18"/>
          <w:lang w:val="en-GB"/>
        </w:rPr>
        <w:t>e</w:t>
      </w:r>
      <w:r w:rsidR="008D644A" w:rsidRPr="002372B4">
        <w:rPr>
          <w:szCs w:val="18"/>
          <w:lang w:val="en-GB"/>
        </w:rPr>
        <w:t xml:space="preserve">nd </w:t>
      </w:r>
      <w:r w:rsidR="00C95FBD" w:rsidRPr="002372B4">
        <w:rPr>
          <w:szCs w:val="18"/>
          <w:lang w:val="en-GB"/>
        </w:rPr>
        <w:t xml:space="preserve">of </w:t>
      </w:r>
      <w:r w:rsidR="007B1D57" w:rsidRPr="002372B4">
        <w:rPr>
          <w:szCs w:val="18"/>
          <w:lang w:val="en-GB"/>
        </w:rPr>
        <w:t>d</w:t>
      </w:r>
      <w:r w:rsidR="008D644A" w:rsidRPr="002372B4">
        <w:rPr>
          <w:szCs w:val="18"/>
          <w:lang w:val="en-GB"/>
        </w:rPr>
        <w:t>aylight savings</w:t>
      </w:r>
    </w:p>
    <w:p w14:paraId="1D1DBBC5" w14:textId="77777777" w:rsidR="00CA2D71" w:rsidRPr="002372B4" w:rsidRDefault="00CA2D71" w:rsidP="00944E60">
      <w:pPr>
        <w:ind w:firstLine="567"/>
        <w:rPr>
          <w:szCs w:val="18"/>
          <w:lang w:val="en-GB"/>
        </w:rPr>
      </w:pPr>
      <w:r w:rsidRPr="002372B4">
        <w:rPr>
          <w:szCs w:val="18"/>
          <w:lang w:val="en-GB"/>
        </w:rPr>
        <w:t xml:space="preserve">2009 </w:t>
      </w:r>
      <w:r w:rsidR="008D644A" w:rsidRPr="002372B4">
        <w:rPr>
          <w:szCs w:val="18"/>
          <w:lang w:val="en-GB"/>
        </w:rPr>
        <w:t xml:space="preserve">            172          242</w:t>
      </w:r>
    </w:p>
    <w:p w14:paraId="18B92366" w14:textId="77777777" w:rsidR="008D644A" w:rsidRPr="002372B4" w:rsidRDefault="008D644A" w:rsidP="008D644A">
      <w:pPr>
        <w:pStyle w:val="ListParagraph"/>
        <w:ind w:left="360"/>
        <w:rPr>
          <w:rFonts w:cs="Times New Roman"/>
          <w:b/>
          <w:i/>
          <w:szCs w:val="18"/>
          <w:lang w:val="en-GB"/>
        </w:rPr>
      </w:pPr>
    </w:p>
    <w:p w14:paraId="118FC7B0" w14:textId="77777777" w:rsidR="00944E60" w:rsidRPr="002372B4" w:rsidRDefault="00944E60" w:rsidP="00944E60">
      <w:pPr>
        <w:rPr>
          <w:szCs w:val="18"/>
          <w:lang w:val="en-GB"/>
        </w:rPr>
      </w:pPr>
      <w:r w:rsidRPr="002372B4">
        <w:rPr>
          <w:szCs w:val="18"/>
          <w:lang w:val="en-GB"/>
        </w:rPr>
        <w:t>Example</w:t>
      </w:r>
      <w:r w:rsidR="0060758E" w:rsidRPr="002372B4">
        <w:rPr>
          <w:szCs w:val="18"/>
          <w:lang w:val="en-GB"/>
        </w:rPr>
        <w:t>:</w:t>
      </w:r>
      <w:r w:rsidRPr="002372B4">
        <w:rPr>
          <w:szCs w:val="18"/>
          <w:lang w:val="en-GB"/>
        </w:rPr>
        <w:t xml:space="preserve"> when daylight saving </w:t>
      </w:r>
      <w:r w:rsidRPr="002372B4">
        <w:rPr>
          <w:szCs w:val="18"/>
          <w:u w:val="single"/>
          <w:lang w:val="en-GB"/>
        </w:rPr>
        <w:t>does not occur</w:t>
      </w:r>
      <w:r w:rsidR="00C95FBD" w:rsidRPr="002372B4">
        <w:rPr>
          <w:szCs w:val="18"/>
          <w:lang w:val="en-GB"/>
        </w:rPr>
        <w:t xml:space="preserve"> in Northern hemisphere:</w:t>
      </w:r>
    </w:p>
    <w:p w14:paraId="53EC774A" w14:textId="77777777" w:rsidR="00C95FBD" w:rsidRPr="002372B4" w:rsidRDefault="00C95FBD" w:rsidP="00C95FBD">
      <w:pPr>
        <w:ind w:firstLine="567"/>
        <w:rPr>
          <w:szCs w:val="18"/>
          <w:lang w:val="en-GB"/>
        </w:rPr>
      </w:pPr>
      <w:r w:rsidRPr="002372B4">
        <w:rPr>
          <w:szCs w:val="18"/>
          <w:lang w:val="en-GB"/>
        </w:rPr>
        <w:t xml:space="preserve">2008             180          181   </w:t>
      </w:r>
      <w:r w:rsidR="007A2A9C" w:rsidRPr="002372B4">
        <w:rPr>
          <w:szCs w:val="18"/>
          <w:lang w:val="en-GB"/>
        </w:rPr>
        <w:t xml:space="preserve">      !</w:t>
      </w:r>
      <w:r w:rsidR="0060758E" w:rsidRPr="002372B4">
        <w:rPr>
          <w:szCs w:val="18"/>
          <w:lang w:val="en-GB"/>
        </w:rPr>
        <w:t xml:space="preserve"> </w:t>
      </w:r>
      <w:r w:rsidR="007A2A9C" w:rsidRPr="002372B4">
        <w:rPr>
          <w:szCs w:val="18"/>
          <w:lang w:val="en-GB"/>
        </w:rPr>
        <w:t>Year -</w:t>
      </w:r>
      <w:r w:rsidRPr="002372B4">
        <w:rPr>
          <w:szCs w:val="18"/>
          <w:lang w:val="en-GB"/>
        </w:rPr>
        <w:t xml:space="preserve">start of </w:t>
      </w:r>
      <w:r w:rsidR="007B1D57" w:rsidRPr="002372B4">
        <w:rPr>
          <w:szCs w:val="18"/>
          <w:lang w:val="en-GB"/>
        </w:rPr>
        <w:t>d</w:t>
      </w:r>
      <w:r w:rsidRPr="002372B4">
        <w:rPr>
          <w:szCs w:val="18"/>
          <w:lang w:val="en-GB"/>
        </w:rPr>
        <w:t xml:space="preserve">aylight </w:t>
      </w:r>
      <w:r w:rsidR="007B1D57" w:rsidRPr="002372B4">
        <w:rPr>
          <w:szCs w:val="18"/>
          <w:lang w:val="en-GB"/>
        </w:rPr>
        <w:t>s</w:t>
      </w:r>
      <w:r w:rsidRPr="002372B4">
        <w:rPr>
          <w:szCs w:val="18"/>
          <w:lang w:val="en-GB"/>
        </w:rPr>
        <w:t>avings   -</w:t>
      </w:r>
      <w:r w:rsidR="007A2A9C" w:rsidRPr="002372B4">
        <w:rPr>
          <w:szCs w:val="18"/>
          <w:lang w:val="en-GB"/>
        </w:rPr>
        <w:t>e</w:t>
      </w:r>
      <w:r w:rsidRPr="002372B4">
        <w:rPr>
          <w:szCs w:val="18"/>
          <w:lang w:val="en-GB"/>
        </w:rPr>
        <w:t xml:space="preserve">nd of </w:t>
      </w:r>
      <w:r w:rsidR="007B1D57" w:rsidRPr="002372B4">
        <w:rPr>
          <w:szCs w:val="18"/>
          <w:lang w:val="en-GB"/>
        </w:rPr>
        <w:t>d</w:t>
      </w:r>
      <w:r w:rsidRPr="002372B4">
        <w:rPr>
          <w:szCs w:val="18"/>
          <w:lang w:val="en-GB"/>
        </w:rPr>
        <w:t>aylight savings</w:t>
      </w:r>
    </w:p>
    <w:p w14:paraId="31A92F3F" w14:textId="77777777" w:rsidR="007A2A9C" w:rsidRPr="002372B4" w:rsidRDefault="007A2A9C" w:rsidP="00C95FBD">
      <w:pPr>
        <w:ind w:firstLine="567"/>
        <w:rPr>
          <w:szCs w:val="18"/>
          <w:lang w:val="en-GB"/>
        </w:rPr>
      </w:pPr>
    </w:p>
    <w:p w14:paraId="428643CD" w14:textId="77777777" w:rsidR="007A2A9C" w:rsidRPr="002372B4" w:rsidRDefault="007A2A9C" w:rsidP="007A2A9C">
      <w:pPr>
        <w:pStyle w:val="ListParagraph"/>
        <w:ind w:left="0"/>
        <w:rPr>
          <w:rFonts w:cs="Times New Roman"/>
          <w:szCs w:val="18"/>
          <w:u w:val="single"/>
          <w:lang w:val="en-GB"/>
        </w:rPr>
      </w:pPr>
      <w:r w:rsidRPr="002372B4">
        <w:rPr>
          <w:szCs w:val="18"/>
          <w:lang w:val="en-GB"/>
        </w:rPr>
        <w:t>Example</w:t>
      </w:r>
      <w:r w:rsidR="0060758E" w:rsidRPr="002372B4">
        <w:rPr>
          <w:szCs w:val="18"/>
          <w:lang w:val="en-GB"/>
        </w:rPr>
        <w:t>:</w:t>
      </w:r>
      <w:r w:rsidRPr="002372B4">
        <w:rPr>
          <w:szCs w:val="18"/>
          <w:lang w:val="en-GB"/>
        </w:rPr>
        <w:t xml:space="preserve"> when daylight saving occurs in </w:t>
      </w:r>
      <w:r w:rsidRPr="002372B4">
        <w:rPr>
          <w:szCs w:val="18"/>
          <w:u w:val="single"/>
          <w:lang w:val="en-GB"/>
        </w:rPr>
        <w:t>S</w:t>
      </w:r>
      <w:r w:rsidRPr="002372B4">
        <w:rPr>
          <w:rFonts w:cs="Times New Roman"/>
          <w:szCs w:val="18"/>
          <w:u w:val="single"/>
          <w:lang w:val="en-GB"/>
        </w:rPr>
        <w:t xml:space="preserve">outhern </w:t>
      </w:r>
      <w:r w:rsidR="0060758E" w:rsidRPr="002372B4">
        <w:rPr>
          <w:rFonts w:cs="Times New Roman"/>
          <w:szCs w:val="18"/>
          <w:u w:val="single"/>
          <w:lang w:val="en-GB"/>
        </w:rPr>
        <w:t>h</w:t>
      </w:r>
      <w:r w:rsidRPr="002372B4">
        <w:rPr>
          <w:rFonts w:cs="Times New Roman"/>
          <w:szCs w:val="18"/>
          <w:u w:val="single"/>
          <w:lang w:val="en-GB"/>
        </w:rPr>
        <w:t>emisphere</w:t>
      </w:r>
    </w:p>
    <w:p w14:paraId="33E3E6FD" w14:textId="77777777" w:rsidR="007A2A9C" w:rsidRPr="002372B4" w:rsidRDefault="007A2A9C" w:rsidP="007A2A9C">
      <w:pPr>
        <w:ind w:firstLine="567"/>
        <w:rPr>
          <w:szCs w:val="18"/>
          <w:lang w:val="en-GB"/>
        </w:rPr>
      </w:pPr>
      <w:r w:rsidRPr="002372B4">
        <w:rPr>
          <w:szCs w:val="18"/>
          <w:lang w:val="en-GB"/>
        </w:rPr>
        <w:t>2004             275            93</w:t>
      </w:r>
      <w:r w:rsidR="007B1D57" w:rsidRPr="002372B4">
        <w:rPr>
          <w:szCs w:val="18"/>
          <w:lang w:val="en-GB"/>
        </w:rPr>
        <w:t xml:space="preserve">         !</w:t>
      </w:r>
      <w:r w:rsidR="0060758E" w:rsidRPr="002372B4">
        <w:rPr>
          <w:szCs w:val="18"/>
          <w:lang w:val="en-GB"/>
        </w:rPr>
        <w:t xml:space="preserve"> </w:t>
      </w:r>
      <w:r w:rsidRPr="002372B4">
        <w:rPr>
          <w:szCs w:val="18"/>
          <w:lang w:val="en-GB"/>
        </w:rPr>
        <w:t xml:space="preserve">Year -start of </w:t>
      </w:r>
      <w:r w:rsidR="0060758E" w:rsidRPr="002372B4">
        <w:rPr>
          <w:szCs w:val="18"/>
          <w:lang w:val="en-GB"/>
        </w:rPr>
        <w:t>d</w:t>
      </w:r>
      <w:r w:rsidRPr="002372B4">
        <w:rPr>
          <w:szCs w:val="18"/>
          <w:lang w:val="en-GB"/>
        </w:rPr>
        <w:t xml:space="preserve">aylight </w:t>
      </w:r>
      <w:r w:rsidR="007B1D57" w:rsidRPr="002372B4">
        <w:rPr>
          <w:szCs w:val="18"/>
          <w:lang w:val="en-GB"/>
        </w:rPr>
        <w:t>s</w:t>
      </w:r>
      <w:r w:rsidRPr="002372B4">
        <w:rPr>
          <w:szCs w:val="18"/>
          <w:lang w:val="en-GB"/>
        </w:rPr>
        <w:t xml:space="preserve">avings   -end of </w:t>
      </w:r>
      <w:r w:rsidR="007B1D57" w:rsidRPr="002372B4">
        <w:rPr>
          <w:szCs w:val="18"/>
          <w:lang w:val="en-GB"/>
        </w:rPr>
        <w:t>d</w:t>
      </w:r>
      <w:r w:rsidRPr="002372B4">
        <w:rPr>
          <w:szCs w:val="18"/>
          <w:lang w:val="en-GB"/>
        </w:rPr>
        <w:t>aylight savings</w:t>
      </w:r>
    </w:p>
    <w:p w14:paraId="492157BE" w14:textId="77777777" w:rsidR="00944E60" w:rsidRPr="002372B4" w:rsidRDefault="00944E60" w:rsidP="00944E60">
      <w:pPr>
        <w:rPr>
          <w:szCs w:val="18"/>
          <w:lang w:val="en-GB"/>
        </w:rPr>
      </w:pPr>
    </w:p>
    <w:p w14:paraId="1F2FFA14" w14:textId="77777777" w:rsidR="00944E60" w:rsidRPr="002372B4" w:rsidRDefault="00ED76FD" w:rsidP="00ED76FD">
      <w:pPr>
        <w:pStyle w:val="ListParagraph"/>
        <w:ind w:left="0"/>
        <w:rPr>
          <w:rFonts w:cs="Times New Roman"/>
          <w:szCs w:val="18"/>
          <w:lang w:val="en-GB"/>
        </w:rPr>
      </w:pPr>
      <w:r w:rsidRPr="002372B4">
        <w:rPr>
          <w:szCs w:val="18"/>
          <w:lang w:val="en-GB"/>
        </w:rPr>
        <w:t>Example</w:t>
      </w:r>
      <w:r w:rsidR="0060758E" w:rsidRPr="002372B4">
        <w:rPr>
          <w:szCs w:val="18"/>
          <w:lang w:val="en-GB"/>
        </w:rPr>
        <w:t>:</w:t>
      </w:r>
      <w:r w:rsidRPr="002372B4">
        <w:rPr>
          <w:szCs w:val="18"/>
          <w:lang w:val="en-GB"/>
        </w:rPr>
        <w:t xml:space="preserve"> when daylight saving </w:t>
      </w:r>
      <w:r w:rsidRPr="002372B4">
        <w:rPr>
          <w:szCs w:val="18"/>
          <w:u w:val="single"/>
          <w:lang w:val="en-GB"/>
        </w:rPr>
        <w:t>does not occur</w:t>
      </w:r>
      <w:r w:rsidRPr="002372B4">
        <w:rPr>
          <w:szCs w:val="18"/>
          <w:lang w:val="en-GB"/>
        </w:rPr>
        <w:t xml:space="preserve"> in S</w:t>
      </w:r>
      <w:r w:rsidRPr="002372B4">
        <w:rPr>
          <w:rFonts w:cs="Times New Roman"/>
          <w:szCs w:val="18"/>
          <w:lang w:val="en-GB"/>
        </w:rPr>
        <w:t xml:space="preserve">outhern </w:t>
      </w:r>
      <w:r w:rsidR="0060758E" w:rsidRPr="002372B4">
        <w:rPr>
          <w:rFonts w:cs="Times New Roman"/>
          <w:szCs w:val="18"/>
          <w:lang w:val="en-GB"/>
        </w:rPr>
        <w:t>h</w:t>
      </w:r>
      <w:r w:rsidR="00C95FBD" w:rsidRPr="002372B4">
        <w:rPr>
          <w:rFonts w:cs="Times New Roman"/>
          <w:szCs w:val="18"/>
          <w:lang w:val="en-GB"/>
        </w:rPr>
        <w:t>emisphere</w:t>
      </w:r>
    </w:p>
    <w:p w14:paraId="0E9993E1" w14:textId="77777777" w:rsidR="00FA77F1" w:rsidRDefault="00C95FBD" w:rsidP="00E702C9">
      <w:pPr>
        <w:ind w:firstLine="567"/>
        <w:rPr>
          <w:szCs w:val="18"/>
          <w:lang w:val="en-GB"/>
        </w:rPr>
      </w:pPr>
      <w:r w:rsidRPr="002372B4">
        <w:rPr>
          <w:szCs w:val="18"/>
          <w:lang w:val="en-GB"/>
        </w:rPr>
        <w:t>2008             365             1</w:t>
      </w:r>
      <w:r w:rsidR="007A2A9C" w:rsidRPr="002372B4">
        <w:rPr>
          <w:szCs w:val="18"/>
          <w:lang w:val="en-GB"/>
        </w:rPr>
        <w:t xml:space="preserve">         </w:t>
      </w:r>
      <w:r w:rsidR="007B1D57" w:rsidRPr="002372B4">
        <w:rPr>
          <w:szCs w:val="18"/>
          <w:lang w:val="en-GB"/>
        </w:rPr>
        <w:t xml:space="preserve"> !</w:t>
      </w:r>
      <w:r w:rsidR="0060758E" w:rsidRPr="002372B4">
        <w:rPr>
          <w:szCs w:val="18"/>
          <w:lang w:val="en-GB"/>
        </w:rPr>
        <w:t xml:space="preserve"> </w:t>
      </w:r>
      <w:r w:rsidR="007A2A9C" w:rsidRPr="002372B4">
        <w:rPr>
          <w:szCs w:val="18"/>
          <w:lang w:val="en-GB"/>
        </w:rPr>
        <w:t>Year -</w:t>
      </w:r>
      <w:r w:rsidRPr="002372B4">
        <w:rPr>
          <w:szCs w:val="18"/>
          <w:lang w:val="en-GB"/>
        </w:rPr>
        <w:t xml:space="preserve">start of </w:t>
      </w:r>
      <w:r w:rsidR="007B1D57" w:rsidRPr="002372B4">
        <w:rPr>
          <w:szCs w:val="18"/>
          <w:lang w:val="en-GB"/>
        </w:rPr>
        <w:t>d</w:t>
      </w:r>
      <w:r w:rsidRPr="002372B4">
        <w:rPr>
          <w:szCs w:val="18"/>
          <w:lang w:val="en-GB"/>
        </w:rPr>
        <w:t>aylight Savings   -</w:t>
      </w:r>
      <w:r w:rsidR="007A2A9C" w:rsidRPr="002372B4">
        <w:rPr>
          <w:szCs w:val="18"/>
          <w:lang w:val="en-GB"/>
        </w:rPr>
        <w:t>e</w:t>
      </w:r>
      <w:r w:rsidRPr="002372B4">
        <w:rPr>
          <w:szCs w:val="18"/>
          <w:lang w:val="en-GB"/>
        </w:rPr>
        <w:t xml:space="preserve">nd of </w:t>
      </w:r>
      <w:r w:rsidR="007B1D57" w:rsidRPr="002372B4">
        <w:rPr>
          <w:szCs w:val="18"/>
          <w:lang w:val="en-GB"/>
        </w:rPr>
        <w:t>d</w:t>
      </w:r>
      <w:r w:rsidRPr="002372B4">
        <w:rPr>
          <w:szCs w:val="18"/>
          <w:lang w:val="en-GB"/>
        </w:rPr>
        <w:t>aylight savings</w:t>
      </w:r>
    </w:p>
    <w:p w14:paraId="34CAE493" w14:textId="77777777" w:rsidR="00934798" w:rsidRPr="002372B4" w:rsidRDefault="00934798" w:rsidP="00E702C9">
      <w:pPr>
        <w:ind w:firstLine="567"/>
        <w:rPr>
          <w:szCs w:val="18"/>
          <w:lang w:val="en-GB"/>
        </w:rPr>
      </w:pPr>
    </w:p>
    <w:p w14:paraId="66AF99F7" w14:textId="77777777" w:rsidR="00967842" w:rsidRDefault="00967842" w:rsidP="00967842">
      <w:pPr>
        <w:rPr>
          <w:sz w:val="18"/>
          <w:szCs w:val="18"/>
          <w:lang w:val="en-GB"/>
        </w:rPr>
      </w:pPr>
    </w:p>
    <w:p w14:paraId="79B28C44" w14:textId="77777777" w:rsidR="00967842" w:rsidRPr="007E1D74" w:rsidRDefault="002372B4" w:rsidP="00682AA3">
      <w:pPr>
        <w:pStyle w:val="Heading3"/>
        <w:numPr>
          <w:ilvl w:val="2"/>
          <w:numId w:val="40"/>
        </w:numPr>
        <w:ind w:left="720"/>
        <w:rPr>
          <w:sz w:val="20"/>
          <w:szCs w:val="20"/>
        </w:rPr>
      </w:pPr>
      <w:bookmarkStart w:id="43" w:name="_Ref406753092"/>
      <w:bookmarkStart w:id="44" w:name="_Ref406753114"/>
      <w:bookmarkStart w:id="45" w:name="_Toc414112031"/>
      <w:r w:rsidRPr="002372B4">
        <w:rPr>
          <w:sz w:val="20"/>
          <w:szCs w:val="20"/>
        </w:rPr>
        <w:t>Grid Connections (water flow between grids)</w:t>
      </w:r>
      <w:bookmarkEnd w:id="43"/>
      <w:bookmarkEnd w:id="44"/>
      <w:bookmarkEnd w:id="45"/>
    </w:p>
    <w:p w14:paraId="51BC105A" w14:textId="77777777" w:rsidR="00F73141" w:rsidRDefault="00AB39A4" w:rsidP="00AB39A4">
      <w:pPr>
        <w:rPr>
          <w:szCs w:val="20"/>
          <w:lang w:val="en-GB"/>
        </w:rPr>
      </w:pPr>
      <w:bookmarkStart w:id="46" w:name="_4.3_GridConnectionsYYYY.txt"/>
      <w:bookmarkEnd w:id="46"/>
      <w:r w:rsidRPr="002372B4">
        <w:rPr>
          <w:szCs w:val="20"/>
          <w:lang w:val="en-US"/>
        </w:rPr>
        <w:t>This section gives an e</w:t>
      </w:r>
      <w:r w:rsidRPr="002372B4">
        <w:rPr>
          <w:szCs w:val="20"/>
          <w:lang w:val="en-GB"/>
        </w:rPr>
        <w:t xml:space="preserve">xample of water flow between grids, calculated based on the relative elevation of the grids and length of the connecting surface between adjacent grids. For the square grids </w:t>
      </w:r>
      <w:r w:rsidRPr="00514E61">
        <w:rPr>
          <w:szCs w:val="20"/>
          <w:lang w:val="en-GB"/>
        </w:rPr>
        <w:t xml:space="preserve">in </w:t>
      </w:r>
      <w:r w:rsidR="009A2F49">
        <w:fldChar w:fldCharType="begin"/>
      </w:r>
      <w:r w:rsidR="009A2F49">
        <w:instrText xml:space="preserve"> REF _Ref406682888  \* MERGEFORMAT </w:instrText>
      </w:r>
      <w:r w:rsidR="009A2F49">
        <w:fldChar w:fldCharType="separate"/>
      </w:r>
      <w:r w:rsidR="00237E8B" w:rsidRPr="00237E8B">
        <w:rPr>
          <w:szCs w:val="20"/>
        </w:rPr>
        <w:t xml:space="preserve">Figure </w:t>
      </w:r>
      <w:r w:rsidR="00237E8B" w:rsidRPr="00237E8B">
        <w:rPr>
          <w:noProof/>
          <w:szCs w:val="20"/>
        </w:rPr>
        <w:t>1</w:t>
      </w:r>
      <w:r w:rsidR="009A2F49">
        <w:rPr>
          <w:noProof/>
          <w:szCs w:val="20"/>
        </w:rPr>
        <w:fldChar w:fldCharType="end"/>
      </w:r>
      <w:r w:rsidR="00204BEA" w:rsidRPr="00514E61">
        <w:rPr>
          <w:szCs w:val="20"/>
          <w:lang w:val="en-GB"/>
        </w:rPr>
        <w:t>a</w:t>
      </w:r>
      <w:r w:rsidRPr="00514E61">
        <w:rPr>
          <w:szCs w:val="20"/>
          <w:lang w:val="en-GB"/>
        </w:rPr>
        <w:t>, water flow is assumed to be zero between diagonally adjacent grids, as the length of connecting surface linking the grids is very small. Model grids need not be square or the same size, as illustrated in (</w:t>
      </w:r>
      <w:r w:rsidR="009A2F49">
        <w:fldChar w:fldCharType="begin"/>
      </w:r>
      <w:r w:rsidR="009A2F49">
        <w:instrText xml:space="preserve"> REF _Ref406682888  \* MERGEFORMAT </w:instrText>
      </w:r>
      <w:r w:rsidR="009A2F49">
        <w:fldChar w:fldCharType="separate"/>
      </w:r>
      <w:r w:rsidR="00237E8B" w:rsidRPr="00237E8B">
        <w:rPr>
          <w:szCs w:val="20"/>
        </w:rPr>
        <w:t xml:space="preserve">Figure </w:t>
      </w:r>
      <w:r w:rsidR="00237E8B" w:rsidRPr="00237E8B">
        <w:rPr>
          <w:noProof/>
          <w:szCs w:val="20"/>
        </w:rPr>
        <w:t>1</w:t>
      </w:r>
      <w:r w:rsidR="009A2F49">
        <w:rPr>
          <w:noProof/>
          <w:szCs w:val="20"/>
        </w:rPr>
        <w:fldChar w:fldCharType="end"/>
      </w:r>
      <w:r w:rsidRPr="00514E61">
        <w:rPr>
          <w:szCs w:val="20"/>
          <w:lang w:val="en-GB"/>
        </w:rPr>
        <w:t>b).</w:t>
      </w:r>
      <w:r w:rsidR="00F73141" w:rsidRPr="002372B4">
        <w:rPr>
          <w:szCs w:val="20"/>
          <w:lang w:val="en-GB"/>
        </w:rPr>
        <w:t xml:space="preserve"> </w:t>
      </w:r>
    </w:p>
    <w:p w14:paraId="36CC2C14" w14:textId="77777777" w:rsidR="00FF5880" w:rsidRPr="002372B4" w:rsidRDefault="00FF5880" w:rsidP="00AB39A4">
      <w:pPr>
        <w:rPr>
          <w:szCs w:val="20"/>
          <w:lang w:val="en-GB"/>
        </w:rPr>
      </w:pPr>
    </w:p>
    <w:p w14:paraId="51C3DDDF" w14:textId="6292EA75" w:rsidR="00AB39A4" w:rsidRPr="002372B4" w:rsidRDefault="00F9692D" w:rsidP="00AB39A4">
      <w:pPr>
        <w:rPr>
          <w:szCs w:val="20"/>
          <w:lang w:val="en-GB"/>
        </w:rPr>
      </w:pPr>
      <w:r w:rsidRPr="004668AF">
        <w:rPr>
          <w:szCs w:val="20"/>
          <w:lang w:val="en-GB"/>
        </w:rPr>
        <w:fldChar w:fldCharType="begin"/>
      </w:r>
      <w:r w:rsidR="00F73141" w:rsidRPr="004668AF">
        <w:rPr>
          <w:szCs w:val="20"/>
          <w:lang w:val="en-GB"/>
        </w:rPr>
        <w:instrText xml:space="preserve"> REF _Ref406683122 </w:instrText>
      </w:r>
      <w:r w:rsidR="002372B4" w:rsidRPr="004668AF">
        <w:rPr>
          <w:szCs w:val="20"/>
          <w:lang w:val="en-GB"/>
        </w:rPr>
        <w:instrText xml:space="preserve"> \* MERGEFORMAT </w:instrText>
      </w:r>
      <w:r w:rsidRPr="004668AF">
        <w:rPr>
          <w:szCs w:val="20"/>
          <w:lang w:val="en-GB"/>
        </w:rPr>
        <w:fldChar w:fldCharType="separate"/>
      </w:r>
      <w:r w:rsidR="00237E8B" w:rsidRPr="00237E8B">
        <w:rPr>
          <w:szCs w:val="20"/>
        </w:rPr>
        <w:t xml:space="preserve">Table </w:t>
      </w:r>
      <w:r w:rsidRPr="004668AF">
        <w:rPr>
          <w:szCs w:val="20"/>
          <w:lang w:val="en-GB"/>
        </w:rPr>
        <w:fldChar w:fldCharType="end"/>
      </w:r>
      <w:r w:rsidR="00AB39A4" w:rsidRPr="004668AF">
        <w:rPr>
          <w:szCs w:val="20"/>
          <w:lang w:val="en-GB"/>
        </w:rPr>
        <w:t xml:space="preserve"> give</w:t>
      </w:r>
      <w:r w:rsidR="00AB39A4" w:rsidRPr="004F15E8">
        <w:rPr>
          <w:szCs w:val="20"/>
          <w:lang w:val="en-GB"/>
        </w:rPr>
        <w:t xml:space="preserve">s example values for the grid connections part of SiteSelect.txt for the grids </w:t>
      </w:r>
      <w:r w:rsidR="00AB39A4" w:rsidRPr="00514E61">
        <w:rPr>
          <w:szCs w:val="20"/>
          <w:lang w:val="en-GB"/>
        </w:rPr>
        <w:t xml:space="preserve">in </w:t>
      </w:r>
      <w:r w:rsidR="009A2F49">
        <w:fldChar w:fldCharType="begin"/>
      </w:r>
      <w:r w:rsidR="009A2F49">
        <w:instrText xml:space="preserve"> REF _Ref406682888  \* MERGEFORMAT </w:instrText>
      </w:r>
      <w:r w:rsidR="009A2F49">
        <w:fldChar w:fldCharType="separate"/>
      </w:r>
      <w:r w:rsidR="00237E8B" w:rsidRPr="00237E8B">
        <w:rPr>
          <w:szCs w:val="20"/>
        </w:rPr>
        <w:t xml:space="preserve">Figure </w:t>
      </w:r>
      <w:r w:rsidR="00237E8B" w:rsidRPr="00237E8B">
        <w:rPr>
          <w:noProof/>
          <w:szCs w:val="20"/>
        </w:rPr>
        <w:t>1</w:t>
      </w:r>
      <w:r w:rsidR="009A2F49">
        <w:rPr>
          <w:noProof/>
          <w:szCs w:val="20"/>
        </w:rPr>
        <w:fldChar w:fldCharType="end"/>
      </w:r>
      <w:r w:rsidR="00F73141" w:rsidRPr="00514E61">
        <w:rPr>
          <w:szCs w:val="20"/>
          <w:lang w:val="en-GB"/>
        </w:rPr>
        <w:t>b.</w:t>
      </w:r>
      <w:r w:rsidR="00AB39A4" w:rsidRPr="00514E61">
        <w:rPr>
          <w:szCs w:val="20"/>
          <w:lang w:val="en-GB"/>
        </w:rPr>
        <w:t xml:space="preserve"> For each row of SiteSelect.txt, only water flowing out of the current grid is entered (e.g. water flows from 234 to 236 and</w:t>
      </w:r>
      <w:r w:rsidR="00AB39A4" w:rsidRPr="002372B4">
        <w:rPr>
          <w:szCs w:val="20"/>
          <w:lang w:val="en-GB"/>
        </w:rPr>
        <w:t xml:space="preserve"> 237, with a larg</w:t>
      </w:r>
      <w:r w:rsidR="00F73141" w:rsidRPr="002372B4">
        <w:rPr>
          <w:szCs w:val="20"/>
          <w:lang w:val="en-GB"/>
        </w:rPr>
        <w:t xml:space="preserve">er proportion of water flowing to </w:t>
      </w:r>
      <w:r w:rsidR="00AB39A4" w:rsidRPr="002372B4">
        <w:rPr>
          <w:szCs w:val="20"/>
          <w:lang w:val="en-GB"/>
        </w:rPr>
        <w:t xml:space="preserve">237 because of the greater length of connecting surface between 234 and 237 than between 234 and 236. No water is assumed to flow between 234 and 233 or 235 because there is no elevation difference between these grids. Grids 234 and 238 are at the same elevation and only connect at a point, so no water flows between them. Water enters grid 234 from grids 230, 231 and 232 as these are more elevated. </w:t>
      </w:r>
    </w:p>
    <w:p w14:paraId="62238F59" w14:textId="77777777" w:rsidR="00AB39A4" w:rsidRPr="00AB39A4" w:rsidRDefault="00AB39A4" w:rsidP="00AB39A4">
      <w:pPr>
        <w:rPr>
          <w:lang w:val="en-GB"/>
        </w:rPr>
      </w:pPr>
    </w:p>
    <w:p w14:paraId="093F3349" w14:textId="77777777" w:rsidR="00AB39A4" w:rsidRPr="00553A6C" w:rsidRDefault="00AB39A4" w:rsidP="00AB39A4">
      <w:pPr>
        <w:keepNext/>
      </w:pPr>
      <w:r w:rsidRPr="00553A6C">
        <w:rPr>
          <w:noProof/>
          <w:lang w:val="en-US"/>
        </w:rPr>
        <w:drawing>
          <wp:inline distT="0" distB="0" distL="0" distR="0" wp14:anchorId="67B783EA" wp14:editId="064CA4B1">
            <wp:extent cx="5504688" cy="2139696"/>
            <wp:effectExtent l="19050" t="0" r="762" b="0"/>
            <wp:docPr id="1" name="Picture 0" descr="Grid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onnections.jpg"/>
                    <pic:cNvPicPr/>
                  </pic:nvPicPr>
                  <pic:blipFill>
                    <a:blip r:embed="rId18"/>
                    <a:stretch>
                      <a:fillRect/>
                    </a:stretch>
                  </pic:blipFill>
                  <pic:spPr>
                    <a:xfrm>
                      <a:off x="0" y="0"/>
                      <a:ext cx="5504688" cy="2139696"/>
                    </a:xfrm>
                    <a:prstGeom prst="rect">
                      <a:avLst/>
                    </a:prstGeom>
                  </pic:spPr>
                </pic:pic>
              </a:graphicData>
            </a:graphic>
          </wp:inline>
        </w:drawing>
      </w:r>
    </w:p>
    <w:p w14:paraId="589F24DA" w14:textId="77777777" w:rsidR="00AB39A4" w:rsidRPr="00553A6C" w:rsidRDefault="00AB39A4" w:rsidP="00553A6C">
      <w:pPr>
        <w:pStyle w:val="Caption"/>
        <w:ind w:left="567" w:hanging="567"/>
        <w:rPr>
          <w:rFonts w:ascii="Arial Narrow" w:hAnsi="Arial Narrow"/>
          <w:b w:val="0"/>
          <w:lang w:val="en-US"/>
        </w:rPr>
      </w:pPr>
      <w:bookmarkStart w:id="47" w:name="_Ref406682888"/>
      <w:r w:rsidRPr="004668AF">
        <w:rPr>
          <w:rFonts w:ascii="Arial Narrow" w:hAnsi="Arial Narrow"/>
        </w:rPr>
        <w:t xml:space="preserve">Figure </w:t>
      </w:r>
      <w:r w:rsidR="00F9692D" w:rsidRPr="004668AF">
        <w:rPr>
          <w:rFonts w:ascii="Arial Narrow" w:hAnsi="Arial Narrow"/>
        </w:rPr>
        <w:fldChar w:fldCharType="begin"/>
      </w:r>
      <w:r w:rsidR="002372B4" w:rsidRPr="004668AF">
        <w:rPr>
          <w:rFonts w:ascii="Arial Narrow" w:hAnsi="Arial Narrow"/>
        </w:rPr>
        <w:instrText xml:space="preserve"> SEQ Figure \* ARABIC </w:instrText>
      </w:r>
      <w:r w:rsidR="00F9692D" w:rsidRPr="004668AF">
        <w:rPr>
          <w:rFonts w:ascii="Arial Narrow" w:hAnsi="Arial Narrow"/>
        </w:rPr>
        <w:fldChar w:fldCharType="separate"/>
      </w:r>
      <w:r w:rsidR="00237E8B">
        <w:rPr>
          <w:rFonts w:ascii="Arial Narrow" w:hAnsi="Arial Narrow"/>
          <w:noProof/>
        </w:rPr>
        <w:t>1</w:t>
      </w:r>
      <w:r w:rsidR="00F9692D" w:rsidRPr="004668AF">
        <w:rPr>
          <w:rFonts w:ascii="Arial Narrow" w:hAnsi="Arial Narrow"/>
          <w:noProof/>
        </w:rPr>
        <w:fldChar w:fldCharType="end"/>
      </w:r>
      <w:bookmarkEnd w:id="47"/>
      <w:r w:rsidR="00F73141" w:rsidRPr="004668AF">
        <w:rPr>
          <w:rFonts w:ascii="Arial Narrow" w:hAnsi="Arial Narrow"/>
        </w:rPr>
        <w:t xml:space="preserve"> </w:t>
      </w:r>
      <w:r w:rsidR="00F73141" w:rsidRPr="004668AF">
        <w:rPr>
          <w:rFonts w:ascii="Arial Narrow" w:hAnsi="Arial Narrow"/>
          <w:b w:val="0"/>
        </w:rPr>
        <w:t xml:space="preserve">Example grid connections showing water flow between grids. Arrows indicate the water flow in to and out of grid </w:t>
      </w:r>
      <w:r w:rsidR="00F73141" w:rsidRPr="00553A6C">
        <w:rPr>
          <w:rFonts w:ascii="Arial Narrow" w:hAnsi="Arial Narrow"/>
          <w:b w:val="0"/>
        </w:rPr>
        <w:t xml:space="preserve">234, but note that only only water flowing </w:t>
      </w:r>
      <w:r w:rsidR="00F73141" w:rsidRPr="00553A6C">
        <w:rPr>
          <w:rFonts w:ascii="Arial Narrow" w:hAnsi="Arial Narrow"/>
          <w:b w:val="0"/>
          <w:u w:val="single"/>
        </w:rPr>
        <w:t>out of</w:t>
      </w:r>
      <w:r w:rsidR="00F73141" w:rsidRPr="00553A6C">
        <w:rPr>
          <w:rFonts w:ascii="Arial Narrow" w:hAnsi="Arial Narrow"/>
          <w:b w:val="0"/>
        </w:rPr>
        <w:t xml:space="preserve"> each grid is entered in </w:t>
      </w:r>
      <w:r w:rsidR="004F15E8">
        <w:rPr>
          <w:rFonts w:ascii="Arial Narrow" w:hAnsi="Arial Narrow"/>
          <w:b w:val="0"/>
        </w:rPr>
        <w:t>SUEWS_</w:t>
      </w:r>
      <w:r w:rsidR="00F73141" w:rsidRPr="00553A6C">
        <w:rPr>
          <w:rFonts w:ascii="Arial Narrow" w:hAnsi="Arial Narrow"/>
          <w:b w:val="0"/>
        </w:rPr>
        <w:t>SiteSelect.txt.</w:t>
      </w:r>
    </w:p>
    <w:p w14:paraId="6C5594E9" w14:textId="77777777" w:rsidR="00C84B25" w:rsidRPr="00553A6C" w:rsidRDefault="00C84B25" w:rsidP="00BD1A5E">
      <w:pPr>
        <w:rPr>
          <w:sz w:val="18"/>
          <w:szCs w:val="18"/>
          <w:lang w:val="en-US"/>
        </w:rPr>
      </w:pPr>
    </w:p>
    <w:p w14:paraId="2A3EA70E" w14:textId="4E164E26" w:rsidR="00F73141" w:rsidRPr="00553A6C" w:rsidRDefault="00F73141" w:rsidP="00F73141">
      <w:pPr>
        <w:pStyle w:val="Caption"/>
        <w:keepNext/>
        <w:rPr>
          <w:rFonts w:ascii="Arial Narrow" w:hAnsi="Arial Narrow"/>
          <w:b w:val="0"/>
        </w:rPr>
      </w:pPr>
      <w:bookmarkStart w:id="48" w:name="_Ref406683122"/>
      <w:r w:rsidRPr="004668AF">
        <w:rPr>
          <w:rFonts w:ascii="Arial Narrow" w:hAnsi="Arial Narrow"/>
        </w:rPr>
        <w:t xml:space="preserve">Table </w:t>
      </w:r>
      <w:bookmarkEnd w:id="48"/>
      <w:r w:rsidR="004668AF" w:rsidRPr="004668AF">
        <w:rPr>
          <w:rFonts w:ascii="Arial Narrow" w:hAnsi="Arial Narrow"/>
        </w:rPr>
        <w:t>4.3.2.1</w:t>
      </w:r>
      <w:r w:rsidRPr="004668AF">
        <w:rPr>
          <w:rFonts w:ascii="Arial Narrow" w:hAnsi="Arial Narrow"/>
        </w:rPr>
        <w:t xml:space="preserve"> </w:t>
      </w:r>
      <w:r w:rsidRPr="004668AF">
        <w:rPr>
          <w:rFonts w:ascii="Arial Narrow" w:hAnsi="Arial Narrow"/>
          <w:b w:val="0"/>
        </w:rPr>
        <w:t>Example</w:t>
      </w:r>
      <w:r w:rsidRPr="004668AF">
        <w:rPr>
          <w:rFonts w:ascii="Arial Narrow" w:hAnsi="Arial Narrow"/>
        </w:rPr>
        <w:t xml:space="preserve"> </w:t>
      </w:r>
      <w:r w:rsidRPr="004668AF">
        <w:rPr>
          <w:rFonts w:ascii="Arial Narrow" w:hAnsi="Arial Narrow"/>
          <w:b w:val="0"/>
        </w:rPr>
        <w:t xml:space="preserve">values for the grid connections part of </w:t>
      </w:r>
      <w:r w:rsidR="004F15E8" w:rsidRPr="004668AF">
        <w:rPr>
          <w:rFonts w:ascii="Arial Narrow" w:hAnsi="Arial Narrow"/>
          <w:b w:val="0"/>
        </w:rPr>
        <w:t>SUEWS_</w:t>
      </w:r>
      <w:r w:rsidRPr="004668AF">
        <w:rPr>
          <w:rFonts w:ascii="Arial Narrow" w:hAnsi="Arial Narrow"/>
          <w:b w:val="0"/>
        </w:rPr>
        <w:t xml:space="preserve">SiteSelect.txt for the grids in </w:t>
      </w:r>
      <w:r w:rsidR="009A2F49">
        <w:fldChar w:fldCharType="begin"/>
      </w:r>
      <w:r w:rsidR="009A2F49">
        <w:instrText xml:space="preserve"> REF _Ref406682888  \* MERGEFORMAT </w:instrText>
      </w:r>
      <w:r w:rsidR="009A2F49">
        <w:fldChar w:fldCharType="separate"/>
      </w:r>
      <w:r w:rsidR="00237E8B" w:rsidRPr="00237E8B">
        <w:rPr>
          <w:rFonts w:ascii="Arial Narrow" w:hAnsi="Arial Narrow"/>
          <w:b w:val="0"/>
        </w:rPr>
        <w:t xml:space="preserve">Figure </w:t>
      </w:r>
      <w:r w:rsidR="00237E8B" w:rsidRPr="00237E8B">
        <w:rPr>
          <w:rFonts w:ascii="Arial Narrow" w:hAnsi="Arial Narrow"/>
          <w:b w:val="0"/>
          <w:noProof/>
        </w:rPr>
        <w:t>1</w:t>
      </w:r>
      <w:r w:rsidR="009A2F49">
        <w:rPr>
          <w:rFonts w:ascii="Arial Narrow" w:hAnsi="Arial Narrow"/>
          <w:b w:val="0"/>
          <w:noProof/>
        </w:rPr>
        <w:fldChar w:fldCharType="end"/>
      </w:r>
      <w:r w:rsidRPr="004668AF">
        <w:rPr>
          <w:rFonts w:ascii="Arial Narrow" w:hAnsi="Arial Narrow"/>
          <w:b w:val="0"/>
        </w:rPr>
        <w:t>b.</w:t>
      </w:r>
    </w:p>
    <w:p w14:paraId="409B9A07" w14:textId="77777777" w:rsidR="00F73141" w:rsidRDefault="00F73141" w:rsidP="00BD1A5E">
      <w:pPr>
        <w:rPr>
          <w:sz w:val="18"/>
          <w:szCs w:val="18"/>
          <w:lang w:val="en-US"/>
        </w:rPr>
      </w:pPr>
      <w:r>
        <w:rPr>
          <w:noProof/>
          <w:sz w:val="18"/>
          <w:szCs w:val="18"/>
          <w:lang w:val="en-US"/>
        </w:rPr>
        <w:drawing>
          <wp:inline distT="0" distB="0" distL="0" distR="0" wp14:anchorId="4556D75E" wp14:editId="2F910C6A">
            <wp:extent cx="5735839" cy="2467610"/>
            <wp:effectExtent l="0" t="0" r="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onnecitionsTable.jpg"/>
                    <pic:cNvPicPr/>
                  </pic:nvPicPr>
                  <pic:blipFill>
                    <a:blip r:embed="rId19">
                      <a:extLst>
                        <a:ext uri="{28A0092B-C50C-407E-A947-70E740481C1C}">
                          <a14:useLocalDpi xmlns:a14="http://schemas.microsoft.com/office/drawing/2010/main" val="0"/>
                        </a:ext>
                      </a:extLst>
                    </a:blip>
                    <a:stretch>
                      <a:fillRect/>
                    </a:stretch>
                  </pic:blipFill>
                  <pic:spPr>
                    <a:xfrm>
                      <a:off x="0" y="0"/>
                      <a:ext cx="5735839" cy="2467610"/>
                    </a:xfrm>
                    <a:prstGeom prst="rect">
                      <a:avLst/>
                    </a:prstGeom>
                  </pic:spPr>
                </pic:pic>
              </a:graphicData>
            </a:graphic>
          </wp:inline>
        </w:drawing>
      </w:r>
    </w:p>
    <w:p w14:paraId="2C70E57F" w14:textId="77777777" w:rsidR="00AB39A4" w:rsidRDefault="00AB39A4" w:rsidP="00BD1A5E">
      <w:pPr>
        <w:rPr>
          <w:sz w:val="18"/>
          <w:szCs w:val="18"/>
          <w:lang w:val="en-US"/>
        </w:rPr>
      </w:pPr>
    </w:p>
    <w:p w14:paraId="022102A5" w14:textId="77777777" w:rsidR="00967842" w:rsidRPr="00514E61" w:rsidRDefault="001071C7" w:rsidP="008A71CF">
      <w:pPr>
        <w:pStyle w:val="Heading3"/>
        <w:numPr>
          <w:ilvl w:val="2"/>
          <w:numId w:val="40"/>
        </w:numPr>
        <w:rPr>
          <w:szCs w:val="18"/>
          <w:lang w:val="en-US"/>
        </w:rPr>
      </w:pPr>
      <w:bookmarkStart w:id="49" w:name="_SUEWS_Impervious.txt"/>
      <w:bookmarkStart w:id="50" w:name="_Ref413682139"/>
      <w:bookmarkStart w:id="51" w:name="_Toc414112032"/>
      <w:bookmarkEnd w:id="49"/>
      <w:r w:rsidRPr="00514E61">
        <w:rPr>
          <w:szCs w:val="18"/>
          <w:lang w:val="en-US"/>
        </w:rPr>
        <w:t>SUEWS_NonVeg</w:t>
      </w:r>
      <w:r w:rsidR="00733D71" w:rsidRPr="00514E61">
        <w:rPr>
          <w:szCs w:val="18"/>
          <w:lang w:val="en-US"/>
        </w:rPr>
        <w:t>.txt</w:t>
      </w:r>
      <w:bookmarkEnd w:id="50"/>
      <w:bookmarkEnd w:id="51"/>
    </w:p>
    <w:p w14:paraId="476F2EAF" w14:textId="77777777" w:rsidR="00204C2D" w:rsidRDefault="00204C2D" w:rsidP="00204C2D">
      <w:pPr>
        <w:rPr>
          <w:szCs w:val="20"/>
          <w:lang w:val="en-US"/>
        </w:rPr>
      </w:pPr>
      <w:r w:rsidRPr="00DE35C8">
        <w:rPr>
          <w:szCs w:val="20"/>
          <w:lang w:val="en-US"/>
        </w:rPr>
        <w:t>SUEWS_NonVeg.txt specifies the characteristics for the non-vegetated surface cover types (Paved, Bldgs, BSoil)</w:t>
      </w:r>
      <w:r>
        <w:rPr>
          <w:szCs w:val="20"/>
          <w:lang w:val="en-US"/>
        </w:rPr>
        <w:t xml:space="preserve"> by linking codes in column 1 of SUEWS_NonVeg.txt to the c</w:t>
      </w:r>
      <w:r w:rsidRPr="00DE35C8">
        <w:rPr>
          <w:szCs w:val="20"/>
          <w:lang w:val="en-US"/>
        </w:rPr>
        <w:t>ode</w:t>
      </w:r>
      <w:r>
        <w:rPr>
          <w:szCs w:val="20"/>
          <w:lang w:val="en-US"/>
        </w:rPr>
        <w:t>s specified in SUEWS_SiteSelect.txt (Code_Paved, Code_Bldgs, Code_BSoil).</w:t>
      </w:r>
      <w:r w:rsidR="005246C0">
        <w:rPr>
          <w:szCs w:val="20"/>
          <w:lang w:val="en-US"/>
        </w:rPr>
        <w:t xml:space="preserve"> </w:t>
      </w:r>
      <w:r w:rsidR="00904261">
        <w:rPr>
          <w:szCs w:val="20"/>
          <w:lang w:val="en-US"/>
        </w:rPr>
        <w:t xml:space="preserve">Each </w:t>
      </w:r>
      <w:r w:rsidR="005246C0">
        <w:rPr>
          <w:szCs w:val="20"/>
          <w:lang w:val="en-US"/>
        </w:rPr>
        <w:t xml:space="preserve">row should </w:t>
      </w:r>
      <w:r w:rsidR="00101077">
        <w:rPr>
          <w:szCs w:val="20"/>
          <w:lang w:val="en-US"/>
        </w:rPr>
        <w:t xml:space="preserve">correspond to a particular </w:t>
      </w:r>
      <w:r w:rsidR="005246C0">
        <w:rPr>
          <w:szCs w:val="20"/>
          <w:lang w:val="en-US"/>
        </w:rPr>
        <w:t>surface type</w:t>
      </w:r>
      <w:r w:rsidR="00101077">
        <w:rPr>
          <w:szCs w:val="20"/>
          <w:lang w:val="en-US"/>
        </w:rPr>
        <w:t>.</w:t>
      </w:r>
    </w:p>
    <w:p w14:paraId="0F5ED901" w14:textId="77777777" w:rsidR="00B1763F" w:rsidRDefault="00B1763F" w:rsidP="00204C2D">
      <w:pPr>
        <w:rPr>
          <w:szCs w:val="20"/>
          <w:lang w:val="en-US"/>
        </w:rPr>
      </w:pPr>
    </w:p>
    <w:p w14:paraId="7C672571" w14:textId="77777777" w:rsidR="00955D8A" w:rsidRDefault="00955D8A" w:rsidP="00955D8A">
      <w:pPr>
        <w:ind w:left="709"/>
        <w:rPr>
          <w:rFonts w:cs="Times New Roman"/>
          <w:szCs w:val="20"/>
          <w:lang w:val="en-GB"/>
        </w:rPr>
      </w:pPr>
    </w:p>
    <w:p w14:paraId="1C146B0C" w14:textId="77777777" w:rsidR="00955D8A" w:rsidRDefault="00955D8A" w:rsidP="00955D8A">
      <w:pPr>
        <w:shd w:val="clear" w:color="auto" w:fill="4BACC6" w:themeFill="accent5"/>
        <w:ind w:left="709"/>
        <w:rPr>
          <w:rFonts w:cs="Times New Roman"/>
          <w:szCs w:val="20"/>
          <w:lang w:val="en-GB"/>
        </w:rPr>
      </w:pPr>
      <w:r>
        <w:rPr>
          <w:rFonts w:cs="Times New Roman"/>
          <w:szCs w:val="20"/>
          <w:lang w:val="en-GB"/>
        </w:rPr>
        <w:t xml:space="preserve">Values given are </w:t>
      </w:r>
      <w:r w:rsidRPr="00355C32">
        <w:rPr>
          <w:rFonts w:cs="Times New Roman"/>
          <w:szCs w:val="20"/>
          <w:u w:val="single"/>
          <w:lang w:val="en-GB"/>
        </w:rPr>
        <w:t>examples</w:t>
      </w:r>
      <w:r w:rsidRPr="0009306E">
        <w:rPr>
          <w:rFonts w:cs="Times New Roman"/>
          <w:szCs w:val="20"/>
          <w:lang w:val="en-GB"/>
        </w:rPr>
        <w:t xml:space="preserve"> </w:t>
      </w:r>
      <w:r>
        <w:rPr>
          <w:rFonts w:cs="Times New Roman"/>
          <w:szCs w:val="20"/>
          <w:lang w:val="en-GB"/>
        </w:rPr>
        <w:t>of recommended values</w:t>
      </w:r>
    </w:p>
    <w:p w14:paraId="565B5CBC" w14:textId="77777777" w:rsidR="00955D8A" w:rsidRPr="004F2028" w:rsidRDefault="00955D8A" w:rsidP="00955D8A">
      <w:pPr>
        <w:shd w:val="clear" w:color="auto" w:fill="9BBB59" w:themeFill="accent3"/>
        <w:ind w:left="709"/>
        <w:rPr>
          <w:rFonts w:cs="Times New Roman"/>
          <w:szCs w:val="20"/>
          <w:lang w:val="en-GB"/>
        </w:rPr>
      </w:pPr>
      <w:r w:rsidRPr="002D0E75">
        <w:rPr>
          <w:rFonts w:cs="Times New Roman"/>
          <w:szCs w:val="20"/>
          <w:lang w:val="en-GB"/>
        </w:rPr>
        <w:t xml:space="preserve">Values given are </w:t>
      </w:r>
      <w:r w:rsidRPr="002D0E75">
        <w:rPr>
          <w:rFonts w:cs="Times New Roman"/>
          <w:szCs w:val="20"/>
          <w:u w:val="single"/>
          <w:lang w:val="en-GB"/>
        </w:rPr>
        <w:t>example</w:t>
      </w:r>
      <w:r w:rsidRPr="002D0E75">
        <w:rPr>
          <w:rFonts w:cs="Times New Roman"/>
          <w:szCs w:val="20"/>
          <w:lang w:val="en-GB"/>
        </w:rPr>
        <w:t xml:space="preserve"> values</w:t>
      </w:r>
      <w:r>
        <w:rPr>
          <w:rFonts w:cs="Times New Roman"/>
          <w:szCs w:val="20"/>
          <w:lang w:val="en-GB"/>
        </w:rPr>
        <w:t xml:space="preserve"> and need to be changed for your site/model domain.</w:t>
      </w:r>
    </w:p>
    <w:p w14:paraId="0A018D0A" w14:textId="77777777" w:rsidR="00955D8A" w:rsidRPr="00C9647A" w:rsidRDefault="00955D8A" w:rsidP="00955D8A">
      <w:pPr>
        <w:rPr>
          <w:sz w:val="18"/>
          <w:szCs w:val="18"/>
          <w:lang w:val="en-GB"/>
        </w:rPr>
      </w:pPr>
    </w:p>
    <w:p w14:paraId="40A760A4" w14:textId="77777777" w:rsidR="00955D8A" w:rsidRDefault="00955D8A" w:rsidP="00204C2D">
      <w:pPr>
        <w:rPr>
          <w:szCs w:val="20"/>
          <w:lang w:val="en-US"/>
        </w:rPr>
      </w:pPr>
    </w:p>
    <w:tbl>
      <w:tblPr>
        <w:tblStyle w:val="ListTable21"/>
        <w:tblW w:w="10348" w:type="dxa"/>
        <w:tblInd w:w="-459" w:type="dxa"/>
        <w:tblLook w:val="04A0" w:firstRow="1" w:lastRow="0" w:firstColumn="1" w:lastColumn="0" w:noHBand="0" w:noVBand="1"/>
      </w:tblPr>
      <w:tblGrid>
        <w:gridCol w:w="567"/>
        <w:gridCol w:w="567"/>
        <w:gridCol w:w="1843"/>
        <w:gridCol w:w="851"/>
        <w:gridCol w:w="6520"/>
      </w:tblGrid>
      <w:tr w:rsidR="00904261" w:rsidRPr="00F81E49" w14:paraId="1F4B3014" w14:textId="77777777" w:rsidTr="00CB0394">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4B7B548" w14:textId="77777777" w:rsidR="00904261" w:rsidRPr="00DF532F" w:rsidRDefault="00904261" w:rsidP="007C3F22">
            <w:pPr>
              <w:tabs>
                <w:tab w:val="left" w:pos="142"/>
                <w:tab w:val="left" w:pos="377"/>
              </w:tabs>
              <w:jc w:val="center"/>
              <w:rPr>
                <w:rFonts w:eastAsia="Times New Roman" w:cs="Times New Roman"/>
                <w:sz w:val="18"/>
                <w:szCs w:val="18"/>
                <w:lang w:val="en-GB" w:eastAsia="en-GB"/>
              </w:rPr>
            </w:pPr>
            <w:r w:rsidRPr="00DF532F">
              <w:rPr>
                <w:sz w:val="18"/>
                <w:szCs w:val="18"/>
                <w:lang w:val="en-US"/>
              </w:rPr>
              <w:t>No.</w:t>
            </w:r>
          </w:p>
        </w:tc>
        <w:tc>
          <w:tcPr>
            <w:tcW w:w="567" w:type="dxa"/>
          </w:tcPr>
          <w:p w14:paraId="56B274A7" w14:textId="77777777" w:rsidR="00904261" w:rsidRPr="00904261" w:rsidRDefault="00904261" w:rsidP="007C3F22">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904261">
              <w:rPr>
                <w:sz w:val="18"/>
                <w:szCs w:val="18"/>
                <w:lang w:val="en-US"/>
              </w:rPr>
              <w:t>USE</w:t>
            </w:r>
          </w:p>
        </w:tc>
        <w:tc>
          <w:tcPr>
            <w:tcW w:w="1843" w:type="dxa"/>
            <w:noWrap/>
            <w:hideMark/>
          </w:tcPr>
          <w:p w14:paraId="17322148" w14:textId="77777777" w:rsidR="00904261" w:rsidRPr="00904261" w:rsidRDefault="00904261" w:rsidP="007C3F22">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904261">
              <w:rPr>
                <w:sz w:val="18"/>
                <w:szCs w:val="18"/>
                <w:lang w:val="en-US"/>
              </w:rPr>
              <w:t>Column name</w:t>
            </w:r>
          </w:p>
        </w:tc>
        <w:tc>
          <w:tcPr>
            <w:tcW w:w="851" w:type="dxa"/>
          </w:tcPr>
          <w:p w14:paraId="79338F3C" w14:textId="77777777" w:rsidR="00904261" w:rsidRPr="00904261" w:rsidRDefault="00904261" w:rsidP="007C3F22">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904261">
              <w:rPr>
                <w:sz w:val="18"/>
                <w:szCs w:val="18"/>
                <w:lang w:val="en-US"/>
              </w:rPr>
              <w:t>Example</w:t>
            </w:r>
          </w:p>
        </w:tc>
        <w:tc>
          <w:tcPr>
            <w:tcW w:w="6520" w:type="dxa"/>
          </w:tcPr>
          <w:p w14:paraId="4A0AE6F5" w14:textId="77777777" w:rsidR="00904261" w:rsidRPr="00904261" w:rsidRDefault="00904261" w:rsidP="00904261">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904261">
              <w:rPr>
                <w:sz w:val="18"/>
                <w:szCs w:val="18"/>
                <w:lang w:val="en-US"/>
              </w:rPr>
              <w:t>Description</w:t>
            </w:r>
          </w:p>
        </w:tc>
      </w:tr>
      <w:tr w:rsidR="00904261" w:rsidRPr="00F81E49" w14:paraId="54E4193B" w14:textId="77777777" w:rsidTr="00CB039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2803866" w14:textId="77777777" w:rsidR="00904261" w:rsidRPr="00DF532F" w:rsidRDefault="00904261" w:rsidP="007C3F22">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1</w:t>
            </w:r>
          </w:p>
        </w:tc>
        <w:tc>
          <w:tcPr>
            <w:tcW w:w="567" w:type="dxa"/>
          </w:tcPr>
          <w:p w14:paraId="2C005F52" w14:textId="77777777" w:rsidR="00904261" w:rsidRPr="00553A6C" w:rsidRDefault="00DF532F"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2555A475"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w:t>
            </w:r>
          </w:p>
        </w:tc>
        <w:tc>
          <w:tcPr>
            <w:tcW w:w="851" w:type="dxa"/>
          </w:tcPr>
          <w:p w14:paraId="6192E3E9"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331</w:t>
            </w:r>
          </w:p>
          <w:p w14:paraId="5B3E3F74"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332</w:t>
            </w:r>
          </w:p>
          <w:p w14:paraId="7E152EDC"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333</w:t>
            </w:r>
          </w:p>
        </w:tc>
        <w:tc>
          <w:tcPr>
            <w:tcW w:w="6520" w:type="dxa"/>
          </w:tcPr>
          <w:p w14:paraId="0DB3B971"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linking to SUEWS_SiteSelect.txt for paved surfaces (Code_Paved), buildings (Code_Bldgs) and bare soil surfaces (Code_BSoil).</w:t>
            </w:r>
          </w:p>
          <w:p w14:paraId="42DDDFEB" w14:textId="0AC90CB2" w:rsidR="00904261" w:rsidRPr="00553A6C" w:rsidRDefault="00514E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904261" w:rsidRPr="00553A6C">
              <w:rPr>
                <w:rFonts w:eastAsia="Times New Roman" w:cs="Times New Roman"/>
                <w:sz w:val="18"/>
                <w:szCs w:val="18"/>
                <w:lang w:val="en-GB" w:eastAsia="en-GB"/>
              </w:rPr>
              <w:t>s specified in SUEWS_SiteSelect.txt.</w:t>
            </w:r>
          </w:p>
        </w:tc>
      </w:tr>
      <w:tr w:rsidR="00904261" w:rsidRPr="00F81E49" w14:paraId="4ADB8DB7" w14:textId="77777777" w:rsidTr="00CB0394">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DA8C4A0" w14:textId="77777777" w:rsidR="00904261" w:rsidRPr="00DF532F" w:rsidRDefault="00904261" w:rsidP="007C3F22">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2</w:t>
            </w:r>
          </w:p>
        </w:tc>
        <w:tc>
          <w:tcPr>
            <w:tcW w:w="567" w:type="dxa"/>
          </w:tcPr>
          <w:p w14:paraId="5E8BFFF2" w14:textId="77777777" w:rsidR="00904261" w:rsidRPr="00553A6C" w:rsidRDefault="00DF532F"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MU</w:t>
            </w:r>
          </w:p>
        </w:tc>
        <w:tc>
          <w:tcPr>
            <w:tcW w:w="1843" w:type="dxa"/>
            <w:noWrap/>
            <w:hideMark/>
          </w:tcPr>
          <w:p w14:paraId="3BE6CE3E"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Albedo</w:t>
            </w:r>
          </w:p>
        </w:tc>
        <w:tc>
          <w:tcPr>
            <w:tcW w:w="851" w:type="dxa"/>
          </w:tcPr>
          <w:p w14:paraId="2082E682"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0-1</w:t>
            </w:r>
          </w:p>
        </w:tc>
        <w:tc>
          <w:tcPr>
            <w:tcW w:w="6520" w:type="dxa"/>
          </w:tcPr>
          <w:p w14:paraId="58D1D5BA"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Albedo of this surface [-]</w:t>
            </w:r>
          </w:p>
          <w:p w14:paraId="05012BDF"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Effective surface albedo (</w:t>
            </w:r>
            <w:r w:rsidRPr="00553A6C">
              <w:rPr>
                <w:rFonts w:eastAsia="Times New Roman" w:cs="Times New Roman"/>
                <w:sz w:val="18"/>
                <w:szCs w:val="18"/>
                <w:lang w:val="en-US" w:eastAsia="en-GB"/>
              </w:rPr>
              <w:t>full leaf-on, middle of the day value</w:t>
            </w:r>
            <w:r w:rsidRPr="00553A6C">
              <w:rPr>
                <w:rFonts w:eastAsia="Times New Roman" w:cs="Times New Roman"/>
                <w:sz w:val="18"/>
                <w:szCs w:val="18"/>
                <w:lang w:val="en-GB" w:eastAsia="en-GB"/>
              </w:rPr>
              <w:t xml:space="preserve">). </w:t>
            </w:r>
          </w:p>
          <w:p w14:paraId="18FCC1B0"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View factors should be taken into account.</w:t>
            </w:r>
          </w:p>
          <w:tbl>
            <w:tblPr>
              <w:tblStyle w:val="TableGrid"/>
              <w:tblW w:w="0" w:type="auto"/>
              <w:tblLook w:val="04A0" w:firstRow="1" w:lastRow="0" w:firstColumn="1" w:lastColumn="0" w:noHBand="0" w:noVBand="1"/>
            </w:tblPr>
            <w:tblGrid>
              <w:gridCol w:w="738"/>
              <w:gridCol w:w="4898"/>
            </w:tblGrid>
            <w:tr w:rsidR="00904261" w:rsidRPr="00553A6C" w14:paraId="09DF2266" w14:textId="77777777" w:rsidTr="00CB0394">
              <w:tc>
                <w:tcPr>
                  <w:tcW w:w="738" w:type="dxa"/>
                  <w:shd w:val="clear" w:color="auto" w:fill="C2D69B" w:themeFill="accent3" w:themeFillTint="99"/>
                </w:tcPr>
                <w:p w14:paraId="339F2ED7"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0.09</w:t>
                  </w:r>
                </w:p>
              </w:tc>
              <w:tc>
                <w:tcPr>
                  <w:tcW w:w="4898" w:type="dxa"/>
                </w:tcPr>
                <w:p w14:paraId="7CD4C6E4" w14:textId="77777777" w:rsidR="00904261" w:rsidRPr="00553A6C" w:rsidRDefault="00904261" w:rsidP="00553A6C">
                  <w:pPr>
                    <w:tabs>
                      <w:tab w:val="left" w:pos="142"/>
                      <w:tab w:val="left" w:pos="377"/>
                    </w:tabs>
                    <w:rPr>
                      <w:rFonts w:eastAsia="Times New Roman" w:cs="Times New Roman"/>
                      <w:sz w:val="18"/>
                      <w:szCs w:val="18"/>
                      <w:lang w:eastAsia="en-GB"/>
                    </w:rPr>
                  </w:pPr>
                  <w:r w:rsidRPr="007100D1">
                    <w:rPr>
                      <w:rFonts w:eastAsia="Times New Roman" w:cs="Times New Roman"/>
                      <w:sz w:val="18"/>
                      <w:szCs w:val="18"/>
                      <w:lang w:val="sv-SE" w:eastAsia="en-GB"/>
                    </w:rPr>
                    <w:t>!Paved,</w:t>
                  </w:r>
                  <w:r w:rsidR="007D120D" w:rsidRPr="007100D1">
                    <w:rPr>
                      <w:rFonts w:eastAsia="Times New Roman" w:cs="Times New Roman"/>
                      <w:sz w:val="18"/>
                      <w:szCs w:val="18"/>
                      <w:lang w:val="sv-SE" w:eastAsia="en-GB"/>
                    </w:rPr>
                    <w:t xml:space="preserve"> Helsinki,</w:t>
                  </w:r>
                  <w:r w:rsidRPr="007100D1">
                    <w:rPr>
                      <w:rFonts w:eastAsia="Times New Roman" w:cs="Times New Roman"/>
                      <w:sz w:val="18"/>
                      <w:szCs w:val="18"/>
                      <w:lang w:val="sv-SE" w:eastAsia="en-GB"/>
                    </w:rPr>
                    <w:t xml:space="preserve"> Järvi et al. </w:t>
                  </w:r>
                  <w:r w:rsidRPr="00553A6C">
                    <w:rPr>
                      <w:rFonts w:eastAsia="Times New Roman" w:cs="Times New Roman"/>
                      <w:sz w:val="18"/>
                      <w:szCs w:val="18"/>
                      <w:lang w:eastAsia="en-GB"/>
                    </w:rPr>
                    <w:t>(2014)</w:t>
                  </w:r>
                </w:p>
              </w:tc>
            </w:tr>
            <w:tr w:rsidR="00904261" w:rsidRPr="00553A6C" w14:paraId="70F22219" w14:textId="77777777" w:rsidTr="00CB0394">
              <w:tc>
                <w:tcPr>
                  <w:tcW w:w="738" w:type="dxa"/>
                  <w:shd w:val="clear" w:color="auto" w:fill="C2D69B" w:themeFill="accent3" w:themeFillTint="99"/>
                </w:tcPr>
                <w:p w14:paraId="50376969"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0.15</w:t>
                  </w:r>
                </w:p>
              </w:tc>
              <w:tc>
                <w:tcPr>
                  <w:tcW w:w="4898" w:type="dxa"/>
                </w:tcPr>
                <w:p w14:paraId="78D3D07C" w14:textId="77777777" w:rsidR="00904261" w:rsidRPr="00553A6C" w:rsidRDefault="00904261" w:rsidP="00553A6C">
                  <w:pPr>
                    <w:tabs>
                      <w:tab w:val="left" w:pos="142"/>
                      <w:tab w:val="left" w:pos="377"/>
                    </w:tabs>
                    <w:rPr>
                      <w:rFonts w:eastAsia="Times New Roman" w:cs="Times New Roman"/>
                      <w:sz w:val="18"/>
                      <w:szCs w:val="18"/>
                      <w:lang w:eastAsia="en-GB"/>
                    </w:rPr>
                  </w:pPr>
                  <w:r w:rsidRPr="007100D1">
                    <w:rPr>
                      <w:rFonts w:eastAsia="Times New Roman" w:cs="Times New Roman"/>
                      <w:sz w:val="18"/>
                      <w:szCs w:val="18"/>
                      <w:lang w:val="sv-SE" w:eastAsia="en-GB"/>
                    </w:rPr>
                    <w:t xml:space="preserve">!Bldgs, </w:t>
                  </w:r>
                  <w:r w:rsidR="007D120D" w:rsidRPr="007100D1">
                    <w:rPr>
                      <w:rFonts w:eastAsia="Times New Roman" w:cs="Times New Roman"/>
                      <w:sz w:val="18"/>
                      <w:szCs w:val="18"/>
                      <w:lang w:val="sv-SE" w:eastAsia="en-GB"/>
                    </w:rPr>
                    <w:t xml:space="preserve">Helsinki, </w:t>
                  </w:r>
                  <w:r w:rsidRPr="007100D1">
                    <w:rPr>
                      <w:rFonts w:eastAsia="Times New Roman" w:cs="Times New Roman"/>
                      <w:sz w:val="18"/>
                      <w:szCs w:val="18"/>
                      <w:lang w:val="sv-SE" w:eastAsia="en-GB"/>
                    </w:rPr>
                    <w:t xml:space="preserve">Järvi et al. </w:t>
                  </w:r>
                  <w:r w:rsidRPr="00553A6C">
                    <w:rPr>
                      <w:rFonts w:eastAsia="Times New Roman" w:cs="Times New Roman"/>
                      <w:sz w:val="18"/>
                      <w:szCs w:val="18"/>
                      <w:lang w:eastAsia="en-GB"/>
                    </w:rPr>
                    <w:t>(2014)</w:t>
                  </w:r>
                </w:p>
              </w:tc>
            </w:tr>
            <w:tr w:rsidR="007D120D" w:rsidRPr="00553A6C" w14:paraId="4F861718" w14:textId="77777777" w:rsidTr="00CB0394">
              <w:tc>
                <w:tcPr>
                  <w:tcW w:w="738" w:type="dxa"/>
                  <w:shd w:val="clear" w:color="auto" w:fill="C2D69B" w:themeFill="accent3" w:themeFillTint="99"/>
                </w:tcPr>
                <w:p w14:paraId="14131F6E" w14:textId="77777777" w:rsidR="007D120D" w:rsidRPr="00553A6C" w:rsidRDefault="007D120D" w:rsidP="00553A6C">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0.19</w:t>
                  </w:r>
                </w:p>
              </w:tc>
              <w:tc>
                <w:tcPr>
                  <w:tcW w:w="4898" w:type="dxa"/>
                </w:tcPr>
                <w:p w14:paraId="3CA98CA9" w14:textId="77777777" w:rsidR="007D120D" w:rsidRPr="00553A6C" w:rsidRDefault="007D120D" w:rsidP="007D120D">
                  <w:pPr>
                    <w:tabs>
                      <w:tab w:val="left" w:pos="142"/>
                      <w:tab w:val="left" w:pos="377"/>
                    </w:tabs>
                    <w:rPr>
                      <w:rFonts w:eastAsia="Times New Roman" w:cs="Times New Roman"/>
                      <w:sz w:val="18"/>
                      <w:szCs w:val="18"/>
                      <w:lang w:eastAsia="en-GB"/>
                    </w:rPr>
                  </w:pPr>
                  <w:r w:rsidRPr="007100D1">
                    <w:rPr>
                      <w:rFonts w:eastAsia="Times New Roman" w:cs="Times New Roman"/>
                      <w:sz w:val="18"/>
                      <w:szCs w:val="18"/>
                      <w:lang w:val="sv-SE" w:eastAsia="en-GB"/>
                    </w:rPr>
                    <w:t xml:space="preserve">!BSoil, Helsinki, Järvi et al. </w:t>
                  </w:r>
                  <w:r w:rsidRPr="004B7CA4">
                    <w:rPr>
                      <w:rFonts w:eastAsia="Times New Roman" w:cs="Times New Roman"/>
                      <w:sz w:val="18"/>
                      <w:szCs w:val="18"/>
                      <w:lang w:eastAsia="en-GB"/>
                    </w:rPr>
                    <w:t>(2014)</w:t>
                  </w:r>
                </w:p>
              </w:tc>
            </w:tr>
            <w:tr w:rsidR="00904261" w:rsidRPr="00553A6C" w14:paraId="699C3F48" w14:textId="77777777" w:rsidTr="00CB0394">
              <w:tc>
                <w:tcPr>
                  <w:tcW w:w="738" w:type="dxa"/>
                  <w:shd w:val="clear" w:color="auto" w:fill="C2D69B" w:themeFill="accent3" w:themeFillTint="99"/>
                </w:tcPr>
                <w:p w14:paraId="6630DC8B"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0.12</w:t>
                  </w:r>
                </w:p>
              </w:tc>
              <w:tc>
                <w:tcPr>
                  <w:tcW w:w="4898" w:type="dxa"/>
                </w:tcPr>
                <w:p w14:paraId="7B899EC1"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!Paved, Oke (1987)</w:t>
                  </w:r>
                </w:p>
              </w:tc>
            </w:tr>
            <w:tr w:rsidR="00904261" w:rsidRPr="00553A6C" w14:paraId="53DBF592" w14:textId="77777777" w:rsidTr="00CB0394">
              <w:tc>
                <w:tcPr>
                  <w:tcW w:w="738" w:type="dxa"/>
                  <w:shd w:val="clear" w:color="auto" w:fill="C2D69B" w:themeFill="accent3" w:themeFillTint="99"/>
                </w:tcPr>
                <w:p w14:paraId="2A34A006"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0.15</w:t>
                  </w:r>
                </w:p>
              </w:tc>
              <w:tc>
                <w:tcPr>
                  <w:tcW w:w="4898" w:type="dxa"/>
                </w:tcPr>
                <w:p w14:paraId="3FEBCB1D"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!Bldgs, Oke (1987)</w:t>
                  </w:r>
                </w:p>
              </w:tc>
            </w:tr>
            <w:tr w:rsidR="007D120D" w:rsidRPr="00553A6C" w14:paraId="78DD7DD4" w14:textId="77777777" w:rsidTr="00CB0394">
              <w:tc>
                <w:tcPr>
                  <w:tcW w:w="738" w:type="dxa"/>
                  <w:shd w:val="clear" w:color="auto" w:fill="C2D69B" w:themeFill="accent3" w:themeFillTint="99"/>
                </w:tcPr>
                <w:p w14:paraId="3868BA4E" w14:textId="77777777" w:rsidR="007D120D" w:rsidRPr="00553A6C" w:rsidRDefault="007D120D" w:rsidP="007D120D">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0.21</w:t>
                  </w:r>
                </w:p>
              </w:tc>
              <w:tc>
                <w:tcPr>
                  <w:tcW w:w="4898" w:type="dxa"/>
                </w:tcPr>
                <w:p w14:paraId="24C01B21" w14:textId="77777777" w:rsidR="007D120D" w:rsidRPr="00553A6C" w:rsidRDefault="007D120D" w:rsidP="007D120D">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!B</w:t>
                  </w:r>
                  <w:r>
                    <w:rPr>
                      <w:rFonts w:eastAsia="Times New Roman" w:cs="Times New Roman"/>
                      <w:sz w:val="18"/>
                      <w:szCs w:val="18"/>
                      <w:lang w:eastAsia="en-GB"/>
                    </w:rPr>
                    <w:t>Soil</w:t>
                  </w:r>
                  <w:r w:rsidRPr="00553A6C">
                    <w:rPr>
                      <w:rFonts w:eastAsia="Times New Roman" w:cs="Times New Roman"/>
                      <w:sz w:val="18"/>
                      <w:szCs w:val="18"/>
                      <w:lang w:eastAsia="en-GB"/>
                    </w:rPr>
                    <w:t>, Oke (1987)</w:t>
                  </w:r>
                </w:p>
              </w:tc>
            </w:tr>
          </w:tbl>
          <w:p w14:paraId="64311ABC"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904261" w:rsidRPr="00F81E49" w14:paraId="338B3224" w14:textId="77777777" w:rsidTr="00CB039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3D88324" w14:textId="77777777" w:rsidR="00904261" w:rsidRPr="00DF532F" w:rsidRDefault="00904261" w:rsidP="007C3F22">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3</w:t>
            </w:r>
          </w:p>
        </w:tc>
        <w:tc>
          <w:tcPr>
            <w:tcW w:w="567" w:type="dxa"/>
          </w:tcPr>
          <w:p w14:paraId="042BD7DF" w14:textId="77777777" w:rsidR="00904261" w:rsidRPr="00553A6C" w:rsidRDefault="00DF532F"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MU</w:t>
            </w:r>
          </w:p>
        </w:tc>
        <w:tc>
          <w:tcPr>
            <w:tcW w:w="1843" w:type="dxa"/>
            <w:noWrap/>
            <w:hideMark/>
          </w:tcPr>
          <w:p w14:paraId="210526AF"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Emissivity</w:t>
            </w:r>
          </w:p>
        </w:tc>
        <w:tc>
          <w:tcPr>
            <w:tcW w:w="851" w:type="dxa"/>
          </w:tcPr>
          <w:p w14:paraId="5DA9C28B" w14:textId="77777777" w:rsidR="00904261" w:rsidRPr="00553A6C" w:rsidRDefault="00904261" w:rsidP="00BB6D29">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0-</w:t>
            </w:r>
            <w:r w:rsidR="00BB6D29">
              <w:rPr>
                <w:rFonts w:eastAsia="Times New Roman" w:cs="Times New Roman"/>
                <w:sz w:val="18"/>
                <w:szCs w:val="18"/>
                <w:lang w:val="en-GB" w:eastAsia="en-GB"/>
              </w:rPr>
              <w:t>1</w:t>
            </w:r>
          </w:p>
        </w:tc>
        <w:tc>
          <w:tcPr>
            <w:tcW w:w="6520" w:type="dxa"/>
          </w:tcPr>
          <w:p w14:paraId="54992676"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Emissivity of this surface [-]</w:t>
            </w:r>
          </w:p>
          <w:p w14:paraId="12656026"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 xml:space="preserve">Effective surface emissivity. </w:t>
            </w:r>
          </w:p>
          <w:p w14:paraId="56265F21"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 xml:space="preserve">View factors should be taken into account </w:t>
            </w:r>
          </w:p>
          <w:tbl>
            <w:tblPr>
              <w:tblStyle w:val="TableGrid"/>
              <w:tblW w:w="0" w:type="auto"/>
              <w:tblLook w:val="04A0" w:firstRow="1" w:lastRow="0" w:firstColumn="1" w:lastColumn="0" w:noHBand="0" w:noVBand="1"/>
            </w:tblPr>
            <w:tblGrid>
              <w:gridCol w:w="738"/>
              <w:gridCol w:w="4898"/>
            </w:tblGrid>
            <w:tr w:rsidR="00904261" w:rsidRPr="00553A6C" w14:paraId="573CEBF6" w14:textId="77777777" w:rsidTr="00CB0394">
              <w:tc>
                <w:tcPr>
                  <w:tcW w:w="738" w:type="dxa"/>
                  <w:shd w:val="clear" w:color="auto" w:fill="C2D69B" w:themeFill="accent3" w:themeFillTint="99"/>
                </w:tcPr>
                <w:p w14:paraId="191C6037"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0.95</w:t>
                  </w:r>
                </w:p>
              </w:tc>
              <w:tc>
                <w:tcPr>
                  <w:tcW w:w="4898" w:type="dxa"/>
                </w:tcPr>
                <w:p w14:paraId="70A3CEAE"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!Paved, Oke (1987)</w:t>
                  </w:r>
                </w:p>
              </w:tc>
            </w:tr>
            <w:tr w:rsidR="00904261" w:rsidRPr="00553A6C" w14:paraId="597FAB74" w14:textId="77777777" w:rsidTr="00CB0394">
              <w:tc>
                <w:tcPr>
                  <w:tcW w:w="738" w:type="dxa"/>
                  <w:shd w:val="clear" w:color="auto" w:fill="C2D69B" w:themeFill="accent3" w:themeFillTint="99"/>
                </w:tcPr>
                <w:p w14:paraId="573514DB"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0.91</w:t>
                  </w:r>
                </w:p>
              </w:tc>
              <w:tc>
                <w:tcPr>
                  <w:tcW w:w="4898" w:type="dxa"/>
                </w:tcPr>
                <w:p w14:paraId="2A6E0341"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!Bldgs, Oke (1987)</w:t>
                  </w:r>
                </w:p>
              </w:tc>
            </w:tr>
            <w:tr w:rsidR="00BB6D29" w:rsidRPr="00553A6C" w14:paraId="0BA5BBC2" w14:textId="77777777" w:rsidTr="00CB0394">
              <w:tc>
                <w:tcPr>
                  <w:tcW w:w="738" w:type="dxa"/>
                  <w:shd w:val="clear" w:color="auto" w:fill="C2D69B" w:themeFill="accent3" w:themeFillTint="99"/>
                </w:tcPr>
                <w:p w14:paraId="11E16EFD" w14:textId="77777777" w:rsidR="00BB6D29" w:rsidRPr="00553A6C" w:rsidRDefault="00BB6D29" w:rsidP="00BB6D29">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0.93</w:t>
                  </w:r>
                </w:p>
              </w:tc>
              <w:tc>
                <w:tcPr>
                  <w:tcW w:w="4898" w:type="dxa"/>
                </w:tcPr>
                <w:p w14:paraId="106B9E54" w14:textId="77777777" w:rsidR="00BB6D29" w:rsidRPr="00553A6C" w:rsidRDefault="00BB6D29" w:rsidP="00BB6D29">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!B</w:t>
                  </w:r>
                  <w:r>
                    <w:rPr>
                      <w:rFonts w:eastAsia="Times New Roman" w:cs="Times New Roman"/>
                      <w:sz w:val="18"/>
                      <w:szCs w:val="18"/>
                      <w:lang w:eastAsia="en-GB"/>
                    </w:rPr>
                    <w:t>Soil</w:t>
                  </w:r>
                  <w:r w:rsidRPr="004B7CA4">
                    <w:rPr>
                      <w:rFonts w:eastAsia="Times New Roman" w:cs="Times New Roman"/>
                      <w:sz w:val="18"/>
                      <w:szCs w:val="18"/>
                      <w:lang w:eastAsia="en-GB"/>
                    </w:rPr>
                    <w:t>, Oke (1987)</w:t>
                  </w:r>
                </w:p>
              </w:tc>
            </w:tr>
          </w:tbl>
          <w:p w14:paraId="7020C0A3"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904261" w:rsidRPr="00F81E49" w14:paraId="4E9DCEC3" w14:textId="77777777" w:rsidTr="00CB0394">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E0F4B8B" w14:textId="77777777" w:rsidR="00904261" w:rsidRPr="00DF532F" w:rsidRDefault="00904261" w:rsidP="007C3F22">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4</w:t>
            </w:r>
          </w:p>
        </w:tc>
        <w:tc>
          <w:tcPr>
            <w:tcW w:w="567" w:type="dxa"/>
          </w:tcPr>
          <w:p w14:paraId="2BD203BE" w14:textId="77777777" w:rsidR="00904261" w:rsidRPr="00553A6C" w:rsidRDefault="00DF532F"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hideMark/>
          </w:tcPr>
          <w:p w14:paraId="32E64766"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StorageMin</w:t>
            </w:r>
          </w:p>
        </w:tc>
        <w:tc>
          <w:tcPr>
            <w:tcW w:w="851" w:type="dxa"/>
          </w:tcPr>
          <w:p w14:paraId="474DD072"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520" w:type="dxa"/>
          </w:tcPr>
          <w:p w14:paraId="0F428EB1"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Minimum water storage capacity of this surface [mm]</w:t>
            </w:r>
          </w:p>
          <w:p w14:paraId="0768D7A6"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Minimum water storage capacity for upper surfaces (i.e. canopy).</w:t>
            </w:r>
          </w:p>
          <w:p w14:paraId="5C25A962"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Min and max values are to account for seasonal variation (e.g. leaf-on/leaf-off differences for vegetated surfaces).</w:t>
            </w:r>
          </w:p>
          <w:tbl>
            <w:tblPr>
              <w:tblStyle w:val="TableGrid"/>
              <w:tblW w:w="0" w:type="auto"/>
              <w:tblLook w:val="04A0" w:firstRow="1" w:lastRow="0" w:firstColumn="1" w:lastColumn="0" w:noHBand="0" w:noVBand="1"/>
            </w:tblPr>
            <w:tblGrid>
              <w:gridCol w:w="504"/>
              <w:gridCol w:w="2801"/>
            </w:tblGrid>
            <w:tr w:rsidR="00904261" w:rsidRPr="00553A6C" w14:paraId="14D756E9" w14:textId="77777777" w:rsidTr="00CB0394">
              <w:tc>
                <w:tcPr>
                  <w:tcW w:w="0" w:type="auto"/>
                  <w:shd w:val="clear" w:color="auto" w:fill="92CDDC" w:themeFill="accent5" w:themeFillTint="99"/>
                </w:tcPr>
                <w:p w14:paraId="2BE009A4"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0.48</w:t>
                  </w:r>
                </w:p>
              </w:tc>
              <w:tc>
                <w:tcPr>
                  <w:tcW w:w="0" w:type="auto"/>
                </w:tcPr>
                <w:p w14:paraId="4CDEA7C7"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!Paved, </w:t>
                  </w:r>
                  <w:r w:rsidRPr="00553A6C">
                    <w:rPr>
                      <w:rFonts w:eastAsia="Times New Roman" w:cs="Times New Roman"/>
                      <w:sz w:val="18"/>
                      <w:szCs w:val="18"/>
                      <w:lang w:val="fi-FI" w:eastAsia="en-GB"/>
                    </w:rPr>
                    <w:t>Davies and Hollis (1981)</w:t>
                  </w:r>
                </w:p>
              </w:tc>
            </w:tr>
            <w:tr w:rsidR="00904261" w:rsidRPr="00553A6C" w14:paraId="59958EA8" w14:textId="77777777" w:rsidTr="00CB0394">
              <w:tc>
                <w:tcPr>
                  <w:tcW w:w="0" w:type="auto"/>
                  <w:shd w:val="clear" w:color="auto" w:fill="92CDDC" w:themeFill="accent5" w:themeFillTint="99"/>
                </w:tcPr>
                <w:p w14:paraId="242DE56A"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0.25</w:t>
                  </w:r>
                </w:p>
              </w:tc>
              <w:tc>
                <w:tcPr>
                  <w:tcW w:w="0" w:type="auto"/>
                </w:tcPr>
                <w:p w14:paraId="0FC6D2E7"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!Bldgs, </w:t>
                  </w:r>
                  <w:r w:rsidRPr="00553A6C">
                    <w:rPr>
                      <w:rFonts w:eastAsia="Times New Roman" w:cs="Times New Roman"/>
                      <w:sz w:val="18"/>
                      <w:szCs w:val="18"/>
                      <w:lang w:val="fi-FI" w:eastAsia="en-GB"/>
                    </w:rPr>
                    <w:t>Falk and Niemczynowicz (1978)</w:t>
                  </w:r>
                </w:p>
              </w:tc>
            </w:tr>
          </w:tbl>
          <w:p w14:paraId="598E9959"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904261" w:rsidRPr="00F81E49" w14:paraId="0477D723" w14:textId="77777777" w:rsidTr="00CB039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711EA1B" w14:textId="77777777" w:rsidR="00904261" w:rsidRPr="00DF532F" w:rsidRDefault="00904261" w:rsidP="007C3F22">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5</w:t>
            </w:r>
          </w:p>
        </w:tc>
        <w:tc>
          <w:tcPr>
            <w:tcW w:w="567" w:type="dxa"/>
          </w:tcPr>
          <w:p w14:paraId="254ECA6D" w14:textId="77777777" w:rsidR="00904261" w:rsidRPr="00553A6C" w:rsidRDefault="00DF532F"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hideMark/>
          </w:tcPr>
          <w:p w14:paraId="5AB88F6A"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StorageMax</w:t>
            </w:r>
          </w:p>
        </w:tc>
        <w:tc>
          <w:tcPr>
            <w:tcW w:w="851" w:type="dxa"/>
          </w:tcPr>
          <w:p w14:paraId="7562AAD9"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520" w:type="dxa"/>
          </w:tcPr>
          <w:p w14:paraId="654142C3"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Maximum water storage capacity of this surface [mm]</w:t>
            </w:r>
          </w:p>
          <w:p w14:paraId="13AB1D77"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553A6C">
              <w:rPr>
                <w:rFonts w:eastAsia="Times New Roman" w:cs="Times New Roman"/>
                <w:sz w:val="18"/>
                <w:szCs w:val="18"/>
                <w:lang w:val="en-GB" w:eastAsia="fi-FI"/>
              </w:rPr>
              <w:t>Maximum water storage capacity for upper surfaces (i.e. canopy)</w:t>
            </w:r>
          </w:p>
          <w:p w14:paraId="269623EA"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553A6C">
              <w:rPr>
                <w:rFonts w:eastAsia="Times New Roman" w:cs="Times New Roman"/>
                <w:sz w:val="18"/>
                <w:szCs w:val="18"/>
                <w:lang w:val="en-GB" w:eastAsia="fi-FI"/>
              </w:rPr>
              <w:t>Min and max values are to account for seasonal variation (e.g. leaf-on/leaf-off differences for vegetated surfaces)</w:t>
            </w:r>
          </w:p>
          <w:tbl>
            <w:tblPr>
              <w:tblStyle w:val="TableGrid"/>
              <w:tblW w:w="0" w:type="auto"/>
              <w:tblLook w:val="04A0" w:firstRow="1" w:lastRow="0" w:firstColumn="1" w:lastColumn="0" w:noHBand="0" w:noVBand="1"/>
            </w:tblPr>
            <w:tblGrid>
              <w:gridCol w:w="738"/>
              <w:gridCol w:w="4948"/>
            </w:tblGrid>
            <w:tr w:rsidR="00904261" w:rsidRPr="00553A6C" w14:paraId="0A901D69" w14:textId="77777777" w:rsidTr="00CB0394">
              <w:tc>
                <w:tcPr>
                  <w:tcW w:w="738" w:type="dxa"/>
                  <w:shd w:val="clear" w:color="auto" w:fill="92CDDC" w:themeFill="accent5" w:themeFillTint="99"/>
                </w:tcPr>
                <w:p w14:paraId="68EC9EFF"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0.48</w:t>
                  </w:r>
                </w:p>
              </w:tc>
              <w:tc>
                <w:tcPr>
                  <w:tcW w:w="4948" w:type="dxa"/>
                </w:tcPr>
                <w:p w14:paraId="589C986B"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!Paved, </w:t>
                  </w:r>
                  <w:r w:rsidRPr="00553A6C">
                    <w:rPr>
                      <w:rFonts w:eastAsia="Times New Roman" w:cs="Times New Roman"/>
                      <w:sz w:val="18"/>
                      <w:szCs w:val="18"/>
                      <w:lang w:val="fi-FI" w:eastAsia="en-GB"/>
                    </w:rPr>
                    <w:t>Davies and Hollis (1981)</w:t>
                  </w:r>
                </w:p>
              </w:tc>
            </w:tr>
            <w:tr w:rsidR="00904261" w:rsidRPr="00553A6C" w14:paraId="22993875" w14:textId="77777777" w:rsidTr="00CB0394">
              <w:tc>
                <w:tcPr>
                  <w:tcW w:w="738" w:type="dxa"/>
                  <w:shd w:val="clear" w:color="auto" w:fill="92CDDC" w:themeFill="accent5" w:themeFillTint="99"/>
                </w:tcPr>
                <w:p w14:paraId="55C50522"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0.25</w:t>
                  </w:r>
                </w:p>
              </w:tc>
              <w:tc>
                <w:tcPr>
                  <w:tcW w:w="4948" w:type="dxa"/>
                </w:tcPr>
                <w:p w14:paraId="0262C7D7"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!Bldgs, </w:t>
                  </w:r>
                  <w:r w:rsidRPr="00553A6C">
                    <w:rPr>
                      <w:rFonts w:eastAsia="Times New Roman" w:cs="Times New Roman"/>
                      <w:sz w:val="18"/>
                      <w:szCs w:val="18"/>
                      <w:lang w:val="fi-FI" w:eastAsia="en-GB"/>
                    </w:rPr>
                    <w:t>Falk and Niemczynowicz (1978)</w:t>
                  </w:r>
                </w:p>
              </w:tc>
            </w:tr>
          </w:tbl>
          <w:p w14:paraId="6B17A091"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7C3F22" w:rsidRPr="00F81E49" w14:paraId="44DDE654" w14:textId="77777777" w:rsidTr="00CB0394">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048501F5" w14:textId="77777777" w:rsidR="007C3F22" w:rsidRPr="00DF532F" w:rsidRDefault="007C3F22" w:rsidP="007C3F22">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6</w:t>
            </w:r>
          </w:p>
        </w:tc>
        <w:tc>
          <w:tcPr>
            <w:tcW w:w="567" w:type="dxa"/>
          </w:tcPr>
          <w:p w14:paraId="7DA8B5DE" w14:textId="77777777" w:rsidR="007C3F22" w:rsidRDefault="007C3F22"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tcPr>
          <w:p w14:paraId="4C5609BF" w14:textId="77777777" w:rsidR="007C3F22" w:rsidRPr="00553A6C" w:rsidRDefault="007C3F22"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StateLimit</w:t>
            </w:r>
          </w:p>
        </w:tc>
        <w:tc>
          <w:tcPr>
            <w:tcW w:w="851" w:type="dxa"/>
          </w:tcPr>
          <w:p w14:paraId="1BC0C738" w14:textId="77777777" w:rsidR="007C3F22" w:rsidRPr="00553A6C" w:rsidRDefault="007C3F22"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520" w:type="dxa"/>
          </w:tcPr>
          <w:p w14:paraId="4DA77939" w14:textId="77777777" w:rsidR="007C3F22" w:rsidRDefault="008134EB"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Upper limit to the surface state [</w:t>
            </w:r>
            <w:r w:rsidR="007C3F22">
              <w:rPr>
                <w:rFonts w:eastAsia="Times New Roman" w:cs="Times New Roman"/>
                <w:sz w:val="18"/>
                <w:szCs w:val="18"/>
                <w:lang w:val="en-GB" w:eastAsia="en-GB"/>
              </w:rPr>
              <w:t>mm]</w:t>
            </w:r>
          </w:p>
          <w:p w14:paraId="2CE25D4B" w14:textId="77777777" w:rsidR="008134EB" w:rsidRDefault="008134EB"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**Currently only used for the water suface**</w:t>
            </w:r>
          </w:p>
          <w:p w14:paraId="0321DB12" w14:textId="77777777" w:rsidR="008134EB" w:rsidRPr="00553A6C" w:rsidRDefault="008134EB"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904261" w:rsidRPr="00F81E49" w14:paraId="29AF4174" w14:textId="77777777" w:rsidTr="00CB039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FDA057A" w14:textId="77777777" w:rsidR="00904261" w:rsidRPr="00DF532F" w:rsidRDefault="007C3F22" w:rsidP="007C3F22">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7</w:t>
            </w:r>
          </w:p>
        </w:tc>
        <w:tc>
          <w:tcPr>
            <w:tcW w:w="567" w:type="dxa"/>
          </w:tcPr>
          <w:p w14:paraId="3A10E573" w14:textId="77777777" w:rsidR="00904261" w:rsidRPr="00553A6C" w:rsidRDefault="0093574B"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hideMark/>
          </w:tcPr>
          <w:p w14:paraId="353F353C"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DrainageEq</w:t>
            </w:r>
          </w:p>
        </w:tc>
        <w:tc>
          <w:tcPr>
            <w:tcW w:w="851" w:type="dxa"/>
          </w:tcPr>
          <w:p w14:paraId="54EA0B13"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1, 2, 3</w:t>
            </w:r>
          </w:p>
        </w:tc>
        <w:tc>
          <w:tcPr>
            <w:tcW w:w="6520" w:type="dxa"/>
          </w:tcPr>
          <w:p w14:paraId="31B7AE4C"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Drainage equation to use for this surface</w:t>
            </w:r>
            <w:r w:rsidR="00E242EB">
              <w:rPr>
                <w:rFonts w:eastAsia="Times New Roman" w:cs="Times New Roman"/>
                <w:sz w:val="18"/>
                <w:szCs w:val="18"/>
                <w:lang w:val="en-GB" w:eastAsia="en-GB"/>
              </w:rPr>
              <w:t>. Coefficients specified in the following two columns.</w:t>
            </w:r>
          </w:p>
          <w:p w14:paraId="6EA65DA4"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553A6C">
              <w:rPr>
                <w:rFonts w:eastAsia="Times New Roman" w:cs="Times New Roman"/>
                <w:sz w:val="18"/>
                <w:szCs w:val="18"/>
                <w:lang w:val="en-GB" w:eastAsia="fi-FI"/>
              </w:rPr>
              <w:t>Options for drainage equations:</w:t>
            </w:r>
          </w:p>
          <w:p w14:paraId="7F635A14"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553A6C">
              <w:rPr>
                <w:rFonts w:eastAsia="Times New Roman" w:cs="Times New Roman"/>
                <w:sz w:val="18"/>
                <w:szCs w:val="18"/>
                <w:lang w:val="en-GB" w:eastAsia="fi-FI"/>
              </w:rPr>
              <w:t>1 - Falk and Niemczynowicz (1978)</w:t>
            </w:r>
          </w:p>
          <w:p w14:paraId="2183BB10"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553A6C">
              <w:rPr>
                <w:rFonts w:eastAsia="Times New Roman" w:cs="Times New Roman"/>
                <w:sz w:val="18"/>
                <w:szCs w:val="18"/>
                <w:lang w:val="en-GB" w:eastAsia="fi-FI"/>
              </w:rPr>
              <w:t xml:space="preserve">2 - Halldin et al. (1979) (Rutter eqn corrected for c=0, see </w:t>
            </w:r>
            <w:r w:rsidRPr="00553A6C">
              <w:rPr>
                <w:rFonts w:cs="Courier New"/>
                <w:sz w:val="18"/>
                <w:szCs w:val="18"/>
                <w:lang w:val="en-GB"/>
              </w:rPr>
              <w:t>Calder &amp; Wright (1986</w:t>
            </w:r>
            <w:r w:rsidRPr="00553A6C">
              <w:rPr>
                <w:rFonts w:eastAsia="Times New Roman" w:cs="Times New Roman"/>
                <w:sz w:val="18"/>
                <w:szCs w:val="18"/>
                <w:lang w:val="en-GB" w:eastAsia="fi-FI"/>
              </w:rPr>
              <w:t>))</w:t>
            </w:r>
          </w:p>
          <w:p w14:paraId="55AC09C9"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553A6C">
              <w:rPr>
                <w:rFonts w:eastAsia="Times New Roman" w:cs="Times New Roman"/>
                <w:sz w:val="18"/>
                <w:szCs w:val="18"/>
                <w:lang w:val="en-GB" w:eastAsia="fi-FI"/>
              </w:rPr>
              <w:t xml:space="preserve">3 - Falk and Niemczynowicz (1978) </w:t>
            </w:r>
          </w:p>
          <w:tbl>
            <w:tblPr>
              <w:tblStyle w:val="TableGrid"/>
              <w:tblW w:w="0" w:type="auto"/>
              <w:tblLook w:val="04A0" w:firstRow="1" w:lastRow="0" w:firstColumn="1" w:lastColumn="0" w:noHBand="0" w:noVBand="1"/>
            </w:tblPr>
            <w:tblGrid>
              <w:gridCol w:w="738"/>
              <w:gridCol w:w="4948"/>
            </w:tblGrid>
            <w:tr w:rsidR="00904261" w:rsidRPr="00553A6C" w14:paraId="77F77919" w14:textId="77777777" w:rsidTr="00CB0394">
              <w:tc>
                <w:tcPr>
                  <w:tcW w:w="738" w:type="dxa"/>
                  <w:shd w:val="clear" w:color="auto" w:fill="92CDDC" w:themeFill="accent5" w:themeFillTint="99"/>
                </w:tcPr>
                <w:p w14:paraId="44004DF8"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3</w:t>
                  </w:r>
                </w:p>
              </w:tc>
              <w:tc>
                <w:tcPr>
                  <w:tcW w:w="4948" w:type="dxa"/>
                </w:tcPr>
                <w:p w14:paraId="5ABBF6CA"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!Paved, </w:t>
                  </w:r>
                  <w:r w:rsidRPr="00553A6C">
                    <w:rPr>
                      <w:sz w:val="18"/>
                      <w:szCs w:val="18"/>
                    </w:rPr>
                    <w:t>Grimmond and Oke (1991)</w:t>
                  </w:r>
                </w:p>
              </w:tc>
            </w:tr>
            <w:tr w:rsidR="00904261" w:rsidRPr="00553A6C" w14:paraId="346FDA82" w14:textId="77777777" w:rsidTr="00CB0394">
              <w:tc>
                <w:tcPr>
                  <w:tcW w:w="738" w:type="dxa"/>
                  <w:shd w:val="clear" w:color="auto" w:fill="92CDDC" w:themeFill="accent5" w:themeFillTint="99"/>
                </w:tcPr>
                <w:p w14:paraId="6BEDAC7D"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3</w:t>
                  </w:r>
                </w:p>
              </w:tc>
              <w:tc>
                <w:tcPr>
                  <w:tcW w:w="4948" w:type="dxa"/>
                </w:tcPr>
                <w:p w14:paraId="17FF33B8"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!Bldgs, </w:t>
                  </w:r>
                  <w:r w:rsidRPr="00553A6C">
                    <w:rPr>
                      <w:sz w:val="18"/>
                      <w:szCs w:val="18"/>
                    </w:rPr>
                    <w:t>Grimmond and Oke (1991)</w:t>
                  </w:r>
                </w:p>
              </w:tc>
            </w:tr>
            <w:tr w:rsidR="00904261" w:rsidRPr="00553A6C" w14:paraId="0BD171E4" w14:textId="77777777" w:rsidTr="00CB0394">
              <w:tc>
                <w:tcPr>
                  <w:tcW w:w="738" w:type="dxa"/>
                  <w:shd w:val="clear" w:color="auto" w:fill="92CDDC" w:themeFill="accent5" w:themeFillTint="99"/>
                </w:tcPr>
                <w:p w14:paraId="421E7DB3"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2</w:t>
                  </w:r>
                </w:p>
              </w:tc>
              <w:tc>
                <w:tcPr>
                  <w:tcW w:w="4948" w:type="dxa"/>
                </w:tcPr>
                <w:p w14:paraId="26C91904"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!BSoil, </w:t>
                  </w:r>
                  <w:r w:rsidRPr="00553A6C">
                    <w:rPr>
                      <w:sz w:val="18"/>
                      <w:szCs w:val="18"/>
                    </w:rPr>
                    <w:t>Grimmond and Oke (1991)</w:t>
                  </w:r>
                </w:p>
              </w:tc>
            </w:tr>
          </w:tbl>
          <w:p w14:paraId="7D0AFD95"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904261" w:rsidRPr="00F81E49" w14:paraId="3BE8D360" w14:textId="77777777" w:rsidTr="00CB0394">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36ED096" w14:textId="77777777" w:rsidR="00904261" w:rsidRPr="00DF532F" w:rsidRDefault="007C3F22" w:rsidP="007C3F22">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8</w:t>
            </w:r>
          </w:p>
        </w:tc>
        <w:tc>
          <w:tcPr>
            <w:tcW w:w="567" w:type="dxa"/>
          </w:tcPr>
          <w:p w14:paraId="0D44F558" w14:textId="77777777" w:rsidR="00904261" w:rsidRPr="00553A6C" w:rsidRDefault="0093574B"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hideMark/>
          </w:tcPr>
          <w:p w14:paraId="2984E532"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DrainageCoef1</w:t>
            </w:r>
          </w:p>
        </w:tc>
        <w:tc>
          <w:tcPr>
            <w:tcW w:w="851" w:type="dxa"/>
          </w:tcPr>
          <w:p w14:paraId="6A5979CA"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520" w:type="dxa"/>
          </w:tcPr>
          <w:p w14:paraId="05A2374B"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Coefficient for drainage equation [units vary according to equation]</w:t>
            </w:r>
          </w:p>
          <w:tbl>
            <w:tblPr>
              <w:tblStyle w:val="TableGrid"/>
              <w:tblW w:w="0" w:type="auto"/>
              <w:tblLook w:val="04A0" w:firstRow="1" w:lastRow="0" w:firstColumn="1" w:lastColumn="0" w:noHBand="0" w:noVBand="1"/>
            </w:tblPr>
            <w:tblGrid>
              <w:gridCol w:w="738"/>
              <w:gridCol w:w="4948"/>
            </w:tblGrid>
            <w:tr w:rsidR="00904261" w:rsidRPr="00553A6C" w14:paraId="70A1C79B" w14:textId="77777777" w:rsidTr="00CB0394">
              <w:tc>
                <w:tcPr>
                  <w:tcW w:w="738" w:type="dxa"/>
                  <w:shd w:val="clear" w:color="auto" w:fill="92CDDC" w:themeFill="accent5" w:themeFillTint="99"/>
                </w:tcPr>
                <w:p w14:paraId="3B2FE3DB"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10</w:t>
                  </w:r>
                </w:p>
              </w:tc>
              <w:tc>
                <w:tcPr>
                  <w:tcW w:w="4948" w:type="dxa"/>
                </w:tcPr>
                <w:p w14:paraId="37451775"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!Paved, coefficient D</w:t>
                  </w:r>
                  <w:r w:rsidRPr="00553A6C">
                    <w:rPr>
                      <w:rFonts w:eastAsia="Times New Roman" w:cs="Times New Roman"/>
                      <w:sz w:val="18"/>
                      <w:szCs w:val="18"/>
                      <w:vertAlign w:val="subscript"/>
                      <w:lang w:eastAsia="en-GB"/>
                    </w:rPr>
                    <w:t>0</w:t>
                  </w:r>
                  <w:r w:rsidRPr="00553A6C">
                    <w:rPr>
                      <w:rFonts w:eastAsia="Times New Roman" w:cs="Times New Roman"/>
                      <w:sz w:val="18"/>
                      <w:szCs w:val="18"/>
                      <w:lang w:eastAsia="en-GB"/>
                    </w:rPr>
                    <w:t xml:space="preserve">, </w:t>
                  </w:r>
                  <w:r w:rsidRPr="00553A6C">
                    <w:rPr>
                      <w:sz w:val="18"/>
                      <w:szCs w:val="18"/>
                    </w:rPr>
                    <w:t xml:space="preserve">Grimmond and Oke (1991) </w:t>
                  </w:r>
                </w:p>
              </w:tc>
            </w:tr>
            <w:tr w:rsidR="00904261" w:rsidRPr="00553A6C" w14:paraId="58A479F8" w14:textId="77777777" w:rsidTr="00CB0394">
              <w:tc>
                <w:tcPr>
                  <w:tcW w:w="738" w:type="dxa"/>
                  <w:shd w:val="clear" w:color="auto" w:fill="92CDDC" w:themeFill="accent5" w:themeFillTint="99"/>
                </w:tcPr>
                <w:p w14:paraId="097378ED"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10</w:t>
                  </w:r>
                </w:p>
              </w:tc>
              <w:tc>
                <w:tcPr>
                  <w:tcW w:w="4948" w:type="dxa"/>
                </w:tcPr>
                <w:p w14:paraId="2DF2DA11"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!Bldgs, coefficient D</w:t>
                  </w:r>
                  <w:r w:rsidRPr="00553A6C">
                    <w:rPr>
                      <w:rFonts w:eastAsia="Times New Roman" w:cs="Times New Roman"/>
                      <w:sz w:val="18"/>
                      <w:szCs w:val="18"/>
                      <w:vertAlign w:val="subscript"/>
                      <w:lang w:eastAsia="en-GB"/>
                    </w:rPr>
                    <w:t>0</w:t>
                  </w:r>
                  <w:r w:rsidRPr="00553A6C">
                    <w:rPr>
                      <w:rFonts w:eastAsia="Times New Roman" w:cs="Times New Roman"/>
                      <w:sz w:val="18"/>
                      <w:szCs w:val="18"/>
                      <w:lang w:eastAsia="en-GB"/>
                    </w:rPr>
                    <w:t xml:space="preserve">, </w:t>
                  </w:r>
                  <w:r w:rsidRPr="00553A6C">
                    <w:rPr>
                      <w:sz w:val="18"/>
                      <w:szCs w:val="18"/>
                    </w:rPr>
                    <w:t>Grimmond and Oke (1991)</w:t>
                  </w:r>
                </w:p>
              </w:tc>
            </w:tr>
            <w:tr w:rsidR="00904261" w:rsidRPr="00553A6C" w14:paraId="78E9B25E" w14:textId="77777777" w:rsidTr="00CB0394">
              <w:tc>
                <w:tcPr>
                  <w:tcW w:w="738" w:type="dxa"/>
                  <w:shd w:val="clear" w:color="auto" w:fill="92CDDC" w:themeFill="accent5" w:themeFillTint="99"/>
                </w:tcPr>
                <w:p w14:paraId="38E7F6FC" w14:textId="77777777" w:rsidR="00904261" w:rsidRPr="00553A6C" w:rsidRDefault="00E242EB" w:rsidP="00553A6C">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0.013</w:t>
                  </w:r>
                </w:p>
              </w:tc>
              <w:tc>
                <w:tcPr>
                  <w:tcW w:w="4948" w:type="dxa"/>
                </w:tcPr>
                <w:p w14:paraId="35FAFDDC" w14:textId="77777777" w:rsidR="00904261" w:rsidRPr="00553A6C" w:rsidRDefault="00904261" w:rsidP="00521328">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!BSoil, </w:t>
                  </w:r>
                  <w:r w:rsidRPr="00553A6C">
                    <w:rPr>
                      <w:sz w:val="18"/>
                      <w:szCs w:val="18"/>
                    </w:rPr>
                    <w:t>Grimmond and Oke (1991) [mm h-1]</w:t>
                  </w:r>
                </w:p>
              </w:tc>
            </w:tr>
          </w:tbl>
          <w:p w14:paraId="386CAAFF"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904261" w:rsidRPr="00F81E49" w14:paraId="264578D2" w14:textId="77777777" w:rsidTr="00CB039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E01E270" w14:textId="77777777" w:rsidR="00904261" w:rsidRPr="00DF532F" w:rsidRDefault="007C3F22" w:rsidP="007C3F22">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9</w:t>
            </w:r>
          </w:p>
        </w:tc>
        <w:tc>
          <w:tcPr>
            <w:tcW w:w="567" w:type="dxa"/>
          </w:tcPr>
          <w:p w14:paraId="5958D75A" w14:textId="77777777" w:rsidR="00904261" w:rsidRPr="00553A6C" w:rsidRDefault="0093574B"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hideMark/>
          </w:tcPr>
          <w:p w14:paraId="404A6A7E"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DrainageCoef2</w:t>
            </w:r>
          </w:p>
        </w:tc>
        <w:tc>
          <w:tcPr>
            <w:tcW w:w="851" w:type="dxa"/>
          </w:tcPr>
          <w:p w14:paraId="01E4329A"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520" w:type="dxa"/>
          </w:tcPr>
          <w:p w14:paraId="2A75F4B8"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Coefficient for drainage equation [units vary according to equation]</w:t>
            </w:r>
          </w:p>
          <w:tbl>
            <w:tblPr>
              <w:tblStyle w:val="TableGrid"/>
              <w:tblW w:w="0" w:type="auto"/>
              <w:tblLook w:val="04A0" w:firstRow="1" w:lastRow="0" w:firstColumn="1" w:lastColumn="0" w:noHBand="0" w:noVBand="1"/>
            </w:tblPr>
            <w:tblGrid>
              <w:gridCol w:w="738"/>
              <w:gridCol w:w="4948"/>
            </w:tblGrid>
            <w:tr w:rsidR="00904261" w:rsidRPr="00553A6C" w14:paraId="6FAB93ED" w14:textId="77777777" w:rsidTr="00CB0394">
              <w:tc>
                <w:tcPr>
                  <w:tcW w:w="738" w:type="dxa"/>
                  <w:shd w:val="clear" w:color="auto" w:fill="92CDDC" w:themeFill="accent5" w:themeFillTint="99"/>
                </w:tcPr>
                <w:p w14:paraId="0A3A0839"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3</w:t>
                  </w:r>
                </w:p>
              </w:tc>
              <w:tc>
                <w:tcPr>
                  <w:tcW w:w="4948" w:type="dxa"/>
                </w:tcPr>
                <w:p w14:paraId="6F5A20DC"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!Paved, coefficient b, </w:t>
                  </w:r>
                  <w:r w:rsidRPr="00553A6C">
                    <w:rPr>
                      <w:sz w:val="18"/>
                      <w:szCs w:val="18"/>
                    </w:rPr>
                    <w:t>Grimmond and Oke (1991)</w:t>
                  </w:r>
                </w:p>
              </w:tc>
            </w:tr>
            <w:tr w:rsidR="00904261" w:rsidRPr="00553A6C" w14:paraId="2B57F2A2" w14:textId="77777777" w:rsidTr="00CB0394">
              <w:tc>
                <w:tcPr>
                  <w:tcW w:w="738" w:type="dxa"/>
                  <w:shd w:val="clear" w:color="auto" w:fill="92CDDC" w:themeFill="accent5" w:themeFillTint="99"/>
                </w:tcPr>
                <w:p w14:paraId="2456DC9E"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3</w:t>
                  </w:r>
                </w:p>
              </w:tc>
              <w:tc>
                <w:tcPr>
                  <w:tcW w:w="4948" w:type="dxa"/>
                </w:tcPr>
                <w:p w14:paraId="335A5412"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!Bldgs, coefficient b, </w:t>
                  </w:r>
                  <w:r w:rsidRPr="00553A6C">
                    <w:rPr>
                      <w:sz w:val="18"/>
                      <w:szCs w:val="18"/>
                    </w:rPr>
                    <w:t>Grimmond and Oke (1991)</w:t>
                  </w:r>
                </w:p>
              </w:tc>
            </w:tr>
            <w:tr w:rsidR="00904261" w:rsidRPr="00553A6C" w14:paraId="6A4BF4FF" w14:textId="77777777" w:rsidTr="00CB0394">
              <w:tc>
                <w:tcPr>
                  <w:tcW w:w="738" w:type="dxa"/>
                  <w:shd w:val="clear" w:color="auto" w:fill="92CDDC" w:themeFill="accent5" w:themeFillTint="99"/>
                </w:tcPr>
                <w:p w14:paraId="6803FE40"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1.71</w:t>
                  </w:r>
                </w:p>
              </w:tc>
              <w:tc>
                <w:tcPr>
                  <w:tcW w:w="4948" w:type="dxa"/>
                </w:tcPr>
                <w:p w14:paraId="7C3DCF70" w14:textId="77777777" w:rsidR="00904261" w:rsidRPr="00553A6C" w:rsidRDefault="00904261" w:rsidP="00BE4087">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!BSoil, </w:t>
                  </w:r>
                  <w:r w:rsidRPr="00553A6C">
                    <w:rPr>
                      <w:sz w:val="18"/>
                      <w:szCs w:val="18"/>
                    </w:rPr>
                    <w:t>Grimmond and Oke (1991)</w:t>
                  </w:r>
                  <w:r w:rsidR="00BE4087">
                    <w:rPr>
                      <w:sz w:val="18"/>
                      <w:szCs w:val="18"/>
                    </w:rPr>
                    <w:t xml:space="preserve"> </w:t>
                  </w:r>
                  <w:r w:rsidRPr="00553A6C">
                    <w:rPr>
                      <w:sz w:val="18"/>
                      <w:szCs w:val="18"/>
                    </w:rPr>
                    <w:t>[mm-1]</w:t>
                  </w:r>
                </w:p>
              </w:tc>
            </w:tr>
          </w:tbl>
          <w:p w14:paraId="7F02B778"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904261" w:rsidRPr="00F81E49" w14:paraId="33149B00" w14:textId="77777777" w:rsidTr="00CB0394">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238DE70" w14:textId="77777777" w:rsidR="00904261" w:rsidRPr="00DF532F" w:rsidRDefault="007C3F22" w:rsidP="007C3F22">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10</w:t>
            </w:r>
          </w:p>
        </w:tc>
        <w:tc>
          <w:tcPr>
            <w:tcW w:w="567" w:type="dxa"/>
          </w:tcPr>
          <w:p w14:paraId="6ABA59D5" w14:textId="77777777" w:rsidR="00904261" w:rsidRPr="00553A6C" w:rsidRDefault="00521328"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0A1536D8"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SoilTypeCode</w:t>
            </w:r>
          </w:p>
        </w:tc>
        <w:tc>
          <w:tcPr>
            <w:tcW w:w="851" w:type="dxa"/>
          </w:tcPr>
          <w:p w14:paraId="6AE5B69C"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520" w:type="dxa"/>
          </w:tcPr>
          <w:p w14:paraId="099B7D14"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for soil characteristics below this surface</w:t>
            </w:r>
          </w:p>
          <w:p w14:paraId="2D1A2C3A"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Provides the link to column 1 of SUEWS_Soil.txt, which contains the attributes describing sub-surface soil for this surface type.</w:t>
            </w:r>
          </w:p>
          <w:p w14:paraId="601F7D3E" w14:textId="28FD9245" w:rsidR="00904261" w:rsidRPr="00553A6C" w:rsidRDefault="00514E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904261" w:rsidRPr="00553A6C">
              <w:rPr>
                <w:rFonts w:eastAsia="Times New Roman" w:cs="Times New Roman"/>
                <w:sz w:val="18"/>
                <w:szCs w:val="18"/>
                <w:lang w:val="en-GB" w:eastAsia="en-GB"/>
              </w:rPr>
              <w:t xml:space="preserve"> specified in column 1 of SUEWS_Soil.txt.</w:t>
            </w:r>
          </w:p>
        </w:tc>
      </w:tr>
      <w:tr w:rsidR="00904261" w:rsidRPr="00F81E49" w14:paraId="12A640A5" w14:textId="77777777" w:rsidTr="00CB039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88B22EC" w14:textId="77777777" w:rsidR="00904261" w:rsidRPr="00DF532F" w:rsidRDefault="007C3F22" w:rsidP="007C3F22">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lastRenderedPageBreak/>
              <w:t>11</w:t>
            </w:r>
          </w:p>
        </w:tc>
        <w:tc>
          <w:tcPr>
            <w:tcW w:w="567" w:type="dxa"/>
          </w:tcPr>
          <w:p w14:paraId="4CC77BFE" w14:textId="77777777" w:rsidR="00904261" w:rsidRPr="00553A6C" w:rsidRDefault="00521328"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O</w:t>
            </w:r>
          </w:p>
        </w:tc>
        <w:tc>
          <w:tcPr>
            <w:tcW w:w="1843" w:type="dxa"/>
            <w:noWrap/>
            <w:hideMark/>
          </w:tcPr>
          <w:p w14:paraId="1BECAB53"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SnowLimPatch</w:t>
            </w:r>
          </w:p>
        </w:tc>
        <w:tc>
          <w:tcPr>
            <w:tcW w:w="851" w:type="dxa"/>
          </w:tcPr>
          <w:p w14:paraId="61753FC7"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520" w:type="dxa"/>
          </w:tcPr>
          <w:p w14:paraId="6A1CB112"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Maximum SWE [mm]</w:t>
            </w:r>
          </w:p>
          <w:p w14:paraId="69C20270" w14:textId="5BA03212"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553A6C">
              <w:rPr>
                <w:rFonts w:eastAsia="Times New Roman" w:cs="Times New Roman"/>
                <w:sz w:val="18"/>
                <w:szCs w:val="18"/>
                <w:lang w:val="en-GB" w:eastAsia="fi-FI"/>
              </w:rPr>
              <w:t xml:space="preserve">Limit of snow water equivalent when the surface </w:t>
            </w:r>
            <w:r w:rsidR="00286BC3">
              <w:rPr>
                <w:rFonts w:eastAsia="Times New Roman" w:cs="Times New Roman"/>
                <w:sz w:val="18"/>
                <w:szCs w:val="18"/>
                <w:lang w:val="en-GB" w:eastAsia="fi-FI"/>
              </w:rPr>
              <w:t>is fully covered with snow</w:t>
            </w:r>
            <w:r w:rsidRPr="00553A6C">
              <w:rPr>
                <w:rFonts w:eastAsia="Times New Roman" w:cs="Times New Roman"/>
                <w:sz w:val="18"/>
                <w:szCs w:val="18"/>
                <w:lang w:val="en-GB" w:eastAsia="fi-FI"/>
              </w:rPr>
              <w:t>.</w:t>
            </w:r>
          </w:p>
          <w:tbl>
            <w:tblPr>
              <w:tblStyle w:val="TableGrid"/>
              <w:tblW w:w="0" w:type="auto"/>
              <w:tblLook w:val="04A0" w:firstRow="1" w:lastRow="0" w:firstColumn="1" w:lastColumn="0" w:noHBand="0" w:noVBand="1"/>
            </w:tblPr>
            <w:tblGrid>
              <w:gridCol w:w="738"/>
              <w:gridCol w:w="4948"/>
            </w:tblGrid>
            <w:tr w:rsidR="00904261" w:rsidRPr="00553A6C" w14:paraId="1F18F19D" w14:textId="77777777" w:rsidTr="00CB0394">
              <w:tc>
                <w:tcPr>
                  <w:tcW w:w="738" w:type="dxa"/>
                  <w:shd w:val="clear" w:color="auto" w:fill="92CDDC" w:themeFill="accent5" w:themeFillTint="99"/>
                </w:tcPr>
                <w:p w14:paraId="52E4690A"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190</w:t>
                  </w:r>
                </w:p>
              </w:tc>
              <w:tc>
                <w:tcPr>
                  <w:tcW w:w="4948" w:type="dxa"/>
                </w:tcPr>
                <w:p w14:paraId="1F9E831F"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!Paved, </w:t>
                  </w:r>
                  <w:r w:rsidRPr="00553A6C">
                    <w:rPr>
                      <w:rFonts w:eastAsia="Times New Roman" w:cs="Times New Roman"/>
                      <w:szCs w:val="20"/>
                      <w:lang w:eastAsia="fi-FI"/>
                    </w:rPr>
                    <w:t>Järvi et al. (2014)</w:t>
                  </w:r>
                </w:p>
              </w:tc>
            </w:tr>
            <w:tr w:rsidR="00904261" w:rsidRPr="00553A6C" w14:paraId="3430675D" w14:textId="77777777" w:rsidTr="00CB0394">
              <w:tc>
                <w:tcPr>
                  <w:tcW w:w="738" w:type="dxa"/>
                  <w:shd w:val="clear" w:color="auto" w:fill="92CDDC" w:themeFill="accent5" w:themeFillTint="99"/>
                </w:tcPr>
                <w:p w14:paraId="1AF9D41A"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190</w:t>
                  </w:r>
                </w:p>
              </w:tc>
              <w:tc>
                <w:tcPr>
                  <w:tcW w:w="4948" w:type="dxa"/>
                </w:tcPr>
                <w:p w14:paraId="7D4AA888"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!Bldgs, </w:t>
                  </w:r>
                  <w:r w:rsidRPr="00553A6C">
                    <w:rPr>
                      <w:rFonts w:eastAsia="Times New Roman" w:cs="Times New Roman"/>
                      <w:szCs w:val="20"/>
                      <w:lang w:eastAsia="fi-FI"/>
                    </w:rPr>
                    <w:t>Järvi et al. (2014)</w:t>
                  </w:r>
                </w:p>
              </w:tc>
            </w:tr>
            <w:tr w:rsidR="00904261" w:rsidRPr="00553A6C" w14:paraId="148A2F75" w14:textId="77777777" w:rsidTr="00CB0394">
              <w:tc>
                <w:tcPr>
                  <w:tcW w:w="738" w:type="dxa"/>
                  <w:shd w:val="clear" w:color="auto" w:fill="92CDDC" w:themeFill="accent5" w:themeFillTint="99"/>
                </w:tcPr>
                <w:p w14:paraId="3FFA1B4C"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190</w:t>
                  </w:r>
                </w:p>
              </w:tc>
              <w:tc>
                <w:tcPr>
                  <w:tcW w:w="4948" w:type="dxa"/>
                </w:tcPr>
                <w:p w14:paraId="78F61B81"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!BSoil, </w:t>
                  </w:r>
                  <w:r w:rsidRPr="00553A6C">
                    <w:rPr>
                      <w:rFonts w:eastAsia="Times New Roman" w:cs="Times New Roman"/>
                      <w:szCs w:val="20"/>
                      <w:lang w:eastAsia="fi-FI"/>
                    </w:rPr>
                    <w:t>Järvi et al. (2014)</w:t>
                  </w:r>
                </w:p>
              </w:tc>
            </w:tr>
          </w:tbl>
          <w:p w14:paraId="144B5E45" w14:textId="77777777" w:rsidR="00904261"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p w14:paraId="2A6C2A79" w14:textId="77777777" w:rsidR="00521328" w:rsidRPr="00521328" w:rsidRDefault="00521328" w:rsidP="00521328">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Not needed i</w:t>
            </w:r>
            <w:r w:rsidRPr="00521328">
              <w:rPr>
                <w:rFonts w:eastAsia="Times New Roman" w:cs="Times New Roman"/>
                <w:sz w:val="18"/>
                <w:szCs w:val="18"/>
                <w:lang w:val="en-GB" w:eastAsia="en-GB"/>
              </w:rPr>
              <w:t xml:space="preserve">f SnowUse = 0 in </w:t>
            </w:r>
            <w:r w:rsidR="0010276E">
              <w:fldChar w:fldCharType="begin"/>
            </w:r>
            <w:r w:rsidR="0010276E">
              <w:instrText xml:space="preserve"> REF _Ref413681826 \h  \* MERGEFORMAT </w:instrText>
            </w:r>
            <w:r w:rsidR="0010276E">
              <w:fldChar w:fldCharType="separate"/>
            </w:r>
            <w:r w:rsidR="00237E8B" w:rsidRPr="00237E8B">
              <w:rPr>
                <w:b/>
                <w:sz w:val="18"/>
                <w:szCs w:val="18"/>
              </w:rPr>
              <w:t>4.1 RunControl</w:t>
            </w:r>
            <w:r w:rsidR="00237E8B" w:rsidRPr="00303A94">
              <w:t>.nml</w:t>
            </w:r>
            <w:r w:rsidR="0010276E">
              <w:fldChar w:fldCharType="end"/>
            </w:r>
            <w:r>
              <w:rPr>
                <w:rFonts w:eastAsia="Times New Roman" w:cs="Times New Roman"/>
                <w:b/>
                <w:sz w:val="18"/>
                <w:szCs w:val="18"/>
                <w:lang w:val="en-GB" w:eastAsia="en-GB"/>
              </w:rPr>
              <w:t>.</w:t>
            </w:r>
          </w:p>
        </w:tc>
      </w:tr>
      <w:tr w:rsidR="00904261" w:rsidRPr="00F81E49" w14:paraId="587667AD" w14:textId="77777777" w:rsidTr="00CB0394">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F0AC7DF" w14:textId="77777777" w:rsidR="00904261" w:rsidRPr="00DF532F" w:rsidRDefault="007C3F22" w:rsidP="007C3F22">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12</w:t>
            </w:r>
          </w:p>
        </w:tc>
        <w:tc>
          <w:tcPr>
            <w:tcW w:w="567" w:type="dxa"/>
          </w:tcPr>
          <w:p w14:paraId="2BA265E4" w14:textId="77777777" w:rsidR="00904261" w:rsidRPr="00553A6C" w:rsidRDefault="00BA2656"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O</w:t>
            </w:r>
          </w:p>
        </w:tc>
        <w:tc>
          <w:tcPr>
            <w:tcW w:w="1843" w:type="dxa"/>
            <w:noWrap/>
            <w:hideMark/>
          </w:tcPr>
          <w:p w14:paraId="102BB84B"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SnowLimRemove</w:t>
            </w:r>
          </w:p>
        </w:tc>
        <w:tc>
          <w:tcPr>
            <w:tcW w:w="851" w:type="dxa"/>
          </w:tcPr>
          <w:p w14:paraId="7849CE43"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520" w:type="dxa"/>
          </w:tcPr>
          <w:p w14:paraId="427AE94F"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SWE when snow is removed from this surface [mm]</w:t>
            </w:r>
          </w:p>
          <w:p w14:paraId="0055570B"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Cs w:val="20"/>
                <w:lang w:val="en-GB" w:eastAsia="fi-FI"/>
              </w:rPr>
              <w:t>Limit of snow water equivalent when snow is removed from paved surfaces and buildings</w:t>
            </w:r>
          </w:p>
          <w:p w14:paraId="64F8DE37"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**Currently not implemented for BSoil surface**</w:t>
            </w:r>
          </w:p>
          <w:tbl>
            <w:tblPr>
              <w:tblStyle w:val="TableGrid"/>
              <w:tblW w:w="0" w:type="auto"/>
              <w:tblLook w:val="04A0" w:firstRow="1" w:lastRow="0" w:firstColumn="1" w:lastColumn="0" w:noHBand="0" w:noVBand="1"/>
            </w:tblPr>
            <w:tblGrid>
              <w:gridCol w:w="738"/>
              <w:gridCol w:w="4948"/>
            </w:tblGrid>
            <w:tr w:rsidR="00904261" w:rsidRPr="00553A6C" w14:paraId="286264EA" w14:textId="77777777" w:rsidTr="00CB0394">
              <w:tc>
                <w:tcPr>
                  <w:tcW w:w="738" w:type="dxa"/>
                  <w:shd w:val="clear" w:color="auto" w:fill="92CDDC" w:themeFill="accent5" w:themeFillTint="99"/>
                </w:tcPr>
                <w:p w14:paraId="3A71DE0A"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40</w:t>
                  </w:r>
                </w:p>
              </w:tc>
              <w:tc>
                <w:tcPr>
                  <w:tcW w:w="4948" w:type="dxa"/>
                </w:tcPr>
                <w:p w14:paraId="3D6009BD"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!Paved, </w:t>
                  </w:r>
                  <w:r w:rsidRPr="00553A6C">
                    <w:rPr>
                      <w:rFonts w:eastAsia="Times New Roman" w:cs="Times New Roman"/>
                      <w:szCs w:val="20"/>
                      <w:lang w:eastAsia="fi-FI"/>
                    </w:rPr>
                    <w:t>Järvi et al. (2014)</w:t>
                  </w:r>
                </w:p>
              </w:tc>
            </w:tr>
            <w:tr w:rsidR="00904261" w:rsidRPr="00553A6C" w14:paraId="6B30D108" w14:textId="77777777" w:rsidTr="00CB0394">
              <w:tc>
                <w:tcPr>
                  <w:tcW w:w="738" w:type="dxa"/>
                  <w:shd w:val="clear" w:color="auto" w:fill="92CDDC" w:themeFill="accent5" w:themeFillTint="99"/>
                </w:tcPr>
                <w:p w14:paraId="61C622E6"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100</w:t>
                  </w:r>
                </w:p>
              </w:tc>
              <w:tc>
                <w:tcPr>
                  <w:tcW w:w="4948" w:type="dxa"/>
                </w:tcPr>
                <w:p w14:paraId="0935ACBF"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 xml:space="preserve">!Bldgs, </w:t>
                  </w:r>
                  <w:r w:rsidRPr="00553A6C">
                    <w:rPr>
                      <w:rFonts w:eastAsia="Times New Roman" w:cs="Times New Roman"/>
                      <w:szCs w:val="20"/>
                      <w:lang w:eastAsia="fi-FI"/>
                    </w:rPr>
                    <w:t>Järvi et al. (2014)</w:t>
                  </w:r>
                </w:p>
              </w:tc>
            </w:tr>
            <w:tr w:rsidR="00904261" w:rsidRPr="00553A6C" w14:paraId="4B8CE3AB" w14:textId="77777777" w:rsidTr="00CB0394">
              <w:tc>
                <w:tcPr>
                  <w:tcW w:w="738" w:type="dxa"/>
                  <w:shd w:val="clear" w:color="auto" w:fill="92CDDC" w:themeFill="accent5" w:themeFillTint="99"/>
                </w:tcPr>
                <w:p w14:paraId="4AD02235"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-999</w:t>
                  </w:r>
                </w:p>
              </w:tc>
              <w:tc>
                <w:tcPr>
                  <w:tcW w:w="4948" w:type="dxa"/>
                </w:tcPr>
                <w:p w14:paraId="2DBD204D" w14:textId="77777777" w:rsidR="00904261" w:rsidRPr="00553A6C" w:rsidRDefault="00904261" w:rsidP="00553A6C">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!BSoil [not used]</w:t>
                  </w:r>
                </w:p>
              </w:tc>
            </w:tr>
          </w:tbl>
          <w:p w14:paraId="7706EBB6" w14:textId="77777777" w:rsidR="00904261"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p w14:paraId="5F8DA817" w14:textId="77777777" w:rsidR="00BA2656" w:rsidRPr="00553A6C" w:rsidRDefault="00BA2656"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Not needed i</w:t>
            </w:r>
            <w:r w:rsidRPr="00521328">
              <w:rPr>
                <w:rFonts w:eastAsia="Times New Roman" w:cs="Times New Roman"/>
                <w:sz w:val="18"/>
                <w:szCs w:val="18"/>
                <w:lang w:val="en-GB" w:eastAsia="en-GB"/>
              </w:rPr>
              <w:t xml:space="preserve">f SnowUse = 0 in </w:t>
            </w:r>
            <w:r w:rsidR="0010276E">
              <w:fldChar w:fldCharType="begin"/>
            </w:r>
            <w:r w:rsidR="0010276E">
              <w:instrText xml:space="preserve"> REF _Ref413681826 \h  \* MERGEFORMAT </w:instrText>
            </w:r>
            <w:r w:rsidR="0010276E">
              <w:fldChar w:fldCharType="separate"/>
            </w:r>
            <w:r w:rsidR="00237E8B" w:rsidRPr="00237E8B">
              <w:rPr>
                <w:b/>
                <w:sz w:val="18"/>
                <w:szCs w:val="18"/>
              </w:rPr>
              <w:t>4.1 RunControl</w:t>
            </w:r>
            <w:r w:rsidR="00237E8B" w:rsidRPr="00303A94">
              <w:t>.nml</w:t>
            </w:r>
            <w:r w:rsidR="0010276E">
              <w:fldChar w:fldCharType="end"/>
            </w:r>
            <w:r>
              <w:rPr>
                <w:rFonts w:eastAsia="Times New Roman" w:cs="Times New Roman"/>
                <w:b/>
                <w:sz w:val="18"/>
                <w:szCs w:val="18"/>
                <w:lang w:val="en-GB" w:eastAsia="en-GB"/>
              </w:rPr>
              <w:t>.</w:t>
            </w:r>
          </w:p>
        </w:tc>
      </w:tr>
      <w:tr w:rsidR="00904261" w:rsidRPr="00F81E49" w14:paraId="55C81F16" w14:textId="77777777" w:rsidTr="00CB039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1743236" w14:textId="77777777" w:rsidR="00904261" w:rsidRPr="00DF532F" w:rsidRDefault="00904261" w:rsidP="007C3F22">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1</w:t>
            </w:r>
            <w:r w:rsidR="007C3F22">
              <w:rPr>
                <w:rFonts w:eastAsia="Times New Roman" w:cs="Times New Roman"/>
                <w:b w:val="0"/>
                <w:sz w:val="18"/>
                <w:szCs w:val="18"/>
                <w:lang w:val="en-GB" w:eastAsia="en-GB"/>
              </w:rPr>
              <w:t>3</w:t>
            </w:r>
          </w:p>
        </w:tc>
        <w:tc>
          <w:tcPr>
            <w:tcW w:w="567" w:type="dxa"/>
          </w:tcPr>
          <w:p w14:paraId="71B71DB4" w14:textId="77777777" w:rsidR="00904261" w:rsidRPr="00553A6C" w:rsidRDefault="00BA265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18FB654C" w14:textId="77777777" w:rsidR="00904261" w:rsidRPr="00553A6C" w:rsidRDefault="00EA3547"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OHMCode_Su</w:t>
            </w:r>
            <w:r w:rsidR="00904261" w:rsidRPr="00553A6C">
              <w:rPr>
                <w:rFonts w:eastAsia="Times New Roman" w:cs="Times New Roman"/>
                <w:sz w:val="18"/>
                <w:szCs w:val="18"/>
                <w:lang w:val="en-GB" w:eastAsia="en-GB"/>
              </w:rPr>
              <w:t>mmerWet</w:t>
            </w:r>
          </w:p>
        </w:tc>
        <w:tc>
          <w:tcPr>
            <w:tcW w:w="851" w:type="dxa"/>
          </w:tcPr>
          <w:p w14:paraId="7F69E574"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520" w:type="dxa"/>
          </w:tcPr>
          <w:p w14:paraId="1C9492F9"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for OHM coefficients to use for this surface during wet conditions in summer.</w:t>
            </w:r>
          </w:p>
          <w:p w14:paraId="0AD70971"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Links to SUEWS_OHMCoefficients.txt.</w:t>
            </w:r>
          </w:p>
          <w:p w14:paraId="7691E341" w14:textId="47336FCF" w:rsidR="00904261" w:rsidRPr="00553A6C" w:rsidRDefault="00514E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904261" w:rsidRPr="00553A6C">
              <w:rPr>
                <w:rFonts w:eastAsia="Times New Roman" w:cs="Times New Roman"/>
                <w:sz w:val="18"/>
                <w:szCs w:val="18"/>
                <w:lang w:val="en-GB" w:eastAsia="en-GB"/>
              </w:rPr>
              <w:t xml:space="preserve"> specified in column 1 of SUEWS_OHMCoefficients.txt.</w:t>
            </w:r>
          </w:p>
        </w:tc>
      </w:tr>
      <w:tr w:rsidR="00904261" w:rsidRPr="00F81E49" w14:paraId="31994FD3" w14:textId="77777777" w:rsidTr="00CB0394">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95D6D2D" w14:textId="77777777" w:rsidR="00904261" w:rsidRPr="00DF532F" w:rsidRDefault="007C3F22" w:rsidP="007C3F22">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14</w:t>
            </w:r>
          </w:p>
        </w:tc>
        <w:tc>
          <w:tcPr>
            <w:tcW w:w="567" w:type="dxa"/>
          </w:tcPr>
          <w:p w14:paraId="10323D8E" w14:textId="77777777" w:rsidR="00904261" w:rsidRPr="00553A6C" w:rsidRDefault="00BA2656"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72701AC5"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OHMCode_SummerDry</w:t>
            </w:r>
          </w:p>
        </w:tc>
        <w:tc>
          <w:tcPr>
            <w:tcW w:w="851" w:type="dxa"/>
          </w:tcPr>
          <w:p w14:paraId="51BFDB85"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520" w:type="dxa"/>
          </w:tcPr>
          <w:p w14:paraId="48556325"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for OHM coefficients to use for this surface during dry conditions in summer.</w:t>
            </w:r>
          </w:p>
          <w:p w14:paraId="0EC95684"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Links to SUEWS_OHMCoefficients.txt.</w:t>
            </w:r>
          </w:p>
          <w:p w14:paraId="5D08B1C9" w14:textId="2EF4953A" w:rsidR="00904261" w:rsidRPr="00553A6C" w:rsidRDefault="00514E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904261" w:rsidRPr="00553A6C">
              <w:rPr>
                <w:rFonts w:eastAsia="Times New Roman" w:cs="Times New Roman"/>
                <w:sz w:val="18"/>
                <w:szCs w:val="18"/>
                <w:lang w:val="en-GB" w:eastAsia="en-GB"/>
              </w:rPr>
              <w:t xml:space="preserve"> specified in column 1 of SUEWS_OHMCoefficients.txt.</w:t>
            </w:r>
          </w:p>
        </w:tc>
      </w:tr>
      <w:tr w:rsidR="00904261" w:rsidRPr="00F81E49" w14:paraId="0820B6E6" w14:textId="77777777" w:rsidTr="00CB0394">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1982964" w14:textId="77777777" w:rsidR="00904261" w:rsidRPr="00DF532F" w:rsidRDefault="00904261" w:rsidP="007C3F22">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1</w:t>
            </w:r>
            <w:r w:rsidR="007C3F22">
              <w:rPr>
                <w:rFonts w:eastAsia="Times New Roman" w:cs="Times New Roman"/>
                <w:b w:val="0"/>
                <w:sz w:val="18"/>
                <w:szCs w:val="18"/>
                <w:lang w:val="en-GB" w:eastAsia="en-GB"/>
              </w:rPr>
              <w:t>5</w:t>
            </w:r>
          </w:p>
        </w:tc>
        <w:tc>
          <w:tcPr>
            <w:tcW w:w="567" w:type="dxa"/>
          </w:tcPr>
          <w:p w14:paraId="2578D611" w14:textId="77777777" w:rsidR="00904261" w:rsidRPr="00553A6C" w:rsidRDefault="00BA265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27B923DE"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OHMCode_WinterWet</w:t>
            </w:r>
          </w:p>
        </w:tc>
        <w:tc>
          <w:tcPr>
            <w:tcW w:w="851" w:type="dxa"/>
          </w:tcPr>
          <w:p w14:paraId="04A1BF63" w14:textId="77777777" w:rsidR="00904261" w:rsidRPr="00553A6C" w:rsidRDefault="00904261"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520" w:type="dxa"/>
          </w:tcPr>
          <w:p w14:paraId="4C37F43C"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for OHM coefficients to use for this surface during wet conditions in winter.</w:t>
            </w:r>
          </w:p>
          <w:p w14:paraId="19A16F47" w14:textId="77777777" w:rsidR="00904261" w:rsidRPr="00553A6C" w:rsidRDefault="009042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Links to SUEWS_OHMCoefficients.txt.</w:t>
            </w:r>
          </w:p>
          <w:p w14:paraId="6136A339" w14:textId="3F2FBF53" w:rsidR="00904261" w:rsidRPr="00553A6C" w:rsidRDefault="00514E61" w:rsidP="00553A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904261" w:rsidRPr="00553A6C">
              <w:rPr>
                <w:rFonts w:eastAsia="Times New Roman" w:cs="Times New Roman"/>
                <w:sz w:val="18"/>
                <w:szCs w:val="18"/>
                <w:lang w:val="en-GB" w:eastAsia="en-GB"/>
              </w:rPr>
              <w:t xml:space="preserve"> specified in column 1 of SUEWS_OHMCoefficients.txt.</w:t>
            </w:r>
          </w:p>
        </w:tc>
      </w:tr>
      <w:tr w:rsidR="00904261" w:rsidRPr="00F81E49" w14:paraId="51EA5BAE" w14:textId="77777777" w:rsidTr="00CB0394">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A154C53" w14:textId="77777777" w:rsidR="00904261" w:rsidRPr="00DF532F" w:rsidRDefault="00904261" w:rsidP="007C3F22">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1</w:t>
            </w:r>
            <w:r w:rsidR="007C3F22">
              <w:rPr>
                <w:rFonts w:eastAsia="Times New Roman" w:cs="Times New Roman"/>
                <w:b w:val="0"/>
                <w:sz w:val="18"/>
                <w:szCs w:val="18"/>
                <w:lang w:val="en-GB" w:eastAsia="en-GB"/>
              </w:rPr>
              <w:t>6</w:t>
            </w:r>
          </w:p>
        </w:tc>
        <w:tc>
          <w:tcPr>
            <w:tcW w:w="567" w:type="dxa"/>
          </w:tcPr>
          <w:p w14:paraId="4E1E03E3" w14:textId="77777777" w:rsidR="00904261" w:rsidRPr="00553A6C" w:rsidRDefault="00BA2656"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7087FF57"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OHMCode_WinterDry</w:t>
            </w:r>
          </w:p>
        </w:tc>
        <w:tc>
          <w:tcPr>
            <w:tcW w:w="851" w:type="dxa"/>
          </w:tcPr>
          <w:p w14:paraId="2C5BB1AE" w14:textId="77777777" w:rsidR="00904261" w:rsidRPr="00553A6C" w:rsidRDefault="00904261"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520" w:type="dxa"/>
          </w:tcPr>
          <w:p w14:paraId="54BC2A77"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for OHM coefficients to use for this surface during dry conditions in winter.</w:t>
            </w:r>
          </w:p>
          <w:p w14:paraId="51B5F14B" w14:textId="77777777" w:rsidR="00904261" w:rsidRPr="00553A6C" w:rsidRDefault="009042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Links to SUEWS_OHMCoefficients.txt.</w:t>
            </w:r>
          </w:p>
          <w:p w14:paraId="4BF6B0D3" w14:textId="138FC8BD" w:rsidR="00904261" w:rsidRPr="00553A6C" w:rsidRDefault="00514E61" w:rsidP="00553A6C">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904261" w:rsidRPr="00553A6C">
              <w:rPr>
                <w:rFonts w:eastAsia="Times New Roman" w:cs="Times New Roman"/>
                <w:sz w:val="18"/>
                <w:szCs w:val="18"/>
                <w:lang w:val="en-GB" w:eastAsia="en-GB"/>
              </w:rPr>
              <w:t xml:space="preserve"> specified in column 1 of SUEWS_OHMCoefficients.txt.</w:t>
            </w:r>
          </w:p>
        </w:tc>
      </w:tr>
    </w:tbl>
    <w:p w14:paraId="26CBF190" w14:textId="77777777" w:rsidR="00C32959" w:rsidRDefault="00C32959" w:rsidP="004668AF">
      <w:pPr>
        <w:rPr>
          <w:lang w:val="en-US"/>
        </w:rPr>
      </w:pPr>
      <w:bookmarkStart w:id="52" w:name="_SUEWS_Pervious.txt"/>
      <w:bookmarkEnd w:id="52"/>
    </w:p>
    <w:p w14:paraId="78FEE27F" w14:textId="77777777" w:rsidR="00C32959" w:rsidRDefault="00C32959" w:rsidP="004668AF">
      <w:pPr>
        <w:rPr>
          <w:lang w:val="en-US"/>
        </w:rPr>
      </w:pPr>
    </w:p>
    <w:p w14:paraId="65442363" w14:textId="77777777" w:rsidR="006E31ED" w:rsidRPr="00514E61" w:rsidRDefault="001071C7" w:rsidP="008A71CF">
      <w:pPr>
        <w:pStyle w:val="Heading3"/>
        <w:numPr>
          <w:ilvl w:val="2"/>
          <w:numId w:val="40"/>
        </w:numPr>
        <w:rPr>
          <w:lang w:val="en-US"/>
        </w:rPr>
      </w:pPr>
      <w:bookmarkStart w:id="53" w:name="_Ref413839681"/>
      <w:bookmarkStart w:id="54" w:name="_Ref413839694"/>
      <w:bookmarkStart w:id="55" w:name="_Toc414112033"/>
      <w:r w:rsidRPr="00514E61">
        <w:rPr>
          <w:lang w:val="en-US"/>
        </w:rPr>
        <w:t>SUEWS_Veg</w:t>
      </w:r>
      <w:r w:rsidR="006E31ED" w:rsidRPr="00514E61">
        <w:rPr>
          <w:lang w:val="en-US"/>
        </w:rPr>
        <w:t>.txt</w:t>
      </w:r>
      <w:bookmarkEnd w:id="53"/>
      <w:bookmarkEnd w:id="54"/>
      <w:bookmarkEnd w:id="55"/>
    </w:p>
    <w:p w14:paraId="020E738C" w14:textId="77777777" w:rsidR="00815046" w:rsidRDefault="00815046" w:rsidP="00815046">
      <w:pPr>
        <w:rPr>
          <w:szCs w:val="20"/>
          <w:lang w:val="en-US"/>
        </w:rPr>
      </w:pPr>
      <w:r w:rsidRPr="00815046">
        <w:rPr>
          <w:szCs w:val="20"/>
          <w:lang w:val="en-US"/>
        </w:rPr>
        <w:t>SUEWS_Veg.txt specifies the characteristics for the vegetated surface cover types (</w:t>
      </w:r>
      <w:r>
        <w:rPr>
          <w:szCs w:val="20"/>
          <w:lang w:val="en-US"/>
        </w:rPr>
        <w:t>EveTr</w:t>
      </w:r>
      <w:r w:rsidRPr="00815046">
        <w:rPr>
          <w:szCs w:val="20"/>
          <w:lang w:val="en-US"/>
        </w:rPr>
        <w:t xml:space="preserve">, </w:t>
      </w:r>
      <w:r>
        <w:rPr>
          <w:szCs w:val="20"/>
          <w:lang w:val="en-US"/>
        </w:rPr>
        <w:t>DecTr</w:t>
      </w:r>
      <w:r w:rsidRPr="00815046">
        <w:rPr>
          <w:szCs w:val="20"/>
          <w:lang w:val="en-US"/>
        </w:rPr>
        <w:t xml:space="preserve">, </w:t>
      </w:r>
      <w:r>
        <w:rPr>
          <w:szCs w:val="20"/>
          <w:lang w:val="en-US"/>
        </w:rPr>
        <w:t>Grass</w:t>
      </w:r>
      <w:r w:rsidRPr="00815046">
        <w:rPr>
          <w:szCs w:val="20"/>
          <w:lang w:val="en-US"/>
        </w:rPr>
        <w:t>) by linking codes in column 1 of SUEWS_Veg.txt to the codes specified in SUEWS_SiteSelect.txt (Code_</w:t>
      </w:r>
      <w:r>
        <w:rPr>
          <w:szCs w:val="20"/>
          <w:lang w:val="en-US"/>
        </w:rPr>
        <w:t>EveT</w:t>
      </w:r>
      <w:r w:rsidRPr="00815046">
        <w:rPr>
          <w:szCs w:val="20"/>
          <w:lang w:val="en-US"/>
        </w:rPr>
        <w:t>, Code_</w:t>
      </w:r>
      <w:r>
        <w:rPr>
          <w:szCs w:val="20"/>
          <w:lang w:val="en-US"/>
        </w:rPr>
        <w:t>DecTr</w:t>
      </w:r>
      <w:r w:rsidRPr="00815046">
        <w:rPr>
          <w:szCs w:val="20"/>
          <w:lang w:val="en-US"/>
        </w:rPr>
        <w:t>, Code_</w:t>
      </w:r>
      <w:r>
        <w:rPr>
          <w:szCs w:val="20"/>
          <w:lang w:val="en-US"/>
        </w:rPr>
        <w:t>Grass</w:t>
      </w:r>
      <w:r w:rsidRPr="00815046">
        <w:rPr>
          <w:szCs w:val="20"/>
          <w:lang w:val="en-US"/>
        </w:rPr>
        <w:t>). Each row should correspond to a particular surface type.</w:t>
      </w:r>
    </w:p>
    <w:p w14:paraId="7F736885" w14:textId="77777777" w:rsidR="00815046" w:rsidRDefault="00815046" w:rsidP="00815046">
      <w:pPr>
        <w:rPr>
          <w:szCs w:val="20"/>
          <w:lang w:val="en-US"/>
        </w:rPr>
      </w:pPr>
    </w:p>
    <w:p w14:paraId="097DAC09" w14:textId="77777777" w:rsidR="00815046" w:rsidRDefault="00815046" w:rsidP="00815046">
      <w:pPr>
        <w:rPr>
          <w:szCs w:val="20"/>
          <w:lang w:val="en-US"/>
        </w:rPr>
      </w:pPr>
    </w:p>
    <w:tbl>
      <w:tblPr>
        <w:tblStyle w:val="ListTable2-Accent31"/>
        <w:tblW w:w="10031" w:type="dxa"/>
        <w:tblLook w:val="04A0" w:firstRow="1" w:lastRow="0" w:firstColumn="1" w:lastColumn="0" w:noHBand="0" w:noVBand="1"/>
      </w:tblPr>
      <w:tblGrid>
        <w:gridCol w:w="454"/>
        <w:gridCol w:w="567"/>
        <w:gridCol w:w="1842"/>
        <w:gridCol w:w="992"/>
        <w:gridCol w:w="6176"/>
      </w:tblGrid>
      <w:tr w:rsidR="00815046" w:rsidRPr="004B7CA4" w14:paraId="0FC811E4" w14:textId="77777777" w:rsidTr="00514E61">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3D8719" w14:textId="77777777" w:rsidR="00815046" w:rsidRPr="004B7CA4" w:rsidRDefault="00815046" w:rsidP="007C3F22">
            <w:pPr>
              <w:tabs>
                <w:tab w:val="left" w:pos="142"/>
                <w:tab w:val="left" w:pos="377"/>
              </w:tabs>
              <w:jc w:val="center"/>
              <w:rPr>
                <w:rFonts w:eastAsia="Times New Roman" w:cs="Times New Roman"/>
                <w:sz w:val="18"/>
                <w:szCs w:val="18"/>
                <w:lang w:val="en-GB" w:eastAsia="en-GB"/>
              </w:rPr>
            </w:pPr>
            <w:r w:rsidRPr="004B7CA4">
              <w:rPr>
                <w:sz w:val="18"/>
                <w:szCs w:val="18"/>
                <w:lang w:val="en-US"/>
              </w:rPr>
              <w:t>No.</w:t>
            </w:r>
          </w:p>
        </w:tc>
        <w:tc>
          <w:tcPr>
            <w:tcW w:w="567" w:type="dxa"/>
          </w:tcPr>
          <w:p w14:paraId="14749BE8" w14:textId="77777777" w:rsidR="00815046" w:rsidRPr="004B7CA4" w:rsidRDefault="00815046" w:rsidP="007C3F22">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4B7CA4">
              <w:rPr>
                <w:sz w:val="18"/>
                <w:szCs w:val="18"/>
                <w:lang w:val="en-US"/>
              </w:rPr>
              <w:t>USE</w:t>
            </w:r>
          </w:p>
        </w:tc>
        <w:tc>
          <w:tcPr>
            <w:tcW w:w="1842" w:type="dxa"/>
            <w:noWrap/>
            <w:hideMark/>
          </w:tcPr>
          <w:p w14:paraId="588DD43E" w14:textId="77777777" w:rsidR="00815046" w:rsidRPr="004B7CA4" w:rsidRDefault="00815046" w:rsidP="007C3F22">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sz w:val="18"/>
                <w:szCs w:val="18"/>
                <w:lang w:val="en-US"/>
              </w:rPr>
              <w:t>Column name</w:t>
            </w:r>
          </w:p>
        </w:tc>
        <w:tc>
          <w:tcPr>
            <w:tcW w:w="993" w:type="dxa"/>
          </w:tcPr>
          <w:p w14:paraId="54143ADE" w14:textId="77777777" w:rsidR="00815046" w:rsidRPr="004B7CA4" w:rsidRDefault="00815046" w:rsidP="007C3F22">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4B7CA4">
              <w:rPr>
                <w:sz w:val="18"/>
                <w:szCs w:val="18"/>
                <w:lang w:val="en-US"/>
              </w:rPr>
              <w:t>Example</w:t>
            </w:r>
          </w:p>
        </w:tc>
        <w:tc>
          <w:tcPr>
            <w:tcW w:w="6203" w:type="dxa"/>
          </w:tcPr>
          <w:p w14:paraId="27234984" w14:textId="77777777" w:rsidR="00815046" w:rsidRPr="004B7CA4" w:rsidRDefault="00815046" w:rsidP="007C3F22">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sz w:val="18"/>
                <w:szCs w:val="18"/>
                <w:lang w:val="en-US"/>
              </w:rPr>
              <w:t>Description</w:t>
            </w:r>
          </w:p>
        </w:tc>
      </w:tr>
      <w:tr w:rsidR="00815046" w:rsidRPr="004B7CA4" w14:paraId="77DBC8F0"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09630F81" w14:textId="77777777" w:rsidR="00815046" w:rsidRPr="004B7CA4" w:rsidRDefault="00815046" w:rsidP="007C3F22">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w:t>
            </w:r>
          </w:p>
        </w:tc>
        <w:tc>
          <w:tcPr>
            <w:tcW w:w="567" w:type="dxa"/>
          </w:tcPr>
          <w:p w14:paraId="385679C4"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w:t>
            </w:r>
          </w:p>
        </w:tc>
        <w:tc>
          <w:tcPr>
            <w:tcW w:w="1842" w:type="dxa"/>
            <w:noWrap/>
            <w:hideMark/>
          </w:tcPr>
          <w:p w14:paraId="688A2CFE"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Code</w:t>
            </w:r>
          </w:p>
        </w:tc>
        <w:tc>
          <w:tcPr>
            <w:tcW w:w="993" w:type="dxa"/>
          </w:tcPr>
          <w:p w14:paraId="17ECEF7B"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331</w:t>
            </w:r>
          </w:p>
          <w:p w14:paraId="77AC080A"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332</w:t>
            </w:r>
          </w:p>
          <w:p w14:paraId="1DBD56FB"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333</w:t>
            </w:r>
          </w:p>
        </w:tc>
        <w:tc>
          <w:tcPr>
            <w:tcW w:w="6203" w:type="dxa"/>
          </w:tcPr>
          <w:p w14:paraId="03BE8BAB" w14:textId="77777777" w:rsidR="00815046" w:rsidRPr="004B7CA4" w:rsidRDefault="00815046"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 xml:space="preserve">Code linking to </w:t>
            </w:r>
            <w:r w:rsidR="0010276E">
              <w:fldChar w:fldCharType="begin"/>
            </w:r>
            <w:r w:rsidR="0010276E">
              <w:instrText xml:space="preserve"> REF _Ref413681905 \h  \* MERGEFORMAT </w:instrText>
            </w:r>
            <w:r w:rsidR="0010276E">
              <w:fldChar w:fldCharType="separate"/>
            </w:r>
            <w:r w:rsidR="00237E8B" w:rsidRPr="00237E8B">
              <w:rPr>
                <w:b/>
                <w:sz w:val="18"/>
                <w:szCs w:val="18"/>
              </w:rPr>
              <w:t>SUEWS_SiteSelect.txt</w:t>
            </w:r>
            <w:r w:rsidR="0010276E">
              <w:fldChar w:fldCharType="end"/>
            </w:r>
            <w:r w:rsidR="00787A06">
              <w:rPr>
                <w:rFonts w:eastAsia="Times New Roman" w:cs="Times New Roman"/>
                <w:sz w:val="18"/>
                <w:szCs w:val="18"/>
                <w:lang w:val="en-GB" w:eastAsia="en-GB"/>
              </w:rPr>
              <w:t xml:space="preserve"> </w:t>
            </w:r>
            <w:r w:rsidRPr="004B7CA4">
              <w:rPr>
                <w:rFonts w:eastAsia="Times New Roman" w:cs="Times New Roman"/>
                <w:sz w:val="18"/>
                <w:szCs w:val="18"/>
                <w:lang w:val="en-GB" w:eastAsia="en-GB"/>
              </w:rPr>
              <w:t xml:space="preserve">for </w:t>
            </w:r>
            <w:r w:rsidR="00787A06">
              <w:rPr>
                <w:rFonts w:eastAsia="Times New Roman" w:cs="Times New Roman"/>
                <w:sz w:val="18"/>
                <w:szCs w:val="18"/>
                <w:lang w:val="en-GB" w:eastAsia="en-GB"/>
              </w:rPr>
              <w:t>evergreen trees and shrubs</w:t>
            </w:r>
            <w:r w:rsidRPr="004B7CA4">
              <w:rPr>
                <w:rFonts w:eastAsia="Times New Roman" w:cs="Times New Roman"/>
                <w:sz w:val="18"/>
                <w:szCs w:val="18"/>
                <w:lang w:val="en-GB" w:eastAsia="en-GB"/>
              </w:rPr>
              <w:t xml:space="preserve"> (Code_</w:t>
            </w:r>
            <w:r w:rsidR="00787A06">
              <w:rPr>
                <w:rFonts w:eastAsia="Times New Roman" w:cs="Times New Roman"/>
                <w:sz w:val="18"/>
                <w:szCs w:val="18"/>
                <w:lang w:val="en-GB" w:eastAsia="en-GB"/>
              </w:rPr>
              <w:t>EveTr</w:t>
            </w:r>
            <w:r w:rsidRPr="004B7CA4">
              <w:rPr>
                <w:rFonts w:eastAsia="Times New Roman" w:cs="Times New Roman"/>
                <w:sz w:val="18"/>
                <w:szCs w:val="18"/>
                <w:lang w:val="en-GB" w:eastAsia="en-GB"/>
              </w:rPr>
              <w:t xml:space="preserve">), </w:t>
            </w:r>
            <w:r w:rsidR="00787A06">
              <w:rPr>
                <w:rFonts w:eastAsia="Times New Roman" w:cs="Times New Roman"/>
                <w:sz w:val="18"/>
                <w:szCs w:val="18"/>
                <w:lang w:val="en-GB" w:eastAsia="en-GB"/>
              </w:rPr>
              <w:t>deciduous trees and shrubs</w:t>
            </w:r>
            <w:r w:rsidRPr="004B7CA4">
              <w:rPr>
                <w:rFonts w:eastAsia="Times New Roman" w:cs="Times New Roman"/>
                <w:sz w:val="18"/>
                <w:szCs w:val="18"/>
                <w:lang w:val="en-GB" w:eastAsia="en-GB"/>
              </w:rPr>
              <w:t xml:space="preserve"> (Code_</w:t>
            </w:r>
            <w:r w:rsidR="00787A06">
              <w:rPr>
                <w:rFonts w:eastAsia="Times New Roman" w:cs="Times New Roman"/>
                <w:sz w:val="18"/>
                <w:szCs w:val="18"/>
                <w:lang w:val="en-GB" w:eastAsia="en-GB"/>
              </w:rPr>
              <w:t>DecTr</w:t>
            </w:r>
            <w:r w:rsidRPr="004B7CA4">
              <w:rPr>
                <w:rFonts w:eastAsia="Times New Roman" w:cs="Times New Roman"/>
                <w:sz w:val="18"/>
                <w:szCs w:val="18"/>
                <w:lang w:val="en-GB" w:eastAsia="en-GB"/>
              </w:rPr>
              <w:t xml:space="preserve">) and </w:t>
            </w:r>
            <w:r w:rsidR="00787A06">
              <w:rPr>
                <w:rFonts w:eastAsia="Times New Roman" w:cs="Times New Roman"/>
                <w:sz w:val="18"/>
                <w:szCs w:val="18"/>
                <w:lang w:val="en-GB" w:eastAsia="en-GB"/>
              </w:rPr>
              <w:t xml:space="preserve">grass </w:t>
            </w:r>
            <w:r w:rsidRPr="004B7CA4">
              <w:rPr>
                <w:rFonts w:eastAsia="Times New Roman" w:cs="Times New Roman"/>
                <w:sz w:val="18"/>
                <w:szCs w:val="18"/>
                <w:lang w:val="en-GB" w:eastAsia="en-GB"/>
              </w:rPr>
              <w:t>surfaces (Code_</w:t>
            </w:r>
            <w:r w:rsidR="00787A06">
              <w:rPr>
                <w:rFonts w:eastAsia="Times New Roman" w:cs="Times New Roman"/>
                <w:sz w:val="18"/>
                <w:szCs w:val="18"/>
                <w:lang w:val="en-GB" w:eastAsia="en-GB"/>
              </w:rPr>
              <w:t>Grass</w:t>
            </w:r>
            <w:r w:rsidRPr="004B7CA4">
              <w:rPr>
                <w:rFonts w:eastAsia="Times New Roman" w:cs="Times New Roman"/>
                <w:sz w:val="18"/>
                <w:szCs w:val="18"/>
                <w:lang w:val="en-GB" w:eastAsia="en-GB"/>
              </w:rPr>
              <w:t>).</w:t>
            </w:r>
          </w:p>
          <w:p w14:paraId="4000C03D" w14:textId="4C8B6DD0" w:rsidR="00815046" w:rsidRPr="004B7CA4" w:rsidRDefault="00514E61"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815046" w:rsidRPr="004B7CA4">
              <w:rPr>
                <w:rFonts w:eastAsia="Times New Roman" w:cs="Times New Roman"/>
                <w:sz w:val="18"/>
                <w:szCs w:val="18"/>
                <w:lang w:val="en-GB" w:eastAsia="en-GB"/>
              </w:rPr>
              <w:t>s specified in SUEWS_SiteSelect.txt.</w:t>
            </w:r>
          </w:p>
        </w:tc>
      </w:tr>
      <w:tr w:rsidR="00815046" w:rsidRPr="004B7CA4" w14:paraId="46EDCDBE"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45B884CA" w14:textId="77777777" w:rsidR="00815046" w:rsidRPr="004B7CA4" w:rsidRDefault="00815046" w:rsidP="007C3F22">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2</w:t>
            </w:r>
          </w:p>
        </w:tc>
        <w:tc>
          <w:tcPr>
            <w:tcW w:w="567" w:type="dxa"/>
          </w:tcPr>
          <w:p w14:paraId="52CB1EE9" w14:textId="77777777" w:rsidR="00815046" w:rsidRPr="004B7CA4" w:rsidRDefault="00815046"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MU</w:t>
            </w:r>
          </w:p>
        </w:tc>
        <w:tc>
          <w:tcPr>
            <w:tcW w:w="1842" w:type="dxa"/>
            <w:noWrap/>
            <w:hideMark/>
          </w:tcPr>
          <w:p w14:paraId="556DAF34" w14:textId="77777777" w:rsidR="00815046" w:rsidRPr="004B7CA4" w:rsidRDefault="00815046"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Albedo</w:t>
            </w:r>
          </w:p>
        </w:tc>
        <w:tc>
          <w:tcPr>
            <w:tcW w:w="993" w:type="dxa"/>
          </w:tcPr>
          <w:p w14:paraId="6BE74092" w14:textId="77777777" w:rsidR="00815046" w:rsidRPr="004B7CA4" w:rsidRDefault="00815046"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0-1</w:t>
            </w:r>
          </w:p>
        </w:tc>
        <w:tc>
          <w:tcPr>
            <w:tcW w:w="6203" w:type="dxa"/>
          </w:tcPr>
          <w:p w14:paraId="21A50359" w14:textId="77777777" w:rsidR="00815046" w:rsidRPr="004B7CA4" w:rsidRDefault="00815046"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Albedo of this surface [-]</w:t>
            </w:r>
          </w:p>
          <w:p w14:paraId="527E2CCC" w14:textId="77777777" w:rsidR="00815046" w:rsidRPr="004B7CA4" w:rsidRDefault="00815046"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Effective surface albedo (</w:t>
            </w:r>
            <w:r w:rsidRPr="004B7CA4">
              <w:rPr>
                <w:rFonts w:eastAsia="Times New Roman" w:cs="Times New Roman"/>
                <w:sz w:val="18"/>
                <w:szCs w:val="18"/>
                <w:lang w:val="en-US" w:eastAsia="en-GB"/>
              </w:rPr>
              <w:t>full leaf-on, middle of the day value</w:t>
            </w:r>
            <w:r w:rsidRPr="004B7CA4">
              <w:rPr>
                <w:rFonts w:eastAsia="Times New Roman" w:cs="Times New Roman"/>
                <w:sz w:val="18"/>
                <w:szCs w:val="18"/>
                <w:lang w:val="en-GB" w:eastAsia="en-GB"/>
              </w:rPr>
              <w:t xml:space="preserve">). </w:t>
            </w:r>
          </w:p>
          <w:p w14:paraId="4D89622E" w14:textId="77777777" w:rsidR="00815046" w:rsidRPr="004B7CA4" w:rsidRDefault="00815046"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View factors should be taken into account.</w:t>
            </w:r>
          </w:p>
          <w:tbl>
            <w:tblPr>
              <w:tblStyle w:val="TableGrid"/>
              <w:tblW w:w="0" w:type="auto"/>
              <w:tblLook w:val="04A0" w:firstRow="1" w:lastRow="0" w:firstColumn="1" w:lastColumn="0" w:noHBand="0" w:noVBand="1"/>
            </w:tblPr>
            <w:tblGrid>
              <w:gridCol w:w="504"/>
              <w:gridCol w:w="2481"/>
            </w:tblGrid>
            <w:tr w:rsidR="00815046" w:rsidRPr="004B7CA4" w14:paraId="4666FBBC" w14:textId="77777777" w:rsidTr="00514E61">
              <w:tc>
                <w:tcPr>
                  <w:tcW w:w="0" w:type="auto"/>
                  <w:shd w:val="clear" w:color="auto" w:fill="C2D69B" w:themeFill="accent3" w:themeFillTint="99"/>
                </w:tcPr>
                <w:p w14:paraId="2A8850E9" w14:textId="77777777" w:rsidR="00815046" w:rsidRPr="004B7CA4" w:rsidRDefault="00C32959" w:rsidP="00C32959">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0.10</w:t>
                  </w:r>
                </w:p>
              </w:tc>
              <w:tc>
                <w:tcPr>
                  <w:tcW w:w="0" w:type="auto"/>
                </w:tcPr>
                <w:p w14:paraId="4A94B816" w14:textId="77777777" w:rsidR="00815046" w:rsidRPr="004B7CA4" w:rsidRDefault="00815046" w:rsidP="007D120D">
                  <w:pPr>
                    <w:tabs>
                      <w:tab w:val="left" w:pos="142"/>
                      <w:tab w:val="left" w:pos="377"/>
                    </w:tabs>
                    <w:rPr>
                      <w:rFonts w:eastAsia="Times New Roman" w:cs="Times New Roman"/>
                      <w:sz w:val="18"/>
                      <w:szCs w:val="18"/>
                      <w:lang w:eastAsia="en-GB"/>
                    </w:rPr>
                  </w:pPr>
                  <w:r w:rsidRPr="007100D1">
                    <w:rPr>
                      <w:rFonts w:eastAsia="Times New Roman" w:cs="Times New Roman"/>
                      <w:sz w:val="18"/>
                      <w:szCs w:val="18"/>
                      <w:lang w:val="sv-SE" w:eastAsia="en-GB"/>
                    </w:rPr>
                    <w:t>!</w:t>
                  </w:r>
                  <w:r w:rsidR="007D120D" w:rsidRPr="007100D1">
                    <w:rPr>
                      <w:rFonts w:eastAsia="Times New Roman" w:cs="Times New Roman"/>
                      <w:sz w:val="18"/>
                      <w:szCs w:val="18"/>
                      <w:lang w:val="sv-SE" w:eastAsia="en-GB"/>
                    </w:rPr>
                    <w:t>EveTr</w:t>
                  </w:r>
                  <w:r w:rsidRPr="007100D1">
                    <w:rPr>
                      <w:rFonts w:eastAsia="Times New Roman" w:cs="Times New Roman"/>
                      <w:sz w:val="18"/>
                      <w:szCs w:val="18"/>
                      <w:lang w:val="sv-SE" w:eastAsia="en-GB"/>
                    </w:rPr>
                    <w:t xml:space="preserve">, </w:t>
                  </w:r>
                  <w:r w:rsidR="007D120D" w:rsidRPr="007100D1">
                    <w:rPr>
                      <w:rFonts w:eastAsia="Times New Roman" w:cs="Times New Roman"/>
                      <w:sz w:val="18"/>
                      <w:szCs w:val="18"/>
                      <w:lang w:val="sv-SE" w:eastAsia="en-GB"/>
                    </w:rPr>
                    <w:t xml:space="preserve">Helsinki, </w:t>
                  </w:r>
                  <w:r w:rsidRPr="007100D1">
                    <w:rPr>
                      <w:rFonts w:eastAsia="Times New Roman" w:cs="Times New Roman"/>
                      <w:sz w:val="18"/>
                      <w:szCs w:val="18"/>
                      <w:lang w:val="sv-SE" w:eastAsia="en-GB"/>
                    </w:rPr>
                    <w:t xml:space="preserve">Järvi et al. </w:t>
                  </w:r>
                  <w:r w:rsidRPr="004B7CA4">
                    <w:rPr>
                      <w:rFonts w:eastAsia="Times New Roman" w:cs="Times New Roman"/>
                      <w:sz w:val="18"/>
                      <w:szCs w:val="18"/>
                      <w:lang w:eastAsia="en-GB"/>
                    </w:rPr>
                    <w:t>(2014)</w:t>
                  </w:r>
                </w:p>
              </w:tc>
            </w:tr>
            <w:tr w:rsidR="00815046" w:rsidRPr="004B7CA4" w14:paraId="02B4D329" w14:textId="77777777" w:rsidTr="00514E61">
              <w:tc>
                <w:tcPr>
                  <w:tcW w:w="0" w:type="auto"/>
                  <w:shd w:val="clear" w:color="auto" w:fill="C2D69B" w:themeFill="accent3" w:themeFillTint="99"/>
                </w:tcPr>
                <w:p w14:paraId="77D429AB" w14:textId="77777777" w:rsidR="00815046" w:rsidRPr="004B7CA4" w:rsidRDefault="00C32959"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0.16</w:t>
                  </w:r>
                </w:p>
              </w:tc>
              <w:tc>
                <w:tcPr>
                  <w:tcW w:w="0" w:type="auto"/>
                </w:tcPr>
                <w:p w14:paraId="214F852D" w14:textId="77777777" w:rsidR="00815046" w:rsidRPr="004B7CA4" w:rsidRDefault="007D120D" w:rsidP="00C32959">
                  <w:pPr>
                    <w:tabs>
                      <w:tab w:val="left" w:pos="142"/>
                      <w:tab w:val="left" w:pos="377"/>
                    </w:tabs>
                    <w:rPr>
                      <w:rFonts w:eastAsia="Times New Roman" w:cs="Times New Roman"/>
                      <w:sz w:val="18"/>
                      <w:szCs w:val="18"/>
                      <w:lang w:eastAsia="en-GB"/>
                    </w:rPr>
                  </w:pPr>
                  <w:r w:rsidRPr="007100D1">
                    <w:rPr>
                      <w:rFonts w:eastAsia="Times New Roman" w:cs="Times New Roman"/>
                      <w:sz w:val="18"/>
                      <w:szCs w:val="18"/>
                      <w:lang w:val="sv-SE" w:eastAsia="en-GB"/>
                    </w:rPr>
                    <w:t>!</w:t>
                  </w:r>
                  <w:r w:rsidR="00C32959" w:rsidRPr="007100D1">
                    <w:rPr>
                      <w:rFonts w:eastAsia="Times New Roman" w:cs="Times New Roman"/>
                      <w:sz w:val="18"/>
                      <w:szCs w:val="18"/>
                      <w:lang w:val="sv-SE" w:eastAsia="en-GB"/>
                    </w:rPr>
                    <w:t>Dec</w:t>
                  </w:r>
                  <w:r w:rsidRPr="007100D1">
                    <w:rPr>
                      <w:rFonts w:eastAsia="Times New Roman" w:cs="Times New Roman"/>
                      <w:sz w:val="18"/>
                      <w:szCs w:val="18"/>
                      <w:lang w:val="sv-SE" w:eastAsia="en-GB"/>
                    </w:rPr>
                    <w:t xml:space="preserve">Tr, Helsinki, Järvi et al. </w:t>
                  </w:r>
                  <w:r w:rsidRPr="004B7CA4">
                    <w:rPr>
                      <w:rFonts w:eastAsia="Times New Roman" w:cs="Times New Roman"/>
                      <w:sz w:val="18"/>
                      <w:szCs w:val="18"/>
                      <w:lang w:eastAsia="en-GB"/>
                    </w:rPr>
                    <w:t>(2014)</w:t>
                  </w:r>
                </w:p>
              </w:tc>
            </w:tr>
            <w:tr w:rsidR="007D120D" w:rsidRPr="004B7CA4" w14:paraId="62CF44ED" w14:textId="77777777" w:rsidTr="00514E61">
              <w:tc>
                <w:tcPr>
                  <w:tcW w:w="0" w:type="auto"/>
                  <w:shd w:val="clear" w:color="auto" w:fill="C2D69B" w:themeFill="accent3" w:themeFillTint="99"/>
                </w:tcPr>
                <w:p w14:paraId="6E158E21" w14:textId="77777777" w:rsidR="007D120D" w:rsidRPr="004B7CA4" w:rsidRDefault="00C32959"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0.19</w:t>
                  </w:r>
                </w:p>
              </w:tc>
              <w:tc>
                <w:tcPr>
                  <w:tcW w:w="0" w:type="auto"/>
                </w:tcPr>
                <w:p w14:paraId="4BFA77B5" w14:textId="77777777" w:rsidR="007D120D" w:rsidRPr="004B7CA4" w:rsidRDefault="007D120D" w:rsidP="00C32959">
                  <w:pPr>
                    <w:tabs>
                      <w:tab w:val="left" w:pos="142"/>
                      <w:tab w:val="left" w:pos="377"/>
                    </w:tabs>
                    <w:rPr>
                      <w:rFonts w:eastAsia="Times New Roman" w:cs="Times New Roman"/>
                      <w:sz w:val="18"/>
                      <w:szCs w:val="18"/>
                      <w:lang w:eastAsia="en-GB"/>
                    </w:rPr>
                  </w:pPr>
                  <w:r w:rsidRPr="007100D1">
                    <w:rPr>
                      <w:rFonts w:eastAsia="Times New Roman" w:cs="Times New Roman"/>
                      <w:sz w:val="18"/>
                      <w:szCs w:val="18"/>
                      <w:lang w:val="sv-SE" w:eastAsia="en-GB"/>
                    </w:rPr>
                    <w:t>!</w:t>
                  </w:r>
                  <w:r w:rsidR="00C32959" w:rsidRPr="007100D1">
                    <w:rPr>
                      <w:rFonts w:eastAsia="Times New Roman" w:cs="Times New Roman"/>
                      <w:sz w:val="18"/>
                      <w:szCs w:val="18"/>
                      <w:lang w:val="sv-SE" w:eastAsia="en-GB"/>
                    </w:rPr>
                    <w:t>Grass</w:t>
                  </w:r>
                  <w:r w:rsidRPr="007100D1">
                    <w:rPr>
                      <w:rFonts w:eastAsia="Times New Roman" w:cs="Times New Roman"/>
                      <w:sz w:val="18"/>
                      <w:szCs w:val="18"/>
                      <w:lang w:val="sv-SE" w:eastAsia="en-GB"/>
                    </w:rPr>
                    <w:t xml:space="preserve">, Helsinki, Järvi et al. </w:t>
                  </w:r>
                  <w:r w:rsidRPr="004B7CA4">
                    <w:rPr>
                      <w:rFonts w:eastAsia="Times New Roman" w:cs="Times New Roman"/>
                      <w:sz w:val="18"/>
                      <w:szCs w:val="18"/>
                      <w:lang w:eastAsia="en-GB"/>
                    </w:rPr>
                    <w:t>(2014)</w:t>
                  </w:r>
                </w:p>
              </w:tc>
            </w:tr>
            <w:tr w:rsidR="007D120D" w:rsidRPr="004B7CA4" w14:paraId="6D944EC5" w14:textId="77777777" w:rsidTr="00514E61">
              <w:tc>
                <w:tcPr>
                  <w:tcW w:w="0" w:type="auto"/>
                  <w:shd w:val="clear" w:color="auto" w:fill="C2D69B" w:themeFill="accent3" w:themeFillTint="99"/>
                </w:tcPr>
                <w:p w14:paraId="449420B3" w14:textId="77777777" w:rsidR="007D120D" w:rsidRPr="004B7CA4" w:rsidRDefault="00C32959"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0.10</w:t>
                  </w:r>
                </w:p>
              </w:tc>
              <w:tc>
                <w:tcPr>
                  <w:tcW w:w="0" w:type="auto"/>
                </w:tcPr>
                <w:p w14:paraId="01B73C63" w14:textId="77777777" w:rsidR="007D120D" w:rsidRPr="004B7CA4" w:rsidRDefault="00C32959" w:rsidP="00C32959">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EveTr</w:t>
                  </w:r>
                  <w:r w:rsidRPr="004B7CA4">
                    <w:rPr>
                      <w:rFonts w:eastAsia="Times New Roman" w:cs="Times New Roman"/>
                      <w:sz w:val="18"/>
                      <w:szCs w:val="18"/>
                      <w:lang w:eastAsia="en-GB"/>
                    </w:rPr>
                    <w:t>, Oke (1987)</w:t>
                  </w:r>
                </w:p>
              </w:tc>
            </w:tr>
            <w:tr w:rsidR="00815046" w:rsidRPr="004B7CA4" w14:paraId="72E0C521" w14:textId="77777777" w:rsidTr="00514E61">
              <w:tc>
                <w:tcPr>
                  <w:tcW w:w="0" w:type="auto"/>
                  <w:shd w:val="clear" w:color="auto" w:fill="C2D69B" w:themeFill="accent3" w:themeFillTint="99"/>
                </w:tcPr>
                <w:p w14:paraId="6D9ECD3C" w14:textId="77777777" w:rsidR="00815046" w:rsidRPr="004B7CA4" w:rsidRDefault="00C32959"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0.18</w:t>
                  </w:r>
                </w:p>
              </w:tc>
              <w:tc>
                <w:tcPr>
                  <w:tcW w:w="0" w:type="auto"/>
                </w:tcPr>
                <w:p w14:paraId="00345656" w14:textId="77777777" w:rsidR="00815046" w:rsidRPr="004B7CA4" w:rsidRDefault="00815046" w:rsidP="00C32959">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C32959">
                    <w:rPr>
                      <w:rFonts w:eastAsia="Times New Roman" w:cs="Times New Roman"/>
                      <w:sz w:val="18"/>
                      <w:szCs w:val="18"/>
                      <w:lang w:eastAsia="en-GB"/>
                    </w:rPr>
                    <w:t>DecTr</w:t>
                  </w:r>
                  <w:r w:rsidRPr="004B7CA4">
                    <w:rPr>
                      <w:rFonts w:eastAsia="Times New Roman" w:cs="Times New Roman"/>
                      <w:sz w:val="18"/>
                      <w:szCs w:val="18"/>
                      <w:lang w:eastAsia="en-GB"/>
                    </w:rPr>
                    <w:t>, Oke (1987)</w:t>
                  </w:r>
                </w:p>
              </w:tc>
            </w:tr>
            <w:tr w:rsidR="00815046" w:rsidRPr="004B7CA4" w14:paraId="028FE031" w14:textId="77777777" w:rsidTr="00514E61">
              <w:tc>
                <w:tcPr>
                  <w:tcW w:w="0" w:type="auto"/>
                  <w:shd w:val="clear" w:color="auto" w:fill="C2D69B" w:themeFill="accent3" w:themeFillTint="99"/>
                </w:tcPr>
                <w:p w14:paraId="33F7836B" w14:textId="77777777" w:rsidR="00815046" w:rsidRPr="004B7CA4" w:rsidRDefault="00C32959"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0.21</w:t>
                  </w:r>
                </w:p>
              </w:tc>
              <w:tc>
                <w:tcPr>
                  <w:tcW w:w="0" w:type="auto"/>
                </w:tcPr>
                <w:p w14:paraId="39796E79" w14:textId="77777777" w:rsidR="00815046" w:rsidRPr="004B7CA4" w:rsidRDefault="00815046" w:rsidP="00C32959">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C32959">
                    <w:rPr>
                      <w:rFonts w:eastAsia="Times New Roman" w:cs="Times New Roman"/>
                      <w:sz w:val="18"/>
                      <w:szCs w:val="18"/>
                      <w:lang w:eastAsia="en-GB"/>
                    </w:rPr>
                    <w:t>Grass</w:t>
                  </w:r>
                  <w:r w:rsidRPr="004B7CA4">
                    <w:rPr>
                      <w:rFonts w:eastAsia="Times New Roman" w:cs="Times New Roman"/>
                      <w:sz w:val="18"/>
                      <w:szCs w:val="18"/>
                      <w:lang w:eastAsia="en-GB"/>
                    </w:rPr>
                    <w:t>, Oke (1987)</w:t>
                  </w:r>
                </w:p>
              </w:tc>
            </w:tr>
          </w:tbl>
          <w:p w14:paraId="64986F2C" w14:textId="77777777" w:rsidR="007D120D" w:rsidRPr="004B7CA4" w:rsidRDefault="007D120D"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815046" w:rsidRPr="004B7CA4" w14:paraId="303B7148"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FACBF0" w14:textId="77777777" w:rsidR="00815046" w:rsidRPr="004B7CA4" w:rsidRDefault="00815046" w:rsidP="007C3F22">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3</w:t>
            </w:r>
          </w:p>
        </w:tc>
        <w:tc>
          <w:tcPr>
            <w:tcW w:w="567" w:type="dxa"/>
          </w:tcPr>
          <w:p w14:paraId="4F6E8ED4"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MU</w:t>
            </w:r>
          </w:p>
        </w:tc>
        <w:tc>
          <w:tcPr>
            <w:tcW w:w="1842" w:type="dxa"/>
            <w:noWrap/>
            <w:hideMark/>
          </w:tcPr>
          <w:p w14:paraId="5F6A3048"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Emissivity</w:t>
            </w:r>
          </w:p>
        </w:tc>
        <w:tc>
          <w:tcPr>
            <w:tcW w:w="993" w:type="dxa"/>
          </w:tcPr>
          <w:p w14:paraId="07CB2F20" w14:textId="77777777" w:rsidR="00815046" w:rsidRPr="004B7CA4" w:rsidRDefault="00815046" w:rsidP="00BB6D29">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0-</w:t>
            </w:r>
            <w:r w:rsidR="00BB6D29">
              <w:rPr>
                <w:rFonts w:eastAsia="Times New Roman" w:cs="Times New Roman"/>
                <w:sz w:val="18"/>
                <w:szCs w:val="18"/>
                <w:lang w:val="en-GB" w:eastAsia="en-GB"/>
              </w:rPr>
              <w:t>1</w:t>
            </w:r>
          </w:p>
        </w:tc>
        <w:tc>
          <w:tcPr>
            <w:tcW w:w="6203" w:type="dxa"/>
          </w:tcPr>
          <w:p w14:paraId="18DB807F" w14:textId="77777777" w:rsidR="00815046" w:rsidRPr="004B7CA4" w:rsidRDefault="00815046"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Emissivity of this surface [-]</w:t>
            </w:r>
          </w:p>
          <w:p w14:paraId="37DD3F82" w14:textId="77777777" w:rsidR="00815046" w:rsidRPr="004B7CA4" w:rsidRDefault="00815046"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 xml:space="preserve">Effective surface emissivity. </w:t>
            </w:r>
          </w:p>
          <w:p w14:paraId="3DDA40FC" w14:textId="77777777" w:rsidR="00815046" w:rsidRPr="004B7CA4" w:rsidRDefault="00815046"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 xml:space="preserve">View factors should be taken into account </w:t>
            </w:r>
          </w:p>
          <w:tbl>
            <w:tblPr>
              <w:tblStyle w:val="TableGrid"/>
              <w:tblW w:w="0" w:type="auto"/>
              <w:tblLook w:val="04A0" w:firstRow="1" w:lastRow="0" w:firstColumn="1" w:lastColumn="0" w:noHBand="0" w:noVBand="1"/>
            </w:tblPr>
            <w:tblGrid>
              <w:gridCol w:w="504"/>
              <w:gridCol w:w="1480"/>
            </w:tblGrid>
            <w:tr w:rsidR="00815046" w:rsidRPr="004B7CA4" w14:paraId="11B9E411" w14:textId="77777777" w:rsidTr="00514E61">
              <w:tc>
                <w:tcPr>
                  <w:tcW w:w="0" w:type="auto"/>
                  <w:shd w:val="clear" w:color="auto" w:fill="C2D69B" w:themeFill="accent3" w:themeFillTint="99"/>
                </w:tcPr>
                <w:p w14:paraId="78FBC674" w14:textId="77777777" w:rsidR="00815046" w:rsidRPr="004B7CA4" w:rsidRDefault="00BB6D29"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0.98</w:t>
                  </w:r>
                </w:p>
              </w:tc>
              <w:tc>
                <w:tcPr>
                  <w:tcW w:w="0" w:type="auto"/>
                </w:tcPr>
                <w:p w14:paraId="6DF95835" w14:textId="77777777" w:rsidR="00815046" w:rsidRPr="004B7CA4" w:rsidRDefault="00815046" w:rsidP="00BB6D29">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BB6D29">
                    <w:rPr>
                      <w:rFonts w:eastAsia="Times New Roman" w:cs="Times New Roman"/>
                      <w:sz w:val="18"/>
                      <w:szCs w:val="18"/>
                      <w:lang w:eastAsia="en-GB"/>
                    </w:rPr>
                    <w:t>EveTr</w:t>
                  </w:r>
                  <w:r w:rsidRPr="004B7CA4">
                    <w:rPr>
                      <w:rFonts w:eastAsia="Times New Roman" w:cs="Times New Roman"/>
                      <w:sz w:val="18"/>
                      <w:szCs w:val="18"/>
                      <w:lang w:eastAsia="en-GB"/>
                    </w:rPr>
                    <w:t>, Oke (1987)</w:t>
                  </w:r>
                </w:p>
              </w:tc>
            </w:tr>
            <w:tr w:rsidR="00815046" w:rsidRPr="004B7CA4" w14:paraId="55710E2D" w14:textId="77777777" w:rsidTr="00514E61">
              <w:tc>
                <w:tcPr>
                  <w:tcW w:w="0" w:type="auto"/>
                  <w:shd w:val="clear" w:color="auto" w:fill="C2D69B" w:themeFill="accent3" w:themeFillTint="99"/>
                </w:tcPr>
                <w:p w14:paraId="236F0890" w14:textId="77777777" w:rsidR="00815046" w:rsidRPr="004B7CA4" w:rsidRDefault="00BB6D29"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0.98</w:t>
                  </w:r>
                </w:p>
              </w:tc>
              <w:tc>
                <w:tcPr>
                  <w:tcW w:w="0" w:type="auto"/>
                </w:tcPr>
                <w:p w14:paraId="75A8527A" w14:textId="77777777" w:rsidR="00815046" w:rsidRPr="004B7CA4" w:rsidRDefault="00815046" w:rsidP="00BB6D29">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BB6D29">
                    <w:rPr>
                      <w:rFonts w:eastAsia="Times New Roman" w:cs="Times New Roman"/>
                      <w:sz w:val="18"/>
                      <w:szCs w:val="18"/>
                      <w:lang w:eastAsia="en-GB"/>
                    </w:rPr>
                    <w:t>DecTr</w:t>
                  </w:r>
                  <w:r w:rsidRPr="004B7CA4">
                    <w:rPr>
                      <w:rFonts w:eastAsia="Times New Roman" w:cs="Times New Roman"/>
                      <w:sz w:val="18"/>
                      <w:szCs w:val="18"/>
                      <w:lang w:eastAsia="en-GB"/>
                    </w:rPr>
                    <w:t>, Oke (1987)</w:t>
                  </w:r>
                </w:p>
              </w:tc>
            </w:tr>
            <w:tr w:rsidR="00C32959" w:rsidRPr="004B7CA4" w14:paraId="1349865A" w14:textId="77777777" w:rsidTr="00514E61">
              <w:tc>
                <w:tcPr>
                  <w:tcW w:w="0" w:type="auto"/>
                  <w:shd w:val="clear" w:color="auto" w:fill="C2D69B" w:themeFill="accent3" w:themeFillTint="99"/>
                </w:tcPr>
                <w:p w14:paraId="6D39B7ED" w14:textId="77777777" w:rsidR="00C32959" w:rsidRPr="004B7CA4" w:rsidRDefault="00C32959" w:rsidP="00C32959">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0.93</w:t>
                  </w:r>
                </w:p>
              </w:tc>
              <w:tc>
                <w:tcPr>
                  <w:tcW w:w="0" w:type="auto"/>
                </w:tcPr>
                <w:p w14:paraId="5A51E84C" w14:textId="77777777" w:rsidR="00C32959" w:rsidRPr="004B7CA4" w:rsidRDefault="00C32959" w:rsidP="00BB6D29">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BB6D29">
                    <w:rPr>
                      <w:rFonts w:eastAsia="Times New Roman" w:cs="Times New Roman"/>
                      <w:sz w:val="18"/>
                      <w:szCs w:val="18"/>
                      <w:lang w:eastAsia="en-GB"/>
                    </w:rPr>
                    <w:t>Grass</w:t>
                  </w:r>
                  <w:r w:rsidRPr="004B7CA4">
                    <w:rPr>
                      <w:rFonts w:eastAsia="Times New Roman" w:cs="Times New Roman"/>
                      <w:sz w:val="18"/>
                      <w:szCs w:val="18"/>
                      <w:lang w:eastAsia="en-GB"/>
                    </w:rPr>
                    <w:t>, Oke (1987)</w:t>
                  </w:r>
                </w:p>
              </w:tc>
            </w:tr>
          </w:tbl>
          <w:p w14:paraId="3D2E31DB" w14:textId="77777777" w:rsidR="00C32959" w:rsidRPr="004B7CA4" w:rsidRDefault="00C32959"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815046" w:rsidRPr="004B7CA4" w14:paraId="084A1E4D"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73759F02" w14:textId="77777777" w:rsidR="00815046" w:rsidRPr="004B7CA4" w:rsidRDefault="00815046" w:rsidP="007C3F22">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lastRenderedPageBreak/>
              <w:t>4</w:t>
            </w:r>
          </w:p>
        </w:tc>
        <w:tc>
          <w:tcPr>
            <w:tcW w:w="567" w:type="dxa"/>
          </w:tcPr>
          <w:p w14:paraId="0262175A" w14:textId="77777777" w:rsidR="00815046" w:rsidRPr="004B7CA4" w:rsidRDefault="00815046"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MD</w:t>
            </w:r>
          </w:p>
        </w:tc>
        <w:tc>
          <w:tcPr>
            <w:tcW w:w="1842" w:type="dxa"/>
            <w:noWrap/>
            <w:hideMark/>
          </w:tcPr>
          <w:p w14:paraId="0826827C" w14:textId="77777777" w:rsidR="00815046" w:rsidRPr="004B7CA4" w:rsidRDefault="00815046"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StorageMin</w:t>
            </w:r>
          </w:p>
        </w:tc>
        <w:tc>
          <w:tcPr>
            <w:tcW w:w="993" w:type="dxa"/>
          </w:tcPr>
          <w:p w14:paraId="486877A9" w14:textId="77777777" w:rsidR="00815046" w:rsidRPr="004B7CA4" w:rsidRDefault="00815046" w:rsidP="007C3F2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6AC36A18" w14:textId="77777777" w:rsidR="00815046" w:rsidRPr="004B7CA4" w:rsidRDefault="00815046"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Minimum water storage capacity of this surface [mm]</w:t>
            </w:r>
          </w:p>
          <w:p w14:paraId="65CA1839" w14:textId="77777777" w:rsidR="00815046" w:rsidRPr="004B7CA4" w:rsidRDefault="00815046"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Minimum water storage capacity for upper surfaces (i.e. canopy).</w:t>
            </w:r>
          </w:p>
          <w:p w14:paraId="15102611" w14:textId="77777777" w:rsidR="00815046" w:rsidRPr="004B7CA4" w:rsidRDefault="00815046"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Min and max values are to account for seasonal variation (e.g. leaf-on/leaf-off differences for vegetated surfaces).</w:t>
            </w:r>
          </w:p>
          <w:tbl>
            <w:tblPr>
              <w:tblStyle w:val="TableGrid"/>
              <w:tblW w:w="0" w:type="auto"/>
              <w:tblLook w:val="04A0" w:firstRow="1" w:lastRow="0" w:firstColumn="1" w:lastColumn="0" w:noHBand="0" w:noVBand="1"/>
            </w:tblPr>
            <w:tblGrid>
              <w:gridCol w:w="422"/>
              <w:gridCol w:w="2013"/>
            </w:tblGrid>
            <w:tr w:rsidR="00815046" w:rsidRPr="004B7CA4" w14:paraId="100AF417" w14:textId="77777777" w:rsidTr="00514E61">
              <w:tc>
                <w:tcPr>
                  <w:tcW w:w="0" w:type="auto"/>
                  <w:shd w:val="clear" w:color="auto" w:fill="92CDDC" w:themeFill="accent5" w:themeFillTint="99"/>
                </w:tcPr>
                <w:p w14:paraId="2791081C" w14:textId="77777777" w:rsidR="00815046" w:rsidRPr="004B7CA4" w:rsidRDefault="004D19D7"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1.3</w:t>
                  </w:r>
                </w:p>
              </w:tc>
              <w:tc>
                <w:tcPr>
                  <w:tcW w:w="0" w:type="auto"/>
                </w:tcPr>
                <w:p w14:paraId="01F0DAEA" w14:textId="77777777" w:rsidR="00815046" w:rsidRPr="004B7CA4" w:rsidRDefault="004D19D7"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!EveTr,</w:t>
                  </w:r>
                  <w:r w:rsidR="001D1E4D">
                    <w:rPr>
                      <w:rFonts w:eastAsia="Times New Roman" w:cs="Times New Roman"/>
                      <w:sz w:val="18"/>
                      <w:szCs w:val="18"/>
                      <w:lang w:eastAsia="en-GB"/>
                    </w:rPr>
                    <w:t xml:space="preserve"> </w:t>
                  </w:r>
                  <w:r w:rsidR="001D1E4D" w:rsidRPr="001D1E4D">
                    <w:rPr>
                      <w:rFonts w:eastAsia="Times New Roman" w:cs="Times New Roman"/>
                      <w:sz w:val="18"/>
                      <w:szCs w:val="18"/>
                      <w:lang w:eastAsia="en-GB"/>
                    </w:rPr>
                    <w:t>Breuer et al. (2003)</w:t>
                  </w:r>
                </w:p>
              </w:tc>
            </w:tr>
            <w:tr w:rsidR="00815046" w:rsidRPr="004B7CA4" w14:paraId="49115DD5" w14:textId="77777777" w:rsidTr="00514E61">
              <w:tc>
                <w:tcPr>
                  <w:tcW w:w="0" w:type="auto"/>
                  <w:shd w:val="clear" w:color="auto" w:fill="92CDDC" w:themeFill="accent5" w:themeFillTint="99"/>
                </w:tcPr>
                <w:p w14:paraId="0F42C8DD" w14:textId="77777777" w:rsidR="00815046" w:rsidRPr="004B7CA4" w:rsidRDefault="00815046" w:rsidP="004D19D7">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0.</w:t>
                  </w:r>
                  <w:r w:rsidR="004D19D7">
                    <w:rPr>
                      <w:rFonts w:eastAsia="Times New Roman" w:cs="Times New Roman"/>
                      <w:sz w:val="18"/>
                      <w:szCs w:val="18"/>
                      <w:lang w:eastAsia="en-GB"/>
                    </w:rPr>
                    <w:t>3</w:t>
                  </w:r>
                </w:p>
              </w:tc>
              <w:tc>
                <w:tcPr>
                  <w:tcW w:w="0" w:type="auto"/>
                </w:tcPr>
                <w:p w14:paraId="10207ABD" w14:textId="77777777" w:rsidR="00815046" w:rsidRPr="004B7CA4" w:rsidRDefault="004D19D7"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!DecTr,</w:t>
                  </w:r>
                  <w:r w:rsidR="001D1E4D">
                    <w:rPr>
                      <w:rFonts w:eastAsia="Times New Roman" w:cs="Times New Roman"/>
                      <w:sz w:val="18"/>
                      <w:szCs w:val="18"/>
                      <w:lang w:eastAsia="en-GB"/>
                    </w:rPr>
                    <w:t xml:space="preserve"> </w:t>
                  </w:r>
                  <w:r w:rsidR="001D1E4D" w:rsidRPr="001D1E4D">
                    <w:rPr>
                      <w:rFonts w:eastAsia="Times New Roman" w:cs="Times New Roman"/>
                      <w:sz w:val="18"/>
                      <w:szCs w:val="18"/>
                      <w:lang w:eastAsia="en-GB"/>
                    </w:rPr>
                    <w:t>Breuer et al. (2003)</w:t>
                  </w:r>
                </w:p>
              </w:tc>
            </w:tr>
            <w:tr w:rsidR="004D19D7" w:rsidRPr="004B7CA4" w14:paraId="13E01BB2" w14:textId="77777777" w:rsidTr="00514E61">
              <w:tc>
                <w:tcPr>
                  <w:tcW w:w="0" w:type="auto"/>
                  <w:shd w:val="clear" w:color="auto" w:fill="92CDDC" w:themeFill="accent5" w:themeFillTint="99"/>
                </w:tcPr>
                <w:p w14:paraId="3A497E8F" w14:textId="77777777" w:rsidR="004D19D7" w:rsidRPr="004B7CA4" w:rsidRDefault="001D1E4D"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1.9</w:t>
                  </w:r>
                </w:p>
              </w:tc>
              <w:tc>
                <w:tcPr>
                  <w:tcW w:w="0" w:type="auto"/>
                </w:tcPr>
                <w:p w14:paraId="3089070C" w14:textId="77777777" w:rsidR="004D19D7" w:rsidRPr="004B7CA4" w:rsidRDefault="004D19D7" w:rsidP="007C3F2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!Grass,</w:t>
                  </w:r>
                  <w:r w:rsidR="001D1E4D">
                    <w:rPr>
                      <w:rFonts w:eastAsia="Times New Roman" w:cs="Times New Roman"/>
                      <w:sz w:val="18"/>
                      <w:szCs w:val="18"/>
                      <w:lang w:eastAsia="en-GB"/>
                    </w:rPr>
                    <w:t xml:space="preserve"> </w:t>
                  </w:r>
                  <w:r w:rsidR="001D1E4D" w:rsidRPr="001D1E4D">
                    <w:rPr>
                      <w:rFonts w:eastAsia="Times New Roman" w:cs="Times New Roman"/>
                      <w:sz w:val="18"/>
                      <w:szCs w:val="18"/>
                      <w:lang w:eastAsia="en-GB"/>
                    </w:rPr>
                    <w:t>Breuer et al. (2003)</w:t>
                  </w:r>
                </w:p>
              </w:tc>
            </w:tr>
          </w:tbl>
          <w:p w14:paraId="17934852" w14:textId="77777777" w:rsidR="004D19D7" w:rsidRPr="004B7CA4" w:rsidRDefault="004D19D7" w:rsidP="007C3F2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815046" w:rsidRPr="004B7CA4" w14:paraId="35F94874"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1E791F68" w14:textId="77777777" w:rsidR="00815046" w:rsidRPr="004B7CA4" w:rsidRDefault="00815046" w:rsidP="007C3F22">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5</w:t>
            </w:r>
          </w:p>
        </w:tc>
        <w:tc>
          <w:tcPr>
            <w:tcW w:w="567" w:type="dxa"/>
          </w:tcPr>
          <w:p w14:paraId="27B68B6F"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MD</w:t>
            </w:r>
          </w:p>
        </w:tc>
        <w:tc>
          <w:tcPr>
            <w:tcW w:w="1842" w:type="dxa"/>
            <w:noWrap/>
            <w:hideMark/>
          </w:tcPr>
          <w:p w14:paraId="210FF313"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StorageMax</w:t>
            </w:r>
          </w:p>
        </w:tc>
        <w:tc>
          <w:tcPr>
            <w:tcW w:w="993" w:type="dxa"/>
          </w:tcPr>
          <w:p w14:paraId="7BECD9E5" w14:textId="77777777" w:rsidR="00815046" w:rsidRPr="004B7CA4" w:rsidRDefault="00815046" w:rsidP="007C3F2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487016A9" w14:textId="77777777" w:rsidR="00815046" w:rsidRPr="004B7CA4" w:rsidRDefault="00815046"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Maximum water storage capacity of this surface [mm]</w:t>
            </w:r>
          </w:p>
          <w:p w14:paraId="0F221D9A" w14:textId="77777777" w:rsidR="00815046" w:rsidRPr="004B7CA4" w:rsidRDefault="00815046"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4B7CA4">
              <w:rPr>
                <w:rFonts w:eastAsia="Times New Roman" w:cs="Times New Roman"/>
                <w:sz w:val="18"/>
                <w:szCs w:val="18"/>
                <w:lang w:val="en-GB" w:eastAsia="fi-FI"/>
              </w:rPr>
              <w:t>Maximum water storage capacity for upper surfaces (i.e. canopy)</w:t>
            </w:r>
          </w:p>
          <w:p w14:paraId="2AD64602" w14:textId="77777777" w:rsidR="00815046" w:rsidRPr="004B7CA4" w:rsidRDefault="00815046"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4B7CA4">
              <w:rPr>
                <w:rFonts w:eastAsia="Times New Roman" w:cs="Times New Roman"/>
                <w:sz w:val="18"/>
                <w:szCs w:val="18"/>
                <w:lang w:val="en-GB" w:eastAsia="fi-FI"/>
              </w:rPr>
              <w:t>Min and max values are to account for seasonal variation (e.g. leaf-on/leaf-off differences for vegetated surfaces)</w:t>
            </w:r>
          </w:p>
          <w:tbl>
            <w:tblPr>
              <w:tblStyle w:val="TableGrid"/>
              <w:tblW w:w="0" w:type="auto"/>
              <w:tblLook w:val="04A0" w:firstRow="1" w:lastRow="0" w:firstColumn="1" w:lastColumn="0" w:noHBand="0" w:noVBand="1"/>
            </w:tblPr>
            <w:tblGrid>
              <w:gridCol w:w="422"/>
              <w:gridCol w:w="2497"/>
            </w:tblGrid>
            <w:tr w:rsidR="001D1E4D" w:rsidRPr="004B7CA4" w14:paraId="29C5A1AD" w14:textId="77777777" w:rsidTr="00514E61">
              <w:tc>
                <w:tcPr>
                  <w:tcW w:w="0" w:type="auto"/>
                  <w:shd w:val="clear" w:color="auto" w:fill="92CDDC" w:themeFill="accent5" w:themeFillTint="99"/>
                </w:tcPr>
                <w:p w14:paraId="794882E1" w14:textId="77777777" w:rsidR="001D1E4D" w:rsidRPr="004B7CA4" w:rsidRDefault="001D1E4D"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1.3</w:t>
                  </w:r>
                </w:p>
              </w:tc>
              <w:tc>
                <w:tcPr>
                  <w:tcW w:w="0" w:type="auto"/>
                </w:tcPr>
                <w:p w14:paraId="6DD1EEDE" w14:textId="77777777" w:rsidR="001D1E4D" w:rsidRPr="004B7CA4" w:rsidRDefault="001D1E4D"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 xml:space="preserve">!EveTr, </w:t>
                  </w:r>
                  <w:r w:rsidRPr="001D1E4D">
                    <w:rPr>
                      <w:rFonts w:eastAsia="Times New Roman" w:cs="Times New Roman"/>
                      <w:sz w:val="18"/>
                      <w:szCs w:val="18"/>
                      <w:lang w:eastAsia="en-GB"/>
                    </w:rPr>
                    <w:t>Breuer et al. (2003)</w:t>
                  </w:r>
                </w:p>
              </w:tc>
            </w:tr>
            <w:tr w:rsidR="001D1E4D" w:rsidRPr="004B7CA4" w14:paraId="74CF579E" w14:textId="77777777" w:rsidTr="00514E61">
              <w:tc>
                <w:tcPr>
                  <w:tcW w:w="0" w:type="auto"/>
                  <w:shd w:val="clear" w:color="auto" w:fill="92CDDC" w:themeFill="accent5" w:themeFillTint="99"/>
                </w:tcPr>
                <w:p w14:paraId="1DD83A66" w14:textId="77777777" w:rsidR="001D1E4D" w:rsidRPr="004B7CA4" w:rsidRDefault="001D1E4D" w:rsidP="001D1E4D">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0.</w:t>
                  </w:r>
                  <w:r>
                    <w:rPr>
                      <w:rFonts w:eastAsia="Times New Roman" w:cs="Times New Roman"/>
                      <w:sz w:val="18"/>
                      <w:szCs w:val="18"/>
                      <w:lang w:eastAsia="en-GB"/>
                    </w:rPr>
                    <w:t>8</w:t>
                  </w:r>
                </w:p>
              </w:tc>
              <w:tc>
                <w:tcPr>
                  <w:tcW w:w="0" w:type="auto"/>
                </w:tcPr>
                <w:p w14:paraId="0B4518A6" w14:textId="77777777" w:rsidR="001D1E4D" w:rsidRPr="004B7CA4" w:rsidRDefault="001D1E4D"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 xml:space="preserve">!DecTr, </w:t>
                  </w:r>
                  <w:r w:rsidRPr="001D1E4D">
                    <w:rPr>
                      <w:rFonts w:eastAsia="Times New Roman" w:cs="Times New Roman"/>
                      <w:sz w:val="18"/>
                      <w:szCs w:val="18"/>
                      <w:lang w:eastAsia="en-GB"/>
                    </w:rPr>
                    <w:t>Grimmond and Oke (1991)</w:t>
                  </w:r>
                </w:p>
              </w:tc>
            </w:tr>
            <w:tr w:rsidR="001D1E4D" w:rsidRPr="004B7CA4" w14:paraId="705F768A" w14:textId="77777777" w:rsidTr="00514E61">
              <w:tc>
                <w:tcPr>
                  <w:tcW w:w="0" w:type="auto"/>
                  <w:shd w:val="clear" w:color="auto" w:fill="92CDDC" w:themeFill="accent5" w:themeFillTint="99"/>
                </w:tcPr>
                <w:p w14:paraId="516134E5" w14:textId="77777777" w:rsidR="001D1E4D" w:rsidRPr="004B7CA4" w:rsidRDefault="001D1E4D"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1.9</w:t>
                  </w:r>
                </w:p>
              </w:tc>
              <w:tc>
                <w:tcPr>
                  <w:tcW w:w="0" w:type="auto"/>
                </w:tcPr>
                <w:p w14:paraId="19370FA2" w14:textId="77777777" w:rsidR="001D1E4D" w:rsidRPr="004B7CA4" w:rsidRDefault="001D1E4D"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 xml:space="preserve">!Grass, </w:t>
                  </w:r>
                  <w:r w:rsidRPr="001D1E4D">
                    <w:rPr>
                      <w:rFonts w:eastAsia="Times New Roman" w:cs="Times New Roman"/>
                      <w:sz w:val="18"/>
                      <w:szCs w:val="18"/>
                      <w:lang w:eastAsia="en-GB"/>
                    </w:rPr>
                    <w:t>Breuer et al. (2003)</w:t>
                  </w:r>
                </w:p>
              </w:tc>
            </w:tr>
          </w:tbl>
          <w:p w14:paraId="19539148" w14:textId="77777777" w:rsidR="00815046" w:rsidRPr="004B7CA4" w:rsidRDefault="00815046" w:rsidP="007C3F2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E07BA5" w:rsidRPr="004B7CA4" w14:paraId="6C7967C9"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375D670D" w14:textId="77777777" w:rsidR="00E07BA5" w:rsidRPr="004B7CA4" w:rsidRDefault="00E07BA5" w:rsidP="00E07BA5">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6</w:t>
            </w:r>
          </w:p>
        </w:tc>
        <w:tc>
          <w:tcPr>
            <w:tcW w:w="567" w:type="dxa"/>
          </w:tcPr>
          <w:p w14:paraId="1547408E" w14:textId="77777777" w:rsidR="00E07BA5" w:rsidRPr="004B7CA4" w:rsidRDefault="00E07BA5" w:rsidP="00E07BA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MD</w:t>
            </w:r>
          </w:p>
        </w:tc>
        <w:tc>
          <w:tcPr>
            <w:tcW w:w="1842" w:type="dxa"/>
            <w:noWrap/>
          </w:tcPr>
          <w:p w14:paraId="69845177" w14:textId="77777777" w:rsidR="00E07BA5" w:rsidRPr="004B7CA4" w:rsidRDefault="00E07BA5" w:rsidP="00E07BA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StateLimit</w:t>
            </w:r>
          </w:p>
        </w:tc>
        <w:tc>
          <w:tcPr>
            <w:tcW w:w="993" w:type="dxa"/>
          </w:tcPr>
          <w:p w14:paraId="14361FD2" w14:textId="77777777" w:rsidR="00E07BA5" w:rsidRPr="004B7CA4" w:rsidRDefault="00E07BA5" w:rsidP="00E07BA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7B6F69BE" w14:textId="77777777" w:rsidR="00E07BA5" w:rsidRPr="004B7CA4" w:rsidRDefault="00E07BA5" w:rsidP="00E07BA5">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Upper limit to the surface state [mm]</w:t>
            </w:r>
          </w:p>
          <w:p w14:paraId="7C388F89" w14:textId="77777777" w:rsidR="00E07BA5" w:rsidRPr="004B7CA4" w:rsidRDefault="00E07BA5" w:rsidP="00E07BA5">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**Currently only used for the water suface**</w:t>
            </w:r>
          </w:p>
          <w:p w14:paraId="20E7822B" w14:textId="77777777" w:rsidR="00E07BA5" w:rsidRPr="004B7CA4" w:rsidRDefault="00E07BA5" w:rsidP="00E07BA5">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E07BA5" w:rsidRPr="004B7CA4" w14:paraId="117856A2"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088F84C1" w14:textId="77777777" w:rsidR="00E07BA5" w:rsidRPr="004B7CA4" w:rsidRDefault="00E07BA5" w:rsidP="00E07BA5">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7</w:t>
            </w:r>
          </w:p>
        </w:tc>
        <w:tc>
          <w:tcPr>
            <w:tcW w:w="567" w:type="dxa"/>
          </w:tcPr>
          <w:p w14:paraId="04E4A7F9" w14:textId="77777777" w:rsidR="00E07BA5" w:rsidRPr="004B7CA4" w:rsidRDefault="00E07BA5" w:rsidP="00E07BA5">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MD</w:t>
            </w:r>
          </w:p>
        </w:tc>
        <w:tc>
          <w:tcPr>
            <w:tcW w:w="1842" w:type="dxa"/>
            <w:noWrap/>
            <w:hideMark/>
          </w:tcPr>
          <w:p w14:paraId="530CB65A" w14:textId="77777777" w:rsidR="00E07BA5" w:rsidRPr="004B7CA4" w:rsidRDefault="00E07BA5" w:rsidP="00E07BA5">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DrainageEq</w:t>
            </w:r>
          </w:p>
        </w:tc>
        <w:tc>
          <w:tcPr>
            <w:tcW w:w="993" w:type="dxa"/>
          </w:tcPr>
          <w:p w14:paraId="29BC6BB2" w14:textId="77777777" w:rsidR="00E07BA5" w:rsidRPr="004B7CA4" w:rsidRDefault="00E07BA5" w:rsidP="00E07BA5">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1, 2, 3</w:t>
            </w:r>
          </w:p>
        </w:tc>
        <w:tc>
          <w:tcPr>
            <w:tcW w:w="6203" w:type="dxa"/>
          </w:tcPr>
          <w:p w14:paraId="3C7C4CB4" w14:textId="77777777" w:rsidR="00E07BA5" w:rsidRPr="004B7CA4" w:rsidRDefault="00E07BA5" w:rsidP="00E07BA5">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Drainage equation to use for this surface</w:t>
            </w:r>
            <w:r w:rsidR="00E242EB">
              <w:rPr>
                <w:rFonts w:eastAsia="Times New Roman" w:cs="Times New Roman"/>
                <w:sz w:val="18"/>
                <w:szCs w:val="18"/>
                <w:lang w:val="en-GB" w:eastAsia="en-GB"/>
              </w:rPr>
              <w:t>. Coefficients specified in the following two columns.</w:t>
            </w:r>
          </w:p>
          <w:p w14:paraId="07976259" w14:textId="77777777" w:rsidR="00E07BA5" w:rsidRPr="004B7CA4" w:rsidRDefault="00E07BA5" w:rsidP="00E07BA5">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4B7CA4">
              <w:rPr>
                <w:rFonts w:eastAsia="Times New Roman" w:cs="Times New Roman"/>
                <w:sz w:val="18"/>
                <w:szCs w:val="18"/>
                <w:lang w:val="en-GB" w:eastAsia="fi-FI"/>
              </w:rPr>
              <w:t>Options for drainage equations:</w:t>
            </w:r>
          </w:p>
          <w:p w14:paraId="55A49259" w14:textId="77777777" w:rsidR="00E07BA5" w:rsidRPr="004B7CA4" w:rsidRDefault="00E07BA5" w:rsidP="00E07BA5">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4B7CA4">
              <w:rPr>
                <w:rFonts w:eastAsia="Times New Roman" w:cs="Times New Roman"/>
                <w:sz w:val="18"/>
                <w:szCs w:val="18"/>
                <w:lang w:val="en-GB" w:eastAsia="fi-FI"/>
              </w:rPr>
              <w:t>1 - Falk and Niemczynowicz (1978)</w:t>
            </w:r>
          </w:p>
          <w:p w14:paraId="258F4C02" w14:textId="77777777" w:rsidR="00E07BA5" w:rsidRPr="004B7CA4" w:rsidRDefault="00E07BA5" w:rsidP="00E07BA5">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4B7CA4">
              <w:rPr>
                <w:rFonts w:eastAsia="Times New Roman" w:cs="Times New Roman"/>
                <w:sz w:val="18"/>
                <w:szCs w:val="18"/>
                <w:lang w:val="en-GB" w:eastAsia="fi-FI"/>
              </w:rPr>
              <w:t xml:space="preserve">2 - Halldin et al. (1979) (Rutter eqn corrected for c=0, see </w:t>
            </w:r>
            <w:r w:rsidRPr="004B7CA4">
              <w:rPr>
                <w:rFonts w:cs="Courier New"/>
                <w:sz w:val="18"/>
                <w:szCs w:val="18"/>
                <w:lang w:val="en-GB"/>
              </w:rPr>
              <w:t>Calder &amp; Wright (1986</w:t>
            </w:r>
            <w:r w:rsidRPr="004B7CA4">
              <w:rPr>
                <w:rFonts w:eastAsia="Times New Roman" w:cs="Times New Roman"/>
                <w:sz w:val="18"/>
                <w:szCs w:val="18"/>
                <w:lang w:val="en-GB" w:eastAsia="fi-FI"/>
              </w:rPr>
              <w:t>))</w:t>
            </w:r>
          </w:p>
          <w:p w14:paraId="05639CE1" w14:textId="77777777" w:rsidR="00E07BA5" w:rsidRPr="004B7CA4" w:rsidRDefault="00E07BA5" w:rsidP="00E07BA5">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4B7CA4">
              <w:rPr>
                <w:rFonts w:eastAsia="Times New Roman" w:cs="Times New Roman"/>
                <w:sz w:val="18"/>
                <w:szCs w:val="18"/>
                <w:lang w:val="en-GB" w:eastAsia="fi-FI"/>
              </w:rPr>
              <w:t xml:space="preserve">3 - Falk and Niemczynowicz (1978) </w:t>
            </w:r>
          </w:p>
          <w:tbl>
            <w:tblPr>
              <w:tblStyle w:val="TableGrid"/>
              <w:tblW w:w="0" w:type="auto"/>
              <w:tblLook w:val="04A0" w:firstRow="1" w:lastRow="0" w:firstColumn="1" w:lastColumn="0" w:noHBand="0" w:noVBand="1"/>
            </w:tblPr>
            <w:tblGrid>
              <w:gridCol w:w="299"/>
              <w:gridCol w:w="3326"/>
            </w:tblGrid>
            <w:tr w:rsidR="00E07BA5" w:rsidRPr="004B7CA4" w14:paraId="0FB2BA72" w14:textId="77777777" w:rsidTr="00514E61">
              <w:tc>
                <w:tcPr>
                  <w:tcW w:w="0" w:type="auto"/>
                  <w:shd w:val="clear" w:color="auto" w:fill="92CDDC" w:themeFill="accent5" w:themeFillTint="99"/>
                </w:tcPr>
                <w:p w14:paraId="59862766" w14:textId="77777777" w:rsidR="00E07BA5" w:rsidRPr="004B7CA4" w:rsidRDefault="001D1E4D" w:rsidP="00E07BA5">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2</w:t>
                  </w:r>
                </w:p>
              </w:tc>
              <w:tc>
                <w:tcPr>
                  <w:tcW w:w="0" w:type="auto"/>
                </w:tcPr>
                <w:p w14:paraId="0AA24EB9" w14:textId="77777777" w:rsidR="00E07BA5" w:rsidRPr="004B7CA4" w:rsidRDefault="00E07BA5" w:rsidP="001D1E4D">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1D1E4D">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4B7CA4">
                    <w:rPr>
                      <w:sz w:val="18"/>
                      <w:szCs w:val="18"/>
                    </w:rPr>
                    <w:t>Grimmond and Oke (1991)</w:t>
                  </w:r>
                </w:p>
              </w:tc>
            </w:tr>
            <w:tr w:rsidR="00E07BA5" w:rsidRPr="004B7CA4" w14:paraId="0C364AB8" w14:textId="77777777" w:rsidTr="00514E61">
              <w:tc>
                <w:tcPr>
                  <w:tcW w:w="0" w:type="auto"/>
                  <w:shd w:val="clear" w:color="auto" w:fill="92CDDC" w:themeFill="accent5" w:themeFillTint="99"/>
                  <w:vAlign w:val="center"/>
                </w:tcPr>
                <w:p w14:paraId="56A75379" w14:textId="77777777" w:rsidR="00E07BA5" w:rsidRPr="004B7CA4" w:rsidRDefault="001D1E4D" w:rsidP="00514E61">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2</w:t>
                  </w:r>
                </w:p>
              </w:tc>
              <w:tc>
                <w:tcPr>
                  <w:tcW w:w="0" w:type="auto"/>
                </w:tcPr>
                <w:p w14:paraId="6C3A1B4D" w14:textId="77777777" w:rsidR="00E07BA5" w:rsidRPr="004B7CA4" w:rsidRDefault="00E07BA5" w:rsidP="001D1E4D">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1D1E4D">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4B7CA4">
                    <w:rPr>
                      <w:sz w:val="18"/>
                      <w:szCs w:val="18"/>
                    </w:rPr>
                    <w:t>Grimmond and Oke (1991)</w:t>
                  </w:r>
                </w:p>
              </w:tc>
            </w:tr>
            <w:tr w:rsidR="00E07BA5" w:rsidRPr="004B7CA4" w14:paraId="05037E21" w14:textId="77777777" w:rsidTr="00514E61">
              <w:tc>
                <w:tcPr>
                  <w:tcW w:w="0" w:type="auto"/>
                  <w:shd w:val="clear" w:color="auto" w:fill="92CDDC" w:themeFill="accent5" w:themeFillTint="99"/>
                </w:tcPr>
                <w:p w14:paraId="19DD1E22" w14:textId="77777777" w:rsidR="00E07BA5" w:rsidRPr="004B7CA4" w:rsidRDefault="00E07BA5" w:rsidP="00E07BA5">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2</w:t>
                  </w:r>
                </w:p>
              </w:tc>
              <w:tc>
                <w:tcPr>
                  <w:tcW w:w="0" w:type="auto"/>
                </w:tcPr>
                <w:p w14:paraId="52D9B50C" w14:textId="77777777" w:rsidR="00E07BA5" w:rsidRPr="004B7CA4" w:rsidRDefault="00E07BA5" w:rsidP="001D1E4D">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1D1E4D">
                    <w:rPr>
                      <w:rFonts w:eastAsia="Times New Roman" w:cs="Times New Roman"/>
                      <w:sz w:val="18"/>
                      <w:szCs w:val="18"/>
                      <w:lang w:eastAsia="en-GB"/>
                    </w:rPr>
                    <w:t>Grass (unirrigated)</w:t>
                  </w:r>
                  <w:r w:rsidRPr="004B7CA4">
                    <w:rPr>
                      <w:rFonts w:eastAsia="Times New Roman" w:cs="Times New Roman"/>
                      <w:sz w:val="18"/>
                      <w:szCs w:val="18"/>
                      <w:lang w:eastAsia="en-GB"/>
                    </w:rPr>
                    <w:t xml:space="preserve">, </w:t>
                  </w:r>
                  <w:r w:rsidRPr="004B7CA4">
                    <w:rPr>
                      <w:sz w:val="18"/>
                      <w:szCs w:val="18"/>
                    </w:rPr>
                    <w:t>Grimmond and Oke (1991)</w:t>
                  </w:r>
                </w:p>
              </w:tc>
            </w:tr>
            <w:tr w:rsidR="001D1E4D" w:rsidRPr="004B7CA4" w14:paraId="7C1EF5B7" w14:textId="77777777" w:rsidTr="00514E61">
              <w:tc>
                <w:tcPr>
                  <w:tcW w:w="0" w:type="auto"/>
                  <w:shd w:val="clear" w:color="auto" w:fill="92CDDC" w:themeFill="accent5" w:themeFillTint="99"/>
                </w:tcPr>
                <w:p w14:paraId="720A799F" w14:textId="77777777" w:rsidR="001D1E4D" w:rsidRPr="004B7CA4" w:rsidRDefault="001D1E4D" w:rsidP="001D1E4D">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3</w:t>
                  </w:r>
                </w:p>
              </w:tc>
              <w:tc>
                <w:tcPr>
                  <w:tcW w:w="0" w:type="auto"/>
                </w:tcPr>
                <w:p w14:paraId="16E8CD76" w14:textId="77777777" w:rsidR="001D1E4D" w:rsidRPr="004B7CA4" w:rsidRDefault="001D1E4D" w:rsidP="001D1E4D">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Grass (irrigated)</w:t>
                  </w:r>
                  <w:r w:rsidRPr="004B7CA4">
                    <w:rPr>
                      <w:rFonts w:eastAsia="Times New Roman" w:cs="Times New Roman"/>
                      <w:sz w:val="18"/>
                      <w:szCs w:val="18"/>
                      <w:lang w:eastAsia="en-GB"/>
                    </w:rPr>
                    <w:t xml:space="preserve">, </w:t>
                  </w:r>
                  <w:r w:rsidRPr="004B7CA4">
                    <w:rPr>
                      <w:sz w:val="18"/>
                      <w:szCs w:val="18"/>
                    </w:rPr>
                    <w:t>Grimmond and Oke (1991)</w:t>
                  </w:r>
                </w:p>
              </w:tc>
            </w:tr>
          </w:tbl>
          <w:p w14:paraId="4AC5631E" w14:textId="77777777" w:rsidR="00E07BA5" w:rsidRPr="004B7CA4" w:rsidRDefault="00E07BA5" w:rsidP="00E07BA5">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E07BA5" w:rsidRPr="004B7CA4" w14:paraId="12809393"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A04B6F" w14:textId="77777777" w:rsidR="00E07BA5" w:rsidRPr="004B7CA4" w:rsidRDefault="00E07BA5" w:rsidP="00E07BA5">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8</w:t>
            </w:r>
          </w:p>
        </w:tc>
        <w:tc>
          <w:tcPr>
            <w:tcW w:w="567" w:type="dxa"/>
          </w:tcPr>
          <w:p w14:paraId="307ABF36" w14:textId="77777777" w:rsidR="00E07BA5" w:rsidRPr="004B7CA4" w:rsidRDefault="00E07BA5" w:rsidP="00E07BA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MD</w:t>
            </w:r>
          </w:p>
        </w:tc>
        <w:tc>
          <w:tcPr>
            <w:tcW w:w="1842" w:type="dxa"/>
            <w:noWrap/>
            <w:hideMark/>
          </w:tcPr>
          <w:p w14:paraId="700644F2" w14:textId="77777777" w:rsidR="00E07BA5" w:rsidRPr="004B7CA4" w:rsidRDefault="00E07BA5" w:rsidP="00E07BA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DrainageCoef1</w:t>
            </w:r>
          </w:p>
        </w:tc>
        <w:tc>
          <w:tcPr>
            <w:tcW w:w="993" w:type="dxa"/>
          </w:tcPr>
          <w:p w14:paraId="3B8FD8F2" w14:textId="77777777" w:rsidR="00E07BA5" w:rsidRPr="004B7CA4" w:rsidRDefault="00E07BA5" w:rsidP="00E07BA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18829E73" w14:textId="77777777" w:rsidR="00E07BA5" w:rsidRPr="004B7CA4" w:rsidRDefault="00E07BA5" w:rsidP="00E07BA5">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Coefficient for drainage equation [units vary according to equation]</w:t>
            </w:r>
          </w:p>
          <w:tbl>
            <w:tblPr>
              <w:tblStyle w:val="TableGrid"/>
              <w:tblW w:w="0" w:type="auto"/>
              <w:tblLook w:val="04A0" w:firstRow="1" w:lastRow="0" w:firstColumn="1" w:lastColumn="0" w:noHBand="0" w:noVBand="1"/>
            </w:tblPr>
            <w:tblGrid>
              <w:gridCol w:w="586"/>
              <w:gridCol w:w="4111"/>
            </w:tblGrid>
            <w:tr w:rsidR="003C5515" w:rsidRPr="004B7CA4" w14:paraId="4E6047E4" w14:textId="77777777" w:rsidTr="00514E61">
              <w:tc>
                <w:tcPr>
                  <w:tcW w:w="0" w:type="auto"/>
                  <w:shd w:val="clear" w:color="auto" w:fill="92CDDC" w:themeFill="accent5" w:themeFillTint="99"/>
                </w:tcPr>
                <w:p w14:paraId="66054FC8" w14:textId="77777777" w:rsidR="003C5515" w:rsidRPr="004B7CA4" w:rsidRDefault="00BE4087" w:rsidP="003C5515">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0.013</w:t>
                  </w:r>
                </w:p>
              </w:tc>
              <w:tc>
                <w:tcPr>
                  <w:tcW w:w="0" w:type="auto"/>
                </w:tcPr>
                <w:p w14:paraId="74D299B9" w14:textId="77777777" w:rsidR="003C5515" w:rsidRPr="004B7CA4" w:rsidRDefault="003C5515" w:rsidP="003C5515">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4B7CA4">
                    <w:rPr>
                      <w:sz w:val="18"/>
                      <w:szCs w:val="18"/>
                    </w:rPr>
                    <w:t>Grimmond and Oke (1991) [mm h</w:t>
                  </w:r>
                  <w:r w:rsidRPr="00514E61">
                    <w:rPr>
                      <w:sz w:val="18"/>
                      <w:szCs w:val="18"/>
                      <w:vertAlign w:val="superscript"/>
                    </w:rPr>
                    <w:t>-1</w:t>
                  </w:r>
                  <w:r w:rsidRPr="004B7CA4">
                    <w:rPr>
                      <w:sz w:val="18"/>
                      <w:szCs w:val="18"/>
                    </w:rPr>
                    <w:t>]</w:t>
                  </w:r>
                </w:p>
              </w:tc>
            </w:tr>
            <w:tr w:rsidR="00E07BA5" w:rsidRPr="004B7CA4" w14:paraId="08EC8A04" w14:textId="77777777" w:rsidTr="00514E61">
              <w:tc>
                <w:tcPr>
                  <w:tcW w:w="0" w:type="auto"/>
                  <w:shd w:val="clear" w:color="auto" w:fill="92CDDC" w:themeFill="accent5" w:themeFillTint="99"/>
                </w:tcPr>
                <w:p w14:paraId="5EB2CF11" w14:textId="77777777" w:rsidR="00E07BA5" w:rsidRPr="004B7CA4" w:rsidRDefault="00BE4087" w:rsidP="00E07BA5">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0.013</w:t>
                  </w:r>
                </w:p>
              </w:tc>
              <w:tc>
                <w:tcPr>
                  <w:tcW w:w="0" w:type="auto"/>
                </w:tcPr>
                <w:p w14:paraId="0CBEA5D5" w14:textId="77777777" w:rsidR="00E07BA5" w:rsidRPr="004B7CA4" w:rsidRDefault="00E07BA5" w:rsidP="003C5515">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3C5515">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4B7CA4">
                    <w:rPr>
                      <w:sz w:val="18"/>
                      <w:szCs w:val="18"/>
                    </w:rPr>
                    <w:t>Grimmond and Oke (1991)</w:t>
                  </w:r>
                  <w:r w:rsidR="003C5515" w:rsidRPr="004B7CA4">
                    <w:rPr>
                      <w:sz w:val="18"/>
                      <w:szCs w:val="18"/>
                    </w:rPr>
                    <w:t xml:space="preserve"> [mm h</w:t>
                  </w:r>
                  <w:r w:rsidR="003C5515" w:rsidRPr="00514E61">
                    <w:rPr>
                      <w:sz w:val="18"/>
                      <w:szCs w:val="18"/>
                      <w:vertAlign w:val="superscript"/>
                    </w:rPr>
                    <w:t>-1</w:t>
                  </w:r>
                  <w:r w:rsidR="003C5515" w:rsidRPr="004B7CA4">
                    <w:rPr>
                      <w:sz w:val="18"/>
                      <w:szCs w:val="18"/>
                    </w:rPr>
                    <w:t>]</w:t>
                  </w:r>
                </w:p>
              </w:tc>
            </w:tr>
            <w:tr w:rsidR="00E07BA5" w:rsidRPr="004B7CA4" w14:paraId="276FB323" w14:textId="77777777" w:rsidTr="00514E61">
              <w:tc>
                <w:tcPr>
                  <w:tcW w:w="0" w:type="auto"/>
                  <w:shd w:val="clear" w:color="auto" w:fill="92CDDC" w:themeFill="accent5" w:themeFillTint="99"/>
                </w:tcPr>
                <w:p w14:paraId="75776051" w14:textId="77777777" w:rsidR="00E07BA5" w:rsidRPr="004B7CA4" w:rsidRDefault="00BE4087" w:rsidP="00E07BA5">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0.013</w:t>
                  </w:r>
                </w:p>
              </w:tc>
              <w:tc>
                <w:tcPr>
                  <w:tcW w:w="0" w:type="auto"/>
                </w:tcPr>
                <w:p w14:paraId="7FB6EB59" w14:textId="77777777" w:rsidR="00E07BA5" w:rsidRPr="004B7CA4" w:rsidRDefault="00E07BA5" w:rsidP="00BE4087">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BE4087">
                    <w:rPr>
                      <w:rFonts w:eastAsia="Times New Roman" w:cs="Times New Roman"/>
                      <w:sz w:val="18"/>
                      <w:szCs w:val="18"/>
                      <w:lang w:eastAsia="en-GB"/>
                    </w:rPr>
                    <w:t>Grass (unirrigated)</w:t>
                  </w:r>
                  <w:r w:rsidRPr="004B7CA4">
                    <w:rPr>
                      <w:rFonts w:eastAsia="Times New Roman" w:cs="Times New Roman"/>
                      <w:sz w:val="18"/>
                      <w:szCs w:val="18"/>
                      <w:lang w:eastAsia="en-GB"/>
                    </w:rPr>
                    <w:t xml:space="preserve">, </w:t>
                  </w:r>
                  <w:r w:rsidRPr="004B7CA4">
                    <w:rPr>
                      <w:sz w:val="18"/>
                      <w:szCs w:val="18"/>
                    </w:rPr>
                    <w:t>Grimmond and Oke (1991) [mm h</w:t>
                  </w:r>
                  <w:r w:rsidRPr="00514E61">
                    <w:rPr>
                      <w:sz w:val="18"/>
                      <w:szCs w:val="18"/>
                      <w:vertAlign w:val="superscript"/>
                    </w:rPr>
                    <w:t>-1</w:t>
                  </w:r>
                  <w:r w:rsidRPr="004B7CA4">
                    <w:rPr>
                      <w:sz w:val="18"/>
                      <w:szCs w:val="18"/>
                    </w:rPr>
                    <w:t>]</w:t>
                  </w:r>
                </w:p>
              </w:tc>
            </w:tr>
            <w:tr w:rsidR="00BE4087" w:rsidRPr="004B7CA4" w14:paraId="71D632AD" w14:textId="77777777" w:rsidTr="00514E61">
              <w:tc>
                <w:tcPr>
                  <w:tcW w:w="0" w:type="auto"/>
                  <w:shd w:val="clear" w:color="auto" w:fill="92CDDC" w:themeFill="accent5" w:themeFillTint="99"/>
                </w:tcPr>
                <w:p w14:paraId="03381EA9" w14:textId="77777777" w:rsidR="00BE4087" w:rsidRDefault="00BE4087" w:rsidP="00BE4087">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10</w:t>
                  </w:r>
                </w:p>
              </w:tc>
              <w:tc>
                <w:tcPr>
                  <w:tcW w:w="0" w:type="auto"/>
                </w:tcPr>
                <w:p w14:paraId="1AFCDDD0" w14:textId="77777777" w:rsidR="00BE4087" w:rsidRPr="004B7CA4" w:rsidRDefault="00BE4087" w:rsidP="00BE4087">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w:t>
                  </w:r>
                  <w:r>
                    <w:rPr>
                      <w:rFonts w:eastAsia="Times New Roman" w:cs="Times New Roman"/>
                      <w:sz w:val="18"/>
                      <w:szCs w:val="18"/>
                      <w:lang w:eastAsia="en-GB"/>
                    </w:rPr>
                    <w:t>Grass (irrigated)</w:t>
                  </w:r>
                  <w:r w:rsidRPr="00553A6C">
                    <w:rPr>
                      <w:rFonts w:eastAsia="Times New Roman" w:cs="Times New Roman"/>
                      <w:sz w:val="18"/>
                      <w:szCs w:val="18"/>
                      <w:lang w:eastAsia="en-GB"/>
                    </w:rPr>
                    <w:t>, coefficient D</w:t>
                  </w:r>
                  <w:r w:rsidRPr="00553A6C">
                    <w:rPr>
                      <w:rFonts w:eastAsia="Times New Roman" w:cs="Times New Roman"/>
                      <w:sz w:val="18"/>
                      <w:szCs w:val="18"/>
                      <w:vertAlign w:val="subscript"/>
                      <w:lang w:eastAsia="en-GB"/>
                    </w:rPr>
                    <w:t>0</w:t>
                  </w:r>
                  <w:r w:rsidRPr="00553A6C">
                    <w:rPr>
                      <w:rFonts w:eastAsia="Times New Roman" w:cs="Times New Roman"/>
                      <w:sz w:val="18"/>
                      <w:szCs w:val="18"/>
                      <w:lang w:eastAsia="en-GB"/>
                    </w:rPr>
                    <w:t xml:space="preserve">, </w:t>
                  </w:r>
                  <w:r w:rsidRPr="00553A6C">
                    <w:rPr>
                      <w:sz w:val="18"/>
                      <w:szCs w:val="18"/>
                    </w:rPr>
                    <w:t>Grimmond and Oke (1991)</w:t>
                  </w:r>
                </w:p>
              </w:tc>
            </w:tr>
          </w:tbl>
          <w:p w14:paraId="41631DF2" w14:textId="77777777" w:rsidR="00E07BA5" w:rsidRPr="004B7CA4" w:rsidRDefault="00E07BA5" w:rsidP="00E07BA5">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E07BA5" w:rsidRPr="004B7CA4" w14:paraId="0C7C7226"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69AA2CE4" w14:textId="77777777" w:rsidR="00E07BA5" w:rsidRPr="004B7CA4" w:rsidRDefault="00E07BA5" w:rsidP="00E07BA5">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9</w:t>
            </w:r>
          </w:p>
        </w:tc>
        <w:tc>
          <w:tcPr>
            <w:tcW w:w="567" w:type="dxa"/>
          </w:tcPr>
          <w:p w14:paraId="40891366" w14:textId="77777777" w:rsidR="00E07BA5" w:rsidRPr="004B7CA4" w:rsidRDefault="00E07BA5" w:rsidP="00E07BA5">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MD</w:t>
            </w:r>
          </w:p>
        </w:tc>
        <w:tc>
          <w:tcPr>
            <w:tcW w:w="1842" w:type="dxa"/>
            <w:noWrap/>
            <w:hideMark/>
          </w:tcPr>
          <w:p w14:paraId="65BA1176" w14:textId="77777777" w:rsidR="00E07BA5" w:rsidRPr="004B7CA4" w:rsidRDefault="00E07BA5" w:rsidP="00E07BA5">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DrainageCoef2</w:t>
            </w:r>
          </w:p>
        </w:tc>
        <w:tc>
          <w:tcPr>
            <w:tcW w:w="993" w:type="dxa"/>
          </w:tcPr>
          <w:p w14:paraId="2E3CBACE" w14:textId="77777777" w:rsidR="00E07BA5" w:rsidRPr="004B7CA4" w:rsidRDefault="00E07BA5" w:rsidP="00E07BA5">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6AD729A1" w14:textId="77777777" w:rsidR="00E07BA5" w:rsidRPr="004B7CA4" w:rsidRDefault="00E07BA5" w:rsidP="00E07BA5">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Coefficient for drainage equation [units vary according to equation]</w:t>
            </w:r>
          </w:p>
          <w:tbl>
            <w:tblPr>
              <w:tblStyle w:val="TableGrid"/>
              <w:tblW w:w="0" w:type="auto"/>
              <w:tblLook w:val="04A0" w:firstRow="1" w:lastRow="0" w:firstColumn="1" w:lastColumn="0" w:noHBand="0" w:noVBand="1"/>
            </w:tblPr>
            <w:tblGrid>
              <w:gridCol w:w="504"/>
              <w:gridCol w:w="4111"/>
            </w:tblGrid>
            <w:tr w:rsidR="00E07BA5" w:rsidRPr="00BE4087" w14:paraId="18DC8F6F" w14:textId="77777777" w:rsidTr="00514E61">
              <w:tc>
                <w:tcPr>
                  <w:tcW w:w="0" w:type="auto"/>
                  <w:shd w:val="clear" w:color="auto" w:fill="92CDDC" w:themeFill="accent5" w:themeFillTint="99"/>
                </w:tcPr>
                <w:p w14:paraId="5B64F98D" w14:textId="77777777" w:rsidR="00E07BA5" w:rsidRPr="00BE4087" w:rsidRDefault="00BE4087" w:rsidP="00E07BA5">
                  <w:pPr>
                    <w:tabs>
                      <w:tab w:val="left" w:pos="142"/>
                      <w:tab w:val="left" w:pos="377"/>
                    </w:tabs>
                    <w:rPr>
                      <w:rFonts w:eastAsia="Times New Roman" w:cs="Times New Roman"/>
                      <w:sz w:val="18"/>
                      <w:szCs w:val="18"/>
                      <w:lang w:eastAsia="en-GB"/>
                    </w:rPr>
                  </w:pPr>
                  <w:r w:rsidRPr="00BE4087">
                    <w:rPr>
                      <w:rFonts w:eastAsia="Times New Roman" w:cs="Times New Roman"/>
                      <w:sz w:val="18"/>
                      <w:szCs w:val="18"/>
                      <w:lang w:eastAsia="en-GB"/>
                    </w:rPr>
                    <w:t>1.71</w:t>
                  </w:r>
                </w:p>
              </w:tc>
              <w:tc>
                <w:tcPr>
                  <w:tcW w:w="0" w:type="auto"/>
                </w:tcPr>
                <w:p w14:paraId="4BC67DFF" w14:textId="77777777" w:rsidR="00E07BA5" w:rsidRPr="00BE4087" w:rsidRDefault="00BE4087" w:rsidP="00BE4087">
                  <w:pPr>
                    <w:tabs>
                      <w:tab w:val="left" w:pos="142"/>
                      <w:tab w:val="left" w:pos="377"/>
                    </w:tabs>
                    <w:rPr>
                      <w:rFonts w:eastAsia="Times New Roman" w:cs="Times New Roman"/>
                      <w:sz w:val="18"/>
                      <w:szCs w:val="18"/>
                      <w:lang w:eastAsia="en-GB"/>
                    </w:rPr>
                  </w:pPr>
                  <w:r w:rsidRPr="00BE4087">
                    <w:rPr>
                      <w:rFonts w:eastAsia="Times New Roman" w:cs="Times New Roman"/>
                      <w:sz w:val="18"/>
                      <w:szCs w:val="18"/>
                      <w:lang w:eastAsia="en-GB"/>
                    </w:rPr>
                    <w:t xml:space="preserve">!EveTrl, </w:t>
                  </w:r>
                  <w:r w:rsidRPr="00BE4087">
                    <w:rPr>
                      <w:sz w:val="18"/>
                      <w:szCs w:val="18"/>
                    </w:rPr>
                    <w:t>Grimmond and Oke (1991) [mm</w:t>
                  </w:r>
                  <w:r w:rsidRPr="00514E61">
                    <w:rPr>
                      <w:sz w:val="18"/>
                      <w:szCs w:val="18"/>
                      <w:vertAlign w:val="superscript"/>
                    </w:rPr>
                    <w:t>-1</w:t>
                  </w:r>
                  <w:r w:rsidRPr="00BE4087">
                    <w:rPr>
                      <w:sz w:val="18"/>
                      <w:szCs w:val="18"/>
                    </w:rPr>
                    <w:t>]</w:t>
                  </w:r>
                </w:p>
              </w:tc>
            </w:tr>
            <w:tr w:rsidR="00E07BA5" w:rsidRPr="00BE4087" w14:paraId="2F48B665" w14:textId="77777777" w:rsidTr="00514E61">
              <w:tc>
                <w:tcPr>
                  <w:tcW w:w="0" w:type="auto"/>
                  <w:shd w:val="clear" w:color="auto" w:fill="92CDDC" w:themeFill="accent5" w:themeFillTint="99"/>
                </w:tcPr>
                <w:p w14:paraId="60774919" w14:textId="77777777" w:rsidR="00E07BA5" w:rsidRPr="00BE4087" w:rsidRDefault="00BE4087" w:rsidP="00E07BA5">
                  <w:pPr>
                    <w:tabs>
                      <w:tab w:val="left" w:pos="142"/>
                      <w:tab w:val="left" w:pos="377"/>
                    </w:tabs>
                    <w:rPr>
                      <w:rFonts w:eastAsia="Times New Roman" w:cs="Times New Roman"/>
                      <w:sz w:val="18"/>
                      <w:szCs w:val="18"/>
                      <w:lang w:eastAsia="en-GB"/>
                    </w:rPr>
                  </w:pPr>
                  <w:r w:rsidRPr="00BE4087">
                    <w:rPr>
                      <w:rFonts w:eastAsia="Times New Roman" w:cs="Times New Roman"/>
                      <w:sz w:val="18"/>
                      <w:szCs w:val="18"/>
                      <w:lang w:eastAsia="en-GB"/>
                    </w:rPr>
                    <w:t>1.71</w:t>
                  </w:r>
                </w:p>
              </w:tc>
              <w:tc>
                <w:tcPr>
                  <w:tcW w:w="0" w:type="auto"/>
                </w:tcPr>
                <w:p w14:paraId="5B3C31A0" w14:textId="77777777" w:rsidR="00E07BA5" w:rsidRPr="00BE4087" w:rsidRDefault="00BE4087" w:rsidP="00BE4087">
                  <w:pPr>
                    <w:tabs>
                      <w:tab w:val="left" w:pos="142"/>
                      <w:tab w:val="left" w:pos="377"/>
                    </w:tabs>
                    <w:rPr>
                      <w:rFonts w:eastAsia="Times New Roman" w:cs="Times New Roman"/>
                      <w:sz w:val="18"/>
                      <w:szCs w:val="18"/>
                      <w:lang w:eastAsia="en-GB"/>
                    </w:rPr>
                  </w:pPr>
                  <w:r w:rsidRPr="00BE4087">
                    <w:rPr>
                      <w:rFonts w:eastAsia="Times New Roman" w:cs="Times New Roman"/>
                      <w:sz w:val="18"/>
                      <w:szCs w:val="18"/>
                      <w:lang w:eastAsia="en-GB"/>
                    </w:rPr>
                    <w:t xml:space="preserve">!DecTr, </w:t>
                  </w:r>
                  <w:r w:rsidRPr="00BE4087">
                    <w:rPr>
                      <w:sz w:val="18"/>
                      <w:szCs w:val="18"/>
                    </w:rPr>
                    <w:t>Grimmond and Oke (1991) [mm</w:t>
                  </w:r>
                  <w:r w:rsidRPr="00514E61">
                    <w:rPr>
                      <w:sz w:val="18"/>
                      <w:szCs w:val="18"/>
                      <w:vertAlign w:val="superscript"/>
                    </w:rPr>
                    <w:t>-1</w:t>
                  </w:r>
                  <w:r w:rsidRPr="00BE4087">
                    <w:rPr>
                      <w:sz w:val="18"/>
                      <w:szCs w:val="18"/>
                    </w:rPr>
                    <w:t>]</w:t>
                  </w:r>
                </w:p>
              </w:tc>
            </w:tr>
            <w:tr w:rsidR="00E07BA5" w:rsidRPr="00BE4087" w14:paraId="6F2FF26A" w14:textId="77777777" w:rsidTr="00514E61">
              <w:tc>
                <w:tcPr>
                  <w:tcW w:w="0" w:type="auto"/>
                  <w:shd w:val="clear" w:color="auto" w:fill="92CDDC" w:themeFill="accent5" w:themeFillTint="99"/>
                </w:tcPr>
                <w:p w14:paraId="138A106B" w14:textId="77777777" w:rsidR="00E07BA5" w:rsidRPr="00BE4087" w:rsidRDefault="00E07BA5" w:rsidP="00E07BA5">
                  <w:pPr>
                    <w:tabs>
                      <w:tab w:val="left" w:pos="142"/>
                      <w:tab w:val="left" w:pos="377"/>
                    </w:tabs>
                    <w:rPr>
                      <w:rFonts w:eastAsia="Times New Roman" w:cs="Times New Roman"/>
                      <w:sz w:val="18"/>
                      <w:szCs w:val="18"/>
                      <w:lang w:eastAsia="en-GB"/>
                    </w:rPr>
                  </w:pPr>
                  <w:r w:rsidRPr="00BE4087">
                    <w:rPr>
                      <w:rFonts w:eastAsia="Times New Roman" w:cs="Times New Roman"/>
                      <w:sz w:val="18"/>
                      <w:szCs w:val="18"/>
                      <w:lang w:eastAsia="en-GB"/>
                    </w:rPr>
                    <w:t>1.71</w:t>
                  </w:r>
                </w:p>
              </w:tc>
              <w:tc>
                <w:tcPr>
                  <w:tcW w:w="0" w:type="auto"/>
                </w:tcPr>
                <w:p w14:paraId="32A4968A" w14:textId="77777777" w:rsidR="00E07BA5" w:rsidRPr="00BE4087" w:rsidRDefault="00E07BA5" w:rsidP="00BE4087">
                  <w:pPr>
                    <w:tabs>
                      <w:tab w:val="left" w:pos="142"/>
                      <w:tab w:val="left" w:pos="377"/>
                    </w:tabs>
                    <w:rPr>
                      <w:rFonts w:eastAsia="Times New Roman" w:cs="Times New Roman"/>
                      <w:sz w:val="18"/>
                      <w:szCs w:val="18"/>
                      <w:lang w:eastAsia="en-GB"/>
                    </w:rPr>
                  </w:pPr>
                  <w:r w:rsidRPr="00BE4087">
                    <w:rPr>
                      <w:rFonts w:eastAsia="Times New Roman" w:cs="Times New Roman"/>
                      <w:sz w:val="18"/>
                      <w:szCs w:val="18"/>
                      <w:lang w:eastAsia="en-GB"/>
                    </w:rPr>
                    <w:t>!</w:t>
                  </w:r>
                  <w:r w:rsidR="00BE4087">
                    <w:rPr>
                      <w:rFonts w:eastAsia="Times New Roman" w:cs="Times New Roman"/>
                      <w:sz w:val="18"/>
                      <w:szCs w:val="18"/>
                      <w:lang w:eastAsia="en-GB"/>
                    </w:rPr>
                    <w:t>Grass (unirrigated)</w:t>
                  </w:r>
                  <w:r w:rsidRPr="00BE4087">
                    <w:rPr>
                      <w:rFonts w:eastAsia="Times New Roman" w:cs="Times New Roman"/>
                      <w:sz w:val="18"/>
                      <w:szCs w:val="18"/>
                      <w:lang w:eastAsia="en-GB"/>
                    </w:rPr>
                    <w:t xml:space="preserve">, </w:t>
                  </w:r>
                  <w:r w:rsidRPr="00BE4087">
                    <w:rPr>
                      <w:sz w:val="18"/>
                      <w:szCs w:val="18"/>
                    </w:rPr>
                    <w:t>Grimmond and Oke (1991)</w:t>
                  </w:r>
                  <w:r w:rsidR="00BE4087" w:rsidRPr="00BE4087">
                    <w:rPr>
                      <w:sz w:val="18"/>
                      <w:szCs w:val="18"/>
                    </w:rPr>
                    <w:t xml:space="preserve"> </w:t>
                  </w:r>
                  <w:r w:rsidRPr="00BE4087">
                    <w:rPr>
                      <w:sz w:val="18"/>
                      <w:szCs w:val="18"/>
                    </w:rPr>
                    <w:t>[mm</w:t>
                  </w:r>
                  <w:r w:rsidRPr="00514E61">
                    <w:rPr>
                      <w:sz w:val="18"/>
                      <w:szCs w:val="18"/>
                      <w:vertAlign w:val="superscript"/>
                    </w:rPr>
                    <w:t>-</w:t>
                  </w:r>
                  <w:r w:rsidRPr="00BE4087">
                    <w:rPr>
                      <w:sz w:val="18"/>
                      <w:szCs w:val="18"/>
                    </w:rPr>
                    <w:t>1]</w:t>
                  </w:r>
                </w:p>
              </w:tc>
            </w:tr>
            <w:tr w:rsidR="00BE4087" w:rsidRPr="00BE4087" w14:paraId="4237FC6A" w14:textId="77777777" w:rsidTr="00514E61">
              <w:tc>
                <w:tcPr>
                  <w:tcW w:w="0" w:type="auto"/>
                  <w:shd w:val="clear" w:color="auto" w:fill="92CDDC" w:themeFill="accent5" w:themeFillTint="99"/>
                </w:tcPr>
                <w:p w14:paraId="1D73B4E3" w14:textId="77777777" w:rsidR="00BE4087" w:rsidRPr="00BE4087" w:rsidRDefault="00BE4087" w:rsidP="00BE4087">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3</w:t>
                  </w:r>
                </w:p>
              </w:tc>
              <w:tc>
                <w:tcPr>
                  <w:tcW w:w="0" w:type="auto"/>
                </w:tcPr>
                <w:p w14:paraId="7AEF1CFC" w14:textId="77777777" w:rsidR="00BE4087" w:rsidRPr="00BE4087" w:rsidRDefault="00BE4087" w:rsidP="00BE4087">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w:t>
                  </w:r>
                  <w:r>
                    <w:rPr>
                      <w:rFonts w:eastAsia="Times New Roman" w:cs="Times New Roman"/>
                      <w:sz w:val="18"/>
                      <w:szCs w:val="18"/>
                      <w:lang w:eastAsia="en-GB"/>
                    </w:rPr>
                    <w:t>Grass (irrigated)</w:t>
                  </w:r>
                  <w:r w:rsidRPr="00553A6C">
                    <w:rPr>
                      <w:rFonts w:eastAsia="Times New Roman" w:cs="Times New Roman"/>
                      <w:sz w:val="18"/>
                      <w:szCs w:val="18"/>
                      <w:lang w:eastAsia="en-GB"/>
                    </w:rPr>
                    <w:t>, coefficient D</w:t>
                  </w:r>
                  <w:r w:rsidRPr="00553A6C">
                    <w:rPr>
                      <w:rFonts w:eastAsia="Times New Roman" w:cs="Times New Roman"/>
                      <w:sz w:val="18"/>
                      <w:szCs w:val="18"/>
                      <w:vertAlign w:val="subscript"/>
                      <w:lang w:eastAsia="en-GB"/>
                    </w:rPr>
                    <w:t>0</w:t>
                  </w:r>
                  <w:r w:rsidRPr="00553A6C">
                    <w:rPr>
                      <w:rFonts w:eastAsia="Times New Roman" w:cs="Times New Roman"/>
                      <w:sz w:val="18"/>
                      <w:szCs w:val="18"/>
                      <w:lang w:eastAsia="en-GB"/>
                    </w:rPr>
                    <w:t xml:space="preserve">, </w:t>
                  </w:r>
                  <w:r w:rsidRPr="00553A6C">
                    <w:rPr>
                      <w:sz w:val="18"/>
                      <w:szCs w:val="18"/>
                    </w:rPr>
                    <w:t>Grimmond and Oke (1991)</w:t>
                  </w:r>
                </w:p>
              </w:tc>
            </w:tr>
          </w:tbl>
          <w:p w14:paraId="78DB3490" w14:textId="77777777" w:rsidR="00E07BA5" w:rsidRPr="004B7CA4" w:rsidRDefault="00E07BA5" w:rsidP="00E07BA5">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E07BA5" w:rsidRPr="004B7CA4" w14:paraId="1D73665D"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1D33DCC5" w14:textId="77777777" w:rsidR="00E07BA5" w:rsidRPr="004B7CA4" w:rsidRDefault="00E07BA5" w:rsidP="00E07BA5">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10</w:t>
            </w:r>
          </w:p>
        </w:tc>
        <w:tc>
          <w:tcPr>
            <w:tcW w:w="567" w:type="dxa"/>
          </w:tcPr>
          <w:p w14:paraId="69A9378C" w14:textId="77777777" w:rsidR="00E07BA5" w:rsidRPr="004B7CA4" w:rsidRDefault="00E07BA5" w:rsidP="00E07BA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w:t>
            </w:r>
          </w:p>
        </w:tc>
        <w:tc>
          <w:tcPr>
            <w:tcW w:w="1842" w:type="dxa"/>
            <w:noWrap/>
            <w:hideMark/>
          </w:tcPr>
          <w:p w14:paraId="1BC4E8BA" w14:textId="77777777" w:rsidR="00E07BA5" w:rsidRPr="004B7CA4" w:rsidRDefault="00E07BA5" w:rsidP="00E07BA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SoilTypeCode</w:t>
            </w:r>
          </w:p>
        </w:tc>
        <w:tc>
          <w:tcPr>
            <w:tcW w:w="993" w:type="dxa"/>
          </w:tcPr>
          <w:p w14:paraId="6C20EC81" w14:textId="77777777" w:rsidR="00E07BA5" w:rsidRPr="004B7CA4" w:rsidRDefault="00E07BA5" w:rsidP="00E07BA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461DEEE6" w14:textId="77777777" w:rsidR="00E07BA5" w:rsidRPr="004B7CA4" w:rsidRDefault="00E07BA5" w:rsidP="00E07BA5">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Code for soil characteristics below this surface</w:t>
            </w:r>
          </w:p>
          <w:p w14:paraId="0562C5E6" w14:textId="77777777" w:rsidR="00E07BA5" w:rsidRPr="004B7CA4" w:rsidRDefault="00E07BA5" w:rsidP="00E07BA5">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Provides the link to column 1 of SUEWS_Soil.txt, which contains the attributes describing sub-surface soil for this surface type.</w:t>
            </w:r>
          </w:p>
          <w:p w14:paraId="394EC1F3" w14:textId="621C80CF" w:rsidR="00E07BA5" w:rsidRPr="004B7CA4" w:rsidRDefault="00514E61" w:rsidP="00E07BA5">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E07BA5" w:rsidRPr="004B7CA4">
              <w:rPr>
                <w:rFonts w:eastAsia="Times New Roman" w:cs="Times New Roman"/>
                <w:sz w:val="18"/>
                <w:szCs w:val="18"/>
                <w:lang w:val="en-GB" w:eastAsia="en-GB"/>
              </w:rPr>
              <w:t xml:space="preserve"> specified in column 1 of SUEWS_Soil.txt.</w:t>
            </w:r>
          </w:p>
        </w:tc>
      </w:tr>
      <w:tr w:rsidR="004B7CA4" w:rsidRPr="004B7CA4" w14:paraId="66A2C8AD"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6F2AC484"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11</w:t>
            </w:r>
          </w:p>
        </w:tc>
        <w:tc>
          <w:tcPr>
            <w:tcW w:w="567" w:type="dxa"/>
          </w:tcPr>
          <w:p w14:paraId="56C1E7C6"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O</w:t>
            </w:r>
          </w:p>
        </w:tc>
        <w:tc>
          <w:tcPr>
            <w:tcW w:w="1842" w:type="dxa"/>
            <w:noWrap/>
          </w:tcPr>
          <w:p w14:paraId="67E57F74"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SnowLimPatch</w:t>
            </w:r>
          </w:p>
        </w:tc>
        <w:tc>
          <w:tcPr>
            <w:tcW w:w="993" w:type="dxa"/>
          </w:tcPr>
          <w:p w14:paraId="6A576DE3"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371F9B1F" w14:textId="77777777" w:rsidR="004B7CA4" w:rsidRP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Maximum SWE [mm]</w:t>
            </w:r>
          </w:p>
          <w:p w14:paraId="528EBF30" w14:textId="1049DC59" w:rsidR="004B7CA4" w:rsidRP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4B7CA4">
              <w:rPr>
                <w:rFonts w:eastAsia="Times New Roman" w:cs="Times New Roman"/>
                <w:sz w:val="18"/>
                <w:szCs w:val="18"/>
                <w:lang w:val="en-GB" w:eastAsia="fi-FI"/>
              </w:rPr>
              <w:t xml:space="preserve">Limit of snow water equivalent when the surface </w:t>
            </w:r>
            <w:r w:rsidR="00286BC3" w:rsidRPr="00553A6C">
              <w:rPr>
                <w:rFonts w:eastAsia="Times New Roman" w:cs="Times New Roman"/>
                <w:sz w:val="18"/>
                <w:szCs w:val="18"/>
                <w:lang w:val="en-GB" w:eastAsia="fi-FI"/>
              </w:rPr>
              <w:t xml:space="preserve">surface </w:t>
            </w:r>
            <w:r w:rsidR="00286BC3">
              <w:rPr>
                <w:rFonts w:eastAsia="Times New Roman" w:cs="Times New Roman"/>
                <w:sz w:val="18"/>
                <w:szCs w:val="18"/>
                <w:lang w:val="en-GB" w:eastAsia="fi-FI"/>
              </w:rPr>
              <w:t>is fully covered with snow</w:t>
            </w:r>
            <w:r w:rsidRPr="004B7CA4">
              <w:rPr>
                <w:rFonts w:eastAsia="Times New Roman" w:cs="Times New Roman"/>
                <w:sz w:val="18"/>
                <w:szCs w:val="18"/>
                <w:lang w:val="en-GB" w:eastAsia="fi-FI"/>
              </w:rPr>
              <w:t>.</w:t>
            </w:r>
          </w:p>
          <w:tbl>
            <w:tblPr>
              <w:tblStyle w:val="TableGrid"/>
              <w:tblW w:w="0" w:type="auto"/>
              <w:tblLook w:val="04A0" w:firstRow="1" w:lastRow="0" w:firstColumn="1" w:lastColumn="0" w:noHBand="0" w:noVBand="1"/>
            </w:tblPr>
            <w:tblGrid>
              <w:gridCol w:w="463"/>
              <w:gridCol w:w="1882"/>
            </w:tblGrid>
            <w:tr w:rsidR="004B7CA4" w:rsidRPr="004B7CA4" w14:paraId="0B1739C3" w14:textId="77777777" w:rsidTr="00514E61">
              <w:tc>
                <w:tcPr>
                  <w:tcW w:w="0" w:type="auto"/>
                  <w:shd w:val="clear" w:color="auto" w:fill="92CDDC" w:themeFill="accent5" w:themeFillTint="99"/>
                </w:tcPr>
                <w:p w14:paraId="494986DA" w14:textId="77777777" w:rsidR="004B7CA4" w:rsidRPr="004B7CA4" w:rsidRDefault="004B7CA4" w:rsidP="004B7CA4">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190</w:t>
                  </w:r>
                </w:p>
              </w:tc>
              <w:tc>
                <w:tcPr>
                  <w:tcW w:w="0" w:type="auto"/>
                </w:tcPr>
                <w:p w14:paraId="24C7410C" w14:textId="77777777" w:rsidR="004B7CA4" w:rsidRPr="004B7CA4" w:rsidRDefault="004B7CA4" w:rsidP="00BE4087">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BE4087">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4B7CA4">
                    <w:rPr>
                      <w:rFonts w:eastAsia="Times New Roman" w:cs="Times New Roman"/>
                      <w:sz w:val="18"/>
                      <w:szCs w:val="18"/>
                      <w:lang w:eastAsia="fi-FI"/>
                    </w:rPr>
                    <w:t>Järvi et al. (2014)</w:t>
                  </w:r>
                </w:p>
              </w:tc>
            </w:tr>
            <w:tr w:rsidR="004B7CA4" w:rsidRPr="004B7CA4" w14:paraId="619AEA0C" w14:textId="77777777" w:rsidTr="00514E61">
              <w:tc>
                <w:tcPr>
                  <w:tcW w:w="0" w:type="auto"/>
                  <w:shd w:val="clear" w:color="auto" w:fill="92CDDC" w:themeFill="accent5" w:themeFillTint="99"/>
                </w:tcPr>
                <w:p w14:paraId="150F9D7F" w14:textId="77777777" w:rsidR="004B7CA4" w:rsidRPr="004B7CA4" w:rsidRDefault="004B7CA4" w:rsidP="004B7CA4">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190</w:t>
                  </w:r>
                </w:p>
              </w:tc>
              <w:tc>
                <w:tcPr>
                  <w:tcW w:w="0" w:type="auto"/>
                </w:tcPr>
                <w:p w14:paraId="1319D8B2" w14:textId="77777777" w:rsidR="004B7CA4" w:rsidRPr="004B7CA4" w:rsidRDefault="004B7CA4" w:rsidP="00BE4087">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BE4087">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4B7CA4">
                    <w:rPr>
                      <w:rFonts w:eastAsia="Times New Roman" w:cs="Times New Roman"/>
                      <w:sz w:val="18"/>
                      <w:szCs w:val="18"/>
                      <w:lang w:eastAsia="fi-FI"/>
                    </w:rPr>
                    <w:t>Järvi et al. (2014)</w:t>
                  </w:r>
                </w:p>
              </w:tc>
            </w:tr>
            <w:tr w:rsidR="004B7CA4" w:rsidRPr="004B7CA4" w14:paraId="20FA74C4" w14:textId="77777777" w:rsidTr="00514E61">
              <w:tc>
                <w:tcPr>
                  <w:tcW w:w="0" w:type="auto"/>
                  <w:shd w:val="clear" w:color="auto" w:fill="92CDDC" w:themeFill="accent5" w:themeFillTint="99"/>
                </w:tcPr>
                <w:p w14:paraId="0F11AFD8" w14:textId="77777777" w:rsidR="004B7CA4" w:rsidRPr="004B7CA4" w:rsidRDefault="004B7CA4" w:rsidP="004B7CA4">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190</w:t>
                  </w:r>
                </w:p>
              </w:tc>
              <w:tc>
                <w:tcPr>
                  <w:tcW w:w="0" w:type="auto"/>
                </w:tcPr>
                <w:p w14:paraId="3493B102" w14:textId="77777777" w:rsidR="004B7CA4" w:rsidRPr="004B7CA4" w:rsidRDefault="004B7CA4" w:rsidP="00BE4087">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sidR="00BE4087">
                    <w:rPr>
                      <w:rFonts w:eastAsia="Times New Roman" w:cs="Times New Roman"/>
                      <w:sz w:val="18"/>
                      <w:szCs w:val="18"/>
                      <w:lang w:eastAsia="en-GB"/>
                    </w:rPr>
                    <w:t>Grass</w:t>
                  </w:r>
                  <w:r w:rsidRPr="004B7CA4">
                    <w:rPr>
                      <w:rFonts w:eastAsia="Times New Roman" w:cs="Times New Roman"/>
                      <w:sz w:val="18"/>
                      <w:szCs w:val="18"/>
                      <w:lang w:eastAsia="en-GB"/>
                    </w:rPr>
                    <w:t xml:space="preserve">, </w:t>
                  </w:r>
                  <w:r w:rsidRPr="004B7CA4">
                    <w:rPr>
                      <w:rFonts w:eastAsia="Times New Roman" w:cs="Times New Roman"/>
                      <w:sz w:val="18"/>
                      <w:szCs w:val="18"/>
                      <w:lang w:eastAsia="fi-FI"/>
                    </w:rPr>
                    <w:t>Järvi et al. (2014)</w:t>
                  </w:r>
                </w:p>
              </w:tc>
            </w:tr>
          </w:tbl>
          <w:p w14:paraId="435E5147" w14:textId="77777777" w:rsidR="004B7CA4" w:rsidRP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p w14:paraId="1460F4FA" w14:textId="77777777" w:rsidR="004B7CA4" w:rsidRP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 xml:space="preserve">Not needed if SnowUse = 0 in </w:t>
            </w:r>
            <w:r w:rsidR="0010276E">
              <w:fldChar w:fldCharType="begin"/>
            </w:r>
            <w:r w:rsidR="0010276E">
              <w:instrText xml:space="preserve"> REF _Ref413681826 \h  \* MERGEFORMAT </w:instrText>
            </w:r>
            <w:r w:rsidR="0010276E">
              <w:fldChar w:fldCharType="separate"/>
            </w:r>
            <w:r w:rsidR="00237E8B" w:rsidRPr="00237E8B">
              <w:rPr>
                <w:b/>
                <w:sz w:val="18"/>
                <w:szCs w:val="18"/>
              </w:rPr>
              <w:t>4.1 RunControl</w:t>
            </w:r>
            <w:r w:rsidR="00237E8B" w:rsidRPr="00303A94">
              <w:t>.nml</w:t>
            </w:r>
            <w:r w:rsidR="0010276E">
              <w:fldChar w:fldCharType="end"/>
            </w:r>
            <w:r w:rsidRPr="004B7CA4">
              <w:rPr>
                <w:rFonts w:eastAsia="Times New Roman" w:cs="Times New Roman"/>
                <w:b/>
                <w:sz w:val="18"/>
                <w:szCs w:val="18"/>
                <w:lang w:val="en-GB" w:eastAsia="en-GB"/>
              </w:rPr>
              <w:t>.</w:t>
            </w:r>
          </w:p>
        </w:tc>
      </w:tr>
      <w:tr w:rsidR="004B7CA4" w:rsidRPr="004B7CA4" w14:paraId="1023F878"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0DF974FC"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12</w:t>
            </w:r>
          </w:p>
        </w:tc>
        <w:tc>
          <w:tcPr>
            <w:tcW w:w="567" w:type="dxa"/>
          </w:tcPr>
          <w:p w14:paraId="36099CBF" w14:textId="77777777" w:rsidR="004B7CA4" w:rsidRPr="004B7CA4" w:rsidRDefault="00BE2F6A"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MU</w:t>
            </w:r>
          </w:p>
        </w:tc>
        <w:tc>
          <w:tcPr>
            <w:tcW w:w="1842" w:type="dxa"/>
            <w:noWrap/>
          </w:tcPr>
          <w:p w14:paraId="29CF23E1"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BaseT</w:t>
            </w:r>
          </w:p>
        </w:tc>
        <w:tc>
          <w:tcPr>
            <w:tcW w:w="993" w:type="dxa"/>
          </w:tcPr>
          <w:p w14:paraId="0AA03613"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3F472762" w14:textId="77777777" w:rsidR="004B7CA4" w:rsidRDefault="00BE2F6A"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Base t</w:t>
            </w:r>
            <w:r w:rsidR="004B7CA4" w:rsidRPr="004B7CA4">
              <w:rPr>
                <w:rFonts w:eastAsia="Times New Roman" w:cs="Times New Roman"/>
                <w:sz w:val="18"/>
                <w:szCs w:val="18"/>
                <w:lang w:val="en-GB" w:eastAsia="en-GB"/>
              </w:rPr>
              <w:t xml:space="preserve">emperature for initiating </w:t>
            </w:r>
            <w:r>
              <w:rPr>
                <w:rFonts w:eastAsia="Times New Roman" w:cs="Times New Roman"/>
                <w:sz w:val="18"/>
                <w:szCs w:val="18"/>
                <w:lang w:val="en-GB" w:eastAsia="en-GB"/>
              </w:rPr>
              <w:t xml:space="preserve">growing degree days for </w:t>
            </w:r>
            <w:r w:rsidR="004B7CA4" w:rsidRPr="004B7CA4">
              <w:rPr>
                <w:rFonts w:eastAsia="Times New Roman" w:cs="Times New Roman"/>
                <w:sz w:val="18"/>
                <w:szCs w:val="18"/>
                <w:lang w:val="en-GB" w:eastAsia="en-GB"/>
              </w:rPr>
              <w:t>leaf growth</w:t>
            </w:r>
            <w:r>
              <w:rPr>
                <w:rFonts w:eastAsia="Times New Roman" w:cs="Times New Roman"/>
                <w:sz w:val="18"/>
                <w:szCs w:val="18"/>
                <w:lang w:val="en-GB" w:eastAsia="en-GB"/>
              </w:rPr>
              <w:t xml:space="preserve"> [°C]</w:t>
            </w:r>
          </w:p>
          <w:p w14:paraId="27BEA216" w14:textId="77777777" w:rsidR="00BE2F6A" w:rsidRDefault="00BE2F6A" w:rsidP="00BE2F6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color w:val="000000"/>
                <w:sz w:val="18"/>
                <w:szCs w:val="18"/>
                <w:lang w:val="en-GB" w:eastAsia="fi-FI"/>
              </w:rPr>
              <w:t xml:space="preserve">See section 2.2 </w:t>
            </w:r>
            <w:r>
              <w:rPr>
                <w:rFonts w:eastAsia="Times New Roman" w:cs="Times New Roman"/>
                <w:color w:val="000000"/>
                <w:sz w:val="18"/>
                <w:szCs w:val="18"/>
                <w:lang w:eastAsia="fi-FI"/>
              </w:rPr>
              <w:t>Järvi et al. (</w:t>
            </w:r>
            <w:r w:rsidRPr="00246E40">
              <w:rPr>
                <w:rFonts w:eastAsia="Times New Roman" w:cs="Times New Roman"/>
                <w:color w:val="000000"/>
                <w:sz w:val="18"/>
                <w:szCs w:val="18"/>
                <w:lang w:eastAsia="fi-FI"/>
              </w:rPr>
              <w:t>2011</w:t>
            </w:r>
            <w:r>
              <w:rPr>
                <w:rFonts w:eastAsia="Times New Roman" w:cs="Times New Roman"/>
                <w:color w:val="000000"/>
                <w:sz w:val="18"/>
                <w:szCs w:val="18"/>
                <w:lang w:eastAsia="fi-FI"/>
              </w:rPr>
              <w:t>); Appendix A Järvi et al. (2014).</w:t>
            </w:r>
          </w:p>
          <w:tbl>
            <w:tblPr>
              <w:tblStyle w:val="TableGrid"/>
              <w:tblW w:w="0" w:type="auto"/>
              <w:tblLook w:val="04A0" w:firstRow="1" w:lastRow="0" w:firstColumn="1" w:lastColumn="0" w:noHBand="0" w:noVBand="1"/>
            </w:tblPr>
            <w:tblGrid>
              <w:gridCol w:w="299"/>
              <w:gridCol w:w="1882"/>
            </w:tblGrid>
            <w:tr w:rsidR="00BE2F6A" w:rsidRPr="004B7CA4" w14:paraId="76F94820" w14:textId="77777777" w:rsidTr="00514E61">
              <w:tc>
                <w:tcPr>
                  <w:tcW w:w="0" w:type="auto"/>
                  <w:shd w:val="clear" w:color="auto" w:fill="C2D69B" w:themeFill="accent3" w:themeFillTint="99"/>
                </w:tcPr>
                <w:p w14:paraId="575CE468" w14:textId="77777777" w:rsidR="00BE2F6A" w:rsidRPr="004B7CA4" w:rsidRDefault="00BE2F6A" w:rsidP="00BE2F6A">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5</w:t>
                  </w:r>
                </w:p>
              </w:tc>
              <w:tc>
                <w:tcPr>
                  <w:tcW w:w="0" w:type="auto"/>
                </w:tcPr>
                <w:p w14:paraId="21B34F63" w14:textId="77777777" w:rsidR="00BE2F6A" w:rsidRPr="004B7CA4" w:rsidRDefault="00BE2F6A" w:rsidP="00BE2F6A">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BE2F6A" w:rsidRPr="004B7CA4" w14:paraId="7FED512D" w14:textId="77777777" w:rsidTr="00514E61">
              <w:tc>
                <w:tcPr>
                  <w:tcW w:w="0" w:type="auto"/>
                  <w:shd w:val="clear" w:color="auto" w:fill="C2D69B" w:themeFill="accent3" w:themeFillTint="99"/>
                </w:tcPr>
                <w:p w14:paraId="5450F88C" w14:textId="77777777" w:rsidR="00BE2F6A" w:rsidRPr="004B7CA4" w:rsidRDefault="00BE2F6A" w:rsidP="00BE2F6A">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5</w:t>
                  </w:r>
                </w:p>
              </w:tc>
              <w:tc>
                <w:tcPr>
                  <w:tcW w:w="0" w:type="auto"/>
                </w:tcPr>
                <w:p w14:paraId="415BF5B1" w14:textId="77777777" w:rsidR="00BE2F6A" w:rsidRPr="004B7CA4" w:rsidRDefault="00BE2F6A" w:rsidP="00BE2F6A">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BE2F6A" w:rsidRPr="004B7CA4" w14:paraId="4BE465FC" w14:textId="77777777" w:rsidTr="00514E61">
              <w:tc>
                <w:tcPr>
                  <w:tcW w:w="0" w:type="auto"/>
                  <w:shd w:val="clear" w:color="auto" w:fill="C2D69B" w:themeFill="accent3" w:themeFillTint="99"/>
                </w:tcPr>
                <w:p w14:paraId="4E502F4C" w14:textId="77777777" w:rsidR="00BE2F6A" w:rsidRPr="004B7CA4" w:rsidRDefault="00BE2F6A" w:rsidP="00BE2F6A">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5</w:t>
                  </w:r>
                </w:p>
              </w:tc>
              <w:tc>
                <w:tcPr>
                  <w:tcW w:w="0" w:type="auto"/>
                </w:tcPr>
                <w:p w14:paraId="75334B80" w14:textId="77777777" w:rsidR="00BE2F6A" w:rsidRPr="004B7CA4" w:rsidRDefault="00BE2F6A" w:rsidP="00BE2F6A">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Grass</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bl>
          <w:p w14:paraId="14295163" w14:textId="77777777" w:rsidR="00BE2F6A" w:rsidRPr="004B7CA4" w:rsidRDefault="00BE2F6A"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4B7CA4" w:rsidRPr="004B7CA4" w14:paraId="63EC9C14"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4EFFBB3B"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13</w:t>
            </w:r>
          </w:p>
        </w:tc>
        <w:tc>
          <w:tcPr>
            <w:tcW w:w="567" w:type="dxa"/>
          </w:tcPr>
          <w:p w14:paraId="43BEA3A5" w14:textId="77777777" w:rsidR="004B7CA4" w:rsidRPr="004B7CA4" w:rsidRDefault="00960B53"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MU</w:t>
            </w:r>
          </w:p>
        </w:tc>
        <w:tc>
          <w:tcPr>
            <w:tcW w:w="1842" w:type="dxa"/>
            <w:noWrap/>
          </w:tcPr>
          <w:p w14:paraId="0398C949"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BaseTe</w:t>
            </w:r>
          </w:p>
        </w:tc>
        <w:tc>
          <w:tcPr>
            <w:tcW w:w="993" w:type="dxa"/>
          </w:tcPr>
          <w:p w14:paraId="176EAEEB"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0C392618" w14:textId="77777777" w:rsidR="004B7CA4" w:rsidRDefault="00BE2F6A"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Base t</w:t>
            </w:r>
            <w:r w:rsidR="004B7CA4" w:rsidRPr="004B7CA4">
              <w:rPr>
                <w:rFonts w:eastAsia="Times New Roman" w:cs="Times New Roman"/>
                <w:sz w:val="18"/>
                <w:szCs w:val="18"/>
                <w:lang w:val="en-GB" w:eastAsia="en-GB"/>
              </w:rPr>
              <w:t xml:space="preserve">emperature for initating </w:t>
            </w:r>
            <w:r>
              <w:rPr>
                <w:rFonts w:eastAsia="Times New Roman" w:cs="Times New Roman"/>
                <w:sz w:val="18"/>
                <w:szCs w:val="18"/>
                <w:lang w:val="en-GB" w:eastAsia="en-GB"/>
              </w:rPr>
              <w:t>senescence degree days for leaf off  [°C]</w:t>
            </w:r>
          </w:p>
          <w:p w14:paraId="07772D74" w14:textId="77777777" w:rsidR="00BE2F6A" w:rsidRDefault="00BE2F6A" w:rsidP="00BE2F6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color w:val="000000"/>
                <w:sz w:val="18"/>
                <w:szCs w:val="18"/>
                <w:lang w:val="en-GB" w:eastAsia="fi-FI"/>
              </w:rPr>
              <w:t xml:space="preserve">See section 2.2 </w:t>
            </w:r>
            <w:r>
              <w:rPr>
                <w:rFonts w:eastAsia="Times New Roman" w:cs="Times New Roman"/>
                <w:color w:val="000000"/>
                <w:sz w:val="18"/>
                <w:szCs w:val="18"/>
                <w:lang w:eastAsia="fi-FI"/>
              </w:rPr>
              <w:t>Järvi et al. (</w:t>
            </w:r>
            <w:r w:rsidRPr="00246E40">
              <w:rPr>
                <w:rFonts w:eastAsia="Times New Roman" w:cs="Times New Roman"/>
                <w:color w:val="000000"/>
                <w:sz w:val="18"/>
                <w:szCs w:val="18"/>
                <w:lang w:eastAsia="fi-FI"/>
              </w:rPr>
              <w:t>2011</w:t>
            </w:r>
            <w:r>
              <w:rPr>
                <w:rFonts w:eastAsia="Times New Roman" w:cs="Times New Roman"/>
                <w:color w:val="000000"/>
                <w:sz w:val="18"/>
                <w:szCs w:val="18"/>
                <w:lang w:eastAsia="fi-FI"/>
              </w:rPr>
              <w:t>); Appendix A Järvi et al. (2014).</w:t>
            </w:r>
          </w:p>
          <w:tbl>
            <w:tblPr>
              <w:tblStyle w:val="TableGrid"/>
              <w:tblW w:w="0" w:type="auto"/>
              <w:tblLook w:val="04A0" w:firstRow="1" w:lastRow="0" w:firstColumn="1" w:lastColumn="0" w:noHBand="0" w:noVBand="1"/>
            </w:tblPr>
            <w:tblGrid>
              <w:gridCol w:w="381"/>
              <w:gridCol w:w="1882"/>
            </w:tblGrid>
            <w:tr w:rsidR="00BE2F6A" w:rsidRPr="004B7CA4" w14:paraId="46CA52B1" w14:textId="77777777" w:rsidTr="00514E61">
              <w:tc>
                <w:tcPr>
                  <w:tcW w:w="0" w:type="auto"/>
                  <w:shd w:val="clear" w:color="auto" w:fill="C2D69B" w:themeFill="accent3" w:themeFillTint="99"/>
                </w:tcPr>
                <w:p w14:paraId="0217809A" w14:textId="77777777" w:rsidR="00BE2F6A" w:rsidRPr="004B7CA4" w:rsidRDefault="00BE2F6A" w:rsidP="00BE2F6A">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10</w:t>
                  </w:r>
                </w:p>
              </w:tc>
              <w:tc>
                <w:tcPr>
                  <w:tcW w:w="0" w:type="auto"/>
                </w:tcPr>
                <w:p w14:paraId="5AAD5608" w14:textId="77777777" w:rsidR="00BE2F6A" w:rsidRPr="004B7CA4" w:rsidRDefault="00BE2F6A" w:rsidP="00BE2F6A">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BE2F6A" w:rsidRPr="004B7CA4" w14:paraId="6DFD1B41" w14:textId="77777777" w:rsidTr="00514E61">
              <w:tc>
                <w:tcPr>
                  <w:tcW w:w="0" w:type="auto"/>
                  <w:shd w:val="clear" w:color="auto" w:fill="C2D69B" w:themeFill="accent3" w:themeFillTint="99"/>
                </w:tcPr>
                <w:p w14:paraId="5AD31C5A" w14:textId="77777777" w:rsidR="00BE2F6A" w:rsidRPr="004B7CA4" w:rsidRDefault="00BE2F6A" w:rsidP="00BE2F6A">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10</w:t>
                  </w:r>
                </w:p>
              </w:tc>
              <w:tc>
                <w:tcPr>
                  <w:tcW w:w="0" w:type="auto"/>
                </w:tcPr>
                <w:p w14:paraId="6FF3908B" w14:textId="77777777" w:rsidR="00BE2F6A" w:rsidRPr="004B7CA4" w:rsidRDefault="00BE2F6A" w:rsidP="00BE2F6A">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BE2F6A" w:rsidRPr="004B7CA4" w14:paraId="330D9B4F" w14:textId="77777777" w:rsidTr="00514E61">
              <w:tc>
                <w:tcPr>
                  <w:tcW w:w="0" w:type="auto"/>
                  <w:shd w:val="clear" w:color="auto" w:fill="C2D69B" w:themeFill="accent3" w:themeFillTint="99"/>
                </w:tcPr>
                <w:p w14:paraId="220B8912" w14:textId="77777777" w:rsidR="00BE2F6A" w:rsidRPr="004B7CA4" w:rsidRDefault="00BE2F6A" w:rsidP="00BE2F6A">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10</w:t>
                  </w:r>
                </w:p>
              </w:tc>
              <w:tc>
                <w:tcPr>
                  <w:tcW w:w="0" w:type="auto"/>
                </w:tcPr>
                <w:p w14:paraId="2F964624" w14:textId="77777777" w:rsidR="00BE2F6A" w:rsidRPr="004B7CA4" w:rsidRDefault="00BE2F6A" w:rsidP="00BE2F6A">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Grass</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bl>
          <w:p w14:paraId="2C0C0370" w14:textId="77777777" w:rsidR="00BE2F6A" w:rsidRPr="004B7CA4" w:rsidRDefault="00BE2F6A"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4B7CA4" w:rsidRPr="004B7CA4" w14:paraId="3FE92FA6"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072C948B"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14</w:t>
            </w:r>
          </w:p>
        </w:tc>
        <w:tc>
          <w:tcPr>
            <w:tcW w:w="567" w:type="dxa"/>
          </w:tcPr>
          <w:p w14:paraId="544B53D7" w14:textId="77777777" w:rsidR="004B7CA4" w:rsidRPr="004B7CA4" w:rsidRDefault="00ED269B"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MU</w:t>
            </w:r>
          </w:p>
        </w:tc>
        <w:tc>
          <w:tcPr>
            <w:tcW w:w="1842" w:type="dxa"/>
            <w:noWrap/>
          </w:tcPr>
          <w:p w14:paraId="68DC338C" w14:textId="77777777" w:rsidR="004B7CA4" w:rsidRPr="00BE2F6A"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BE2F6A">
              <w:rPr>
                <w:rFonts w:eastAsia="Times New Roman" w:cs="Times New Roman"/>
                <w:sz w:val="18"/>
                <w:szCs w:val="18"/>
                <w:lang w:val="en-GB" w:eastAsia="en-GB"/>
              </w:rPr>
              <w:t>GDDFull</w:t>
            </w:r>
          </w:p>
        </w:tc>
        <w:tc>
          <w:tcPr>
            <w:tcW w:w="993" w:type="dxa"/>
          </w:tcPr>
          <w:p w14:paraId="62B276E5"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738824C0" w14:textId="77777777" w:rsidR="00960B53" w:rsidRPr="00246E40" w:rsidRDefault="004B7CA4" w:rsidP="00960B53">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sidRPr="004B7CA4">
              <w:rPr>
                <w:rFonts w:eastAsia="Times New Roman" w:cs="Times New Roman"/>
                <w:sz w:val="18"/>
                <w:szCs w:val="18"/>
                <w:lang w:val="en-GB" w:eastAsia="en-GB"/>
              </w:rPr>
              <w:t>Growing degree days needed for full capacity</w:t>
            </w:r>
            <w:r w:rsidR="00960B53">
              <w:rPr>
                <w:rFonts w:eastAsia="Times New Roman" w:cs="Times New Roman"/>
                <w:sz w:val="18"/>
                <w:szCs w:val="18"/>
                <w:lang w:val="en-GB" w:eastAsia="en-GB"/>
              </w:rPr>
              <w:t xml:space="preserve"> of the leaf area index</w:t>
            </w:r>
            <w:r w:rsidR="00960B53" w:rsidRPr="00246E40">
              <w:rPr>
                <w:rFonts w:eastAsia="Times New Roman" w:cs="Times New Roman"/>
                <w:color w:val="000000"/>
                <w:sz w:val="18"/>
                <w:szCs w:val="18"/>
                <w:lang w:eastAsia="fi-FI"/>
              </w:rPr>
              <w:t xml:space="preserve"> </w:t>
            </w:r>
            <w:r w:rsidR="001A4356">
              <w:rPr>
                <w:rFonts w:eastAsia="Times New Roman" w:cs="Times New Roman"/>
                <w:sz w:val="18"/>
                <w:szCs w:val="18"/>
                <w:lang w:val="en-GB" w:eastAsia="en-GB"/>
              </w:rPr>
              <w:t>[°C]</w:t>
            </w:r>
            <w:r w:rsidR="001A4356">
              <w:rPr>
                <w:rFonts w:eastAsia="Times New Roman" w:cs="Times New Roman"/>
                <w:color w:val="000000"/>
                <w:sz w:val="18"/>
                <w:szCs w:val="18"/>
                <w:lang w:eastAsia="fi-FI"/>
              </w:rPr>
              <w:t xml:space="preserve"> </w:t>
            </w:r>
          </w:p>
          <w:p w14:paraId="48F6D9BA" w14:textId="77777777" w:rsidR="00967DC5" w:rsidRDefault="00967DC5" w:rsidP="00967DC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fi-FI"/>
              </w:rPr>
            </w:pPr>
            <w:r w:rsidRPr="00246E40">
              <w:rPr>
                <w:rFonts w:eastAsia="Times New Roman" w:cs="Times New Roman"/>
                <w:color w:val="000000"/>
                <w:sz w:val="18"/>
                <w:szCs w:val="18"/>
                <w:lang w:val="en-GB" w:eastAsia="fi-FI"/>
              </w:rPr>
              <w:t xml:space="preserve">This should be </w:t>
            </w:r>
            <w:r w:rsidRPr="00246E40">
              <w:rPr>
                <w:rFonts w:eastAsia="Times New Roman" w:cs="Times New Roman"/>
                <w:b/>
                <w:color w:val="000000"/>
                <w:sz w:val="18"/>
                <w:szCs w:val="18"/>
                <w:lang w:val="en-GB" w:eastAsia="fi-FI"/>
              </w:rPr>
              <w:t>checked carefully for your study area</w:t>
            </w:r>
            <w:r w:rsidRPr="00246E40">
              <w:rPr>
                <w:rFonts w:eastAsia="Times New Roman" w:cs="Times New Roman"/>
                <w:color w:val="000000"/>
                <w:sz w:val="18"/>
                <w:szCs w:val="18"/>
                <w:lang w:val="en-GB" w:eastAsia="fi-FI"/>
              </w:rPr>
              <w:t xml:space="preserve">. </w:t>
            </w:r>
            <w:r w:rsidR="00D92D77">
              <w:rPr>
                <w:rFonts w:eastAsia="Times New Roman" w:cs="Times New Roman"/>
                <w:color w:val="000000"/>
                <w:sz w:val="18"/>
                <w:szCs w:val="18"/>
                <w:lang w:val="en-GB" w:eastAsia="fi-FI"/>
              </w:rPr>
              <w:t xml:space="preserve">Modelled LAI from the </w:t>
            </w:r>
            <w:r w:rsidR="00D92D77" w:rsidRPr="00246E40">
              <w:rPr>
                <w:rFonts w:eastAsia="Times New Roman" w:cs="Times New Roman"/>
                <w:b/>
                <w:color w:val="000000"/>
                <w:sz w:val="18"/>
                <w:szCs w:val="18"/>
                <w:lang w:val="en-GB" w:eastAsia="fi-FI"/>
              </w:rPr>
              <w:t>DailyState.txt</w:t>
            </w:r>
            <w:r w:rsidR="00D92D77" w:rsidRPr="00246E40">
              <w:rPr>
                <w:rFonts w:eastAsia="Times New Roman" w:cs="Times New Roman"/>
                <w:color w:val="000000"/>
                <w:sz w:val="18"/>
                <w:szCs w:val="18"/>
                <w:lang w:val="en-GB" w:eastAsia="fi-FI"/>
              </w:rPr>
              <w:t xml:space="preserve"> </w:t>
            </w:r>
            <w:r w:rsidR="00D92D77">
              <w:rPr>
                <w:rFonts w:eastAsia="Times New Roman" w:cs="Times New Roman"/>
                <w:color w:val="000000"/>
                <w:sz w:val="18"/>
                <w:szCs w:val="18"/>
                <w:lang w:val="en-GB" w:eastAsia="fi-FI"/>
              </w:rPr>
              <w:t xml:space="preserve">output </w:t>
            </w:r>
            <w:r w:rsidR="00D92D77" w:rsidRPr="00246E40">
              <w:rPr>
                <w:rFonts w:eastAsia="Times New Roman" w:cs="Times New Roman"/>
                <w:color w:val="000000"/>
                <w:sz w:val="18"/>
                <w:szCs w:val="18"/>
                <w:lang w:val="en-GB" w:eastAsia="fi-FI"/>
              </w:rPr>
              <w:t xml:space="preserve">file </w:t>
            </w:r>
            <w:r w:rsidR="00D92D77">
              <w:rPr>
                <w:rFonts w:eastAsia="Times New Roman" w:cs="Times New Roman"/>
                <w:color w:val="000000"/>
                <w:sz w:val="18"/>
                <w:szCs w:val="18"/>
                <w:lang w:val="en-GB" w:eastAsia="fi-FI"/>
              </w:rPr>
              <w:t xml:space="preserve">can be checked </w:t>
            </w:r>
            <w:r w:rsidR="00D92D77" w:rsidRPr="00246E40">
              <w:rPr>
                <w:rFonts w:eastAsia="Times New Roman" w:cs="Times New Roman"/>
                <w:color w:val="000000"/>
                <w:sz w:val="18"/>
                <w:szCs w:val="18"/>
                <w:lang w:val="en-GB" w:eastAsia="fi-FI"/>
              </w:rPr>
              <w:t>relative to know</w:t>
            </w:r>
            <w:r w:rsidR="00D92D77">
              <w:rPr>
                <w:rFonts w:eastAsia="Times New Roman" w:cs="Times New Roman"/>
                <w:color w:val="000000"/>
                <w:sz w:val="18"/>
                <w:szCs w:val="18"/>
                <w:lang w:val="en-GB" w:eastAsia="fi-FI"/>
              </w:rPr>
              <w:t>n behaviour in the study area.</w:t>
            </w:r>
          </w:p>
          <w:p w14:paraId="410B97B3" w14:textId="4E8C7013" w:rsidR="001A4356" w:rsidRDefault="001A4356" w:rsidP="001A435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color w:val="000000"/>
                <w:sz w:val="18"/>
                <w:szCs w:val="18"/>
                <w:lang w:val="en-GB" w:eastAsia="fi-FI"/>
              </w:rPr>
              <w:t xml:space="preserve">See section 2.2 </w:t>
            </w:r>
            <w:r>
              <w:rPr>
                <w:rFonts w:eastAsia="Times New Roman" w:cs="Times New Roman"/>
                <w:color w:val="000000"/>
                <w:sz w:val="18"/>
                <w:szCs w:val="18"/>
                <w:lang w:eastAsia="fi-FI"/>
              </w:rPr>
              <w:t>Järvi et al. (</w:t>
            </w:r>
            <w:r w:rsidRPr="00246E40">
              <w:rPr>
                <w:rFonts w:eastAsia="Times New Roman" w:cs="Times New Roman"/>
                <w:color w:val="000000"/>
                <w:sz w:val="18"/>
                <w:szCs w:val="18"/>
                <w:lang w:eastAsia="fi-FI"/>
              </w:rPr>
              <w:t>2011</w:t>
            </w:r>
            <w:r>
              <w:rPr>
                <w:rFonts w:eastAsia="Times New Roman" w:cs="Times New Roman"/>
                <w:color w:val="000000"/>
                <w:sz w:val="18"/>
                <w:szCs w:val="18"/>
                <w:lang w:eastAsia="fi-FI"/>
              </w:rPr>
              <w:t>); Appendix A Järvi et al. (2014)</w:t>
            </w:r>
            <w:r w:rsidR="00967DC5">
              <w:rPr>
                <w:rFonts w:eastAsia="Times New Roman" w:cs="Times New Roman"/>
                <w:color w:val="000000"/>
                <w:sz w:val="18"/>
                <w:szCs w:val="18"/>
                <w:lang w:eastAsia="fi-FI"/>
              </w:rPr>
              <w:t xml:space="preserve"> for </w:t>
            </w:r>
            <w:r w:rsidR="00D92D77">
              <w:rPr>
                <w:rFonts w:eastAsia="Times New Roman" w:cs="Times New Roman"/>
                <w:color w:val="000000"/>
                <w:sz w:val="18"/>
                <w:szCs w:val="18"/>
                <w:lang w:eastAsia="fi-FI"/>
              </w:rPr>
              <w:t xml:space="preserve">more </w:t>
            </w:r>
            <w:r w:rsidR="00967DC5">
              <w:rPr>
                <w:rFonts w:eastAsia="Times New Roman" w:cs="Times New Roman"/>
                <w:color w:val="000000"/>
                <w:sz w:val="18"/>
                <w:szCs w:val="18"/>
                <w:lang w:eastAsia="fi-FI"/>
              </w:rPr>
              <w:t>details</w:t>
            </w:r>
            <w:r>
              <w:rPr>
                <w:rFonts w:eastAsia="Times New Roman" w:cs="Times New Roman"/>
                <w:color w:val="000000"/>
                <w:sz w:val="18"/>
                <w:szCs w:val="18"/>
                <w:lang w:eastAsia="fi-FI"/>
              </w:rPr>
              <w:t>.</w:t>
            </w:r>
          </w:p>
          <w:tbl>
            <w:tblPr>
              <w:tblStyle w:val="TableGrid"/>
              <w:tblW w:w="0" w:type="auto"/>
              <w:tblLook w:val="04A0" w:firstRow="1" w:lastRow="0" w:firstColumn="1" w:lastColumn="0" w:noHBand="0" w:noVBand="1"/>
            </w:tblPr>
            <w:tblGrid>
              <w:gridCol w:w="463"/>
              <w:gridCol w:w="1882"/>
            </w:tblGrid>
            <w:tr w:rsidR="001A4356" w:rsidRPr="004B7CA4" w14:paraId="082AE4DF" w14:textId="77777777" w:rsidTr="00514E61">
              <w:tc>
                <w:tcPr>
                  <w:tcW w:w="0" w:type="auto"/>
                  <w:shd w:val="clear" w:color="auto" w:fill="C2D69B" w:themeFill="accent3" w:themeFillTint="99"/>
                </w:tcPr>
                <w:p w14:paraId="74C793C7" w14:textId="77777777" w:rsidR="001A4356" w:rsidRPr="004B7CA4" w:rsidRDefault="001A4356" w:rsidP="001A4356">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300</w:t>
                  </w:r>
                </w:p>
              </w:tc>
              <w:tc>
                <w:tcPr>
                  <w:tcW w:w="0" w:type="auto"/>
                </w:tcPr>
                <w:p w14:paraId="277D2CC2" w14:textId="77777777" w:rsidR="001A4356" w:rsidRPr="004B7CA4" w:rsidRDefault="001A4356" w:rsidP="001A4356">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1A4356" w:rsidRPr="004B7CA4" w14:paraId="338FA3EE" w14:textId="77777777" w:rsidTr="00514E61">
              <w:tc>
                <w:tcPr>
                  <w:tcW w:w="0" w:type="auto"/>
                  <w:shd w:val="clear" w:color="auto" w:fill="C2D69B" w:themeFill="accent3" w:themeFillTint="99"/>
                </w:tcPr>
                <w:p w14:paraId="709B030B" w14:textId="77777777" w:rsidR="001A4356" w:rsidRPr="004B7CA4" w:rsidRDefault="001A4356" w:rsidP="001A4356">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300</w:t>
                  </w:r>
                </w:p>
              </w:tc>
              <w:tc>
                <w:tcPr>
                  <w:tcW w:w="0" w:type="auto"/>
                </w:tcPr>
                <w:p w14:paraId="05D0BA81" w14:textId="77777777" w:rsidR="001A4356" w:rsidRPr="004B7CA4" w:rsidRDefault="001A4356" w:rsidP="001A4356">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1A4356" w:rsidRPr="004B7CA4" w14:paraId="786C5140" w14:textId="77777777" w:rsidTr="00514E61">
              <w:tc>
                <w:tcPr>
                  <w:tcW w:w="0" w:type="auto"/>
                  <w:shd w:val="clear" w:color="auto" w:fill="C2D69B" w:themeFill="accent3" w:themeFillTint="99"/>
                </w:tcPr>
                <w:p w14:paraId="2890BCBA" w14:textId="77777777" w:rsidR="001A4356" w:rsidRPr="004B7CA4" w:rsidRDefault="001A4356" w:rsidP="001A4356">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300</w:t>
                  </w:r>
                </w:p>
              </w:tc>
              <w:tc>
                <w:tcPr>
                  <w:tcW w:w="0" w:type="auto"/>
                </w:tcPr>
                <w:p w14:paraId="53A4E830" w14:textId="77777777" w:rsidR="001A4356" w:rsidRPr="004B7CA4" w:rsidRDefault="001A4356" w:rsidP="001A4356">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Grass</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bl>
          <w:p w14:paraId="6E75FFF4" w14:textId="77777777" w:rsidR="00967DC5" w:rsidRPr="004B7CA4" w:rsidRDefault="00967DC5" w:rsidP="00D92D7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4B7CA4" w:rsidRPr="004B7CA4" w14:paraId="55D4C66D"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6FD5BE75"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lastRenderedPageBreak/>
              <w:t>15</w:t>
            </w:r>
          </w:p>
        </w:tc>
        <w:tc>
          <w:tcPr>
            <w:tcW w:w="567" w:type="dxa"/>
          </w:tcPr>
          <w:p w14:paraId="75F86F75" w14:textId="77777777" w:rsidR="004B7CA4" w:rsidRPr="004B7CA4" w:rsidRDefault="00ED269B"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MU</w:t>
            </w:r>
          </w:p>
        </w:tc>
        <w:tc>
          <w:tcPr>
            <w:tcW w:w="1842" w:type="dxa"/>
            <w:noWrap/>
          </w:tcPr>
          <w:p w14:paraId="56D8DD81"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SDDFull</w:t>
            </w:r>
          </w:p>
        </w:tc>
        <w:tc>
          <w:tcPr>
            <w:tcW w:w="993" w:type="dxa"/>
          </w:tcPr>
          <w:p w14:paraId="58B67D65"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6BF57C3B" w14:textId="77777777" w:rsidR="00967DC5" w:rsidRPr="00246E40" w:rsidRDefault="00967DC5" w:rsidP="00967DC5">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sz w:val="18"/>
                <w:szCs w:val="18"/>
                <w:lang w:val="en-GB" w:eastAsia="en-GB"/>
              </w:rPr>
              <w:t>Senescencedegree days needed to initiate leaf off</w:t>
            </w:r>
            <w:r w:rsidRPr="00246E40">
              <w:rPr>
                <w:rFonts w:eastAsia="Times New Roman" w:cs="Times New Roman"/>
                <w:color w:val="000000"/>
                <w:sz w:val="18"/>
                <w:szCs w:val="18"/>
                <w:lang w:eastAsia="fi-FI"/>
              </w:rPr>
              <w:t xml:space="preserve"> </w:t>
            </w:r>
            <w:r>
              <w:rPr>
                <w:rFonts w:eastAsia="Times New Roman" w:cs="Times New Roman"/>
                <w:sz w:val="18"/>
                <w:szCs w:val="18"/>
                <w:lang w:val="en-GB" w:eastAsia="en-GB"/>
              </w:rPr>
              <w:t>[°C]</w:t>
            </w:r>
            <w:r>
              <w:rPr>
                <w:rFonts w:eastAsia="Times New Roman" w:cs="Times New Roman"/>
                <w:color w:val="000000"/>
                <w:sz w:val="18"/>
                <w:szCs w:val="18"/>
                <w:lang w:eastAsia="fi-FI"/>
              </w:rPr>
              <w:t xml:space="preserve"> </w:t>
            </w:r>
          </w:p>
          <w:p w14:paraId="43ABDCE4" w14:textId="77777777" w:rsidR="00967DC5" w:rsidRDefault="00967DC5" w:rsidP="00967D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fi-FI"/>
              </w:rPr>
            </w:pPr>
            <w:r w:rsidRPr="00246E40">
              <w:rPr>
                <w:rFonts w:eastAsia="Times New Roman" w:cs="Times New Roman"/>
                <w:color w:val="000000"/>
                <w:sz w:val="18"/>
                <w:szCs w:val="18"/>
                <w:lang w:val="en-GB" w:eastAsia="fi-FI"/>
              </w:rPr>
              <w:t xml:space="preserve">This should be </w:t>
            </w:r>
            <w:r w:rsidRPr="00246E40">
              <w:rPr>
                <w:rFonts w:eastAsia="Times New Roman" w:cs="Times New Roman"/>
                <w:b/>
                <w:color w:val="000000"/>
                <w:sz w:val="18"/>
                <w:szCs w:val="18"/>
                <w:lang w:val="en-GB" w:eastAsia="fi-FI"/>
              </w:rPr>
              <w:t>checked carefully for your study area</w:t>
            </w:r>
            <w:r w:rsidRPr="00246E40">
              <w:rPr>
                <w:rFonts w:eastAsia="Times New Roman" w:cs="Times New Roman"/>
                <w:color w:val="000000"/>
                <w:sz w:val="18"/>
                <w:szCs w:val="18"/>
                <w:lang w:val="en-GB" w:eastAsia="fi-FI"/>
              </w:rPr>
              <w:t xml:space="preserve">. </w:t>
            </w:r>
            <w:r w:rsidR="00D92D77">
              <w:rPr>
                <w:rFonts w:eastAsia="Times New Roman" w:cs="Times New Roman"/>
                <w:color w:val="000000"/>
                <w:sz w:val="18"/>
                <w:szCs w:val="18"/>
                <w:lang w:val="en-GB" w:eastAsia="fi-FI"/>
              </w:rPr>
              <w:t xml:space="preserve">Modelled LAI from the </w:t>
            </w:r>
            <w:r w:rsidR="00D92D77" w:rsidRPr="00246E40">
              <w:rPr>
                <w:rFonts w:eastAsia="Times New Roman" w:cs="Times New Roman"/>
                <w:b/>
                <w:color w:val="000000"/>
                <w:sz w:val="18"/>
                <w:szCs w:val="18"/>
                <w:lang w:val="en-GB" w:eastAsia="fi-FI"/>
              </w:rPr>
              <w:t>DailyState.txt</w:t>
            </w:r>
            <w:r w:rsidR="00D92D77" w:rsidRPr="00246E40">
              <w:rPr>
                <w:rFonts w:eastAsia="Times New Roman" w:cs="Times New Roman"/>
                <w:color w:val="000000"/>
                <w:sz w:val="18"/>
                <w:szCs w:val="18"/>
                <w:lang w:val="en-GB" w:eastAsia="fi-FI"/>
              </w:rPr>
              <w:t xml:space="preserve"> </w:t>
            </w:r>
            <w:r w:rsidR="00D92D77">
              <w:rPr>
                <w:rFonts w:eastAsia="Times New Roman" w:cs="Times New Roman"/>
                <w:color w:val="000000"/>
                <w:sz w:val="18"/>
                <w:szCs w:val="18"/>
                <w:lang w:val="en-GB" w:eastAsia="fi-FI"/>
              </w:rPr>
              <w:t xml:space="preserve">output </w:t>
            </w:r>
            <w:r w:rsidR="00D92D77" w:rsidRPr="00246E40">
              <w:rPr>
                <w:rFonts w:eastAsia="Times New Roman" w:cs="Times New Roman"/>
                <w:color w:val="000000"/>
                <w:sz w:val="18"/>
                <w:szCs w:val="18"/>
                <w:lang w:val="en-GB" w:eastAsia="fi-FI"/>
              </w:rPr>
              <w:t xml:space="preserve">file </w:t>
            </w:r>
            <w:r w:rsidR="00D92D77">
              <w:rPr>
                <w:rFonts w:eastAsia="Times New Roman" w:cs="Times New Roman"/>
                <w:color w:val="000000"/>
                <w:sz w:val="18"/>
                <w:szCs w:val="18"/>
                <w:lang w:val="en-GB" w:eastAsia="fi-FI"/>
              </w:rPr>
              <w:t xml:space="preserve">can be checked </w:t>
            </w:r>
            <w:r w:rsidR="00D92D77" w:rsidRPr="00246E40">
              <w:rPr>
                <w:rFonts w:eastAsia="Times New Roman" w:cs="Times New Roman"/>
                <w:color w:val="000000"/>
                <w:sz w:val="18"/>
                <w:szCs w:val="18"/>
                <w:lang w:val="en-GB" w:eastAsia="fi-FI"/>
              </w:rPr>
              <w:t>relative to know</w:t>
            </w:r>
            <w:r w:rsidR="00D92D77">
              <w:rPr>
                <w:rFonts w:eastAsia="Times New Roman" w:cs="Times New Roman"/>
                <w:color w:val="000000"/>
                <w:sz w:val="18"/>
                <w:szCs w:val="18"/>
                <w:lang w:val="en-GB" w:eastAsia="fi-FI"/>
              </w:rPr>
              <w:t>n behaviour in the study area.</w:t>
            </w:r>
          </w:p>
          <w:p w14:paraId="3346019A" w14:textId="77777777" w:rsidR="00967DC5" w:rsidRPr="00967DC5" w:rsidRDefault="00967DC5" w:rsidP="00967DC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color w:val="000000"/>
                <w:sz w:val="18"/>
                <w:szCs w:val="18"/>
                <w:lang w:val="en-GB" w:eastAsia="fi-FI"/>
              </w:rPr>
              <w:t xml:space="preserve">See section 2.2 </w:t>
            </w:r>
            <w:r>
              <w:rPr>
                <w:rFonts w:eastAsia="Times New Roman" w:cs="Times New Roman"/>
                <w:color w:val="000000"/>
                <w:sz w:val="18"/>
                <w:szCs w:val="18"/>
                <w:lang w:eastAsia="fi-FI"/>
              </w:rPr>
              <w:t>Järvi et al. (</w:t>
            </w:r>
            <w:r w:rsidRPr="00246E40">
              <w:rPr>
                <w:rFonts w:eastAsia="Times New Roman" w:cs="Times New Roman"/>
                <w:color w:val="000000"/>
                <w:sz w:val="18"/>
                <w:szCs w:val="18"/>
                <w:lang w:eastAsia="fi-FI"/>
              </w:rPr>
              <w:t>2011</w:t>
            </w:r>
            <w:r>
              <w:rPr>
                <w:rFonts w:eastAsia="Times New Roman" w:cs="Times New Roman"/>
                <w:color w:val="000000"/>
                <w:sz w:val="18"/>
                <w:szCs w:val="18"/>
                <w:lang w:eastAsia="fi-FI"/>
              </w:rPr>
              <w:t>); Appendix A Järvi et al. (2014) for</w:t>
            </w:r>
            <w:r w:rsidR="00D92D77">
              <w:rPr>
                <w:rFonts w:eastAsia="Times New Roman" w:cs="Times New Roman"/>
                <w:color w:val="000000"/>
                <w:sz w:val="18"/>
                <w:szCs w:val="18"/>
                <w:lang w:eastAsia="fi-FI"/>
              </w:rPr>
              <w:t xml:space="preserve"> more</w:t>
            </w:r>
            <w:r>
              <w:rPr>
                <w:rFonts w:eastAsia="Times New Roman" w:cs="Times New Roman"/>
                <w:color w:val="000000"/>
                <w:sz w:val="18"/>
                <w:szCs w:val="18"/>
                <w:lang w:eastAsia="fi-FI"/>
              </w:rPr>
              <w:t xml:space="preserve"> details.</w:t>
            </w:r>
          </w:p>
          <w:tbl>
            <w:tblPr>
              <w:tblStyle w:val="TableGrid"/>
              <w:tblW w:w="0" w:type="auto"/>
              <w:tblLook w:val="04A0" w:firstRow="1" w:lastRow="0" w:firstColumn="1" w:lastColumn="0" w:noHBand="0" w:noVBand="1"/>
            </w:tblPr>
            <w:tblGrid>
              <w:gridCol w:w="512"/>
              <w:gridCol w:w="1882"/>
            </w:tblGrid>
            <w:tr w:rsidR="00967DC5" w:rsidRPr="004B7CA4" w14:paraId="44E054C4" w14:textId="77777777" w:rsidTr="00514E61">
              <w:tc>
                <w:tcPr>
                  <w:tcW w:w="0" w:type="auto"/>
                  <w:shd w:val="clear" w:color="auto" w:fill="C2D69B" w:themeFill="accent3" w:themeFillTint="99"/>
                </w:tcPr>
                <w:p w14:paraId="1FB84491" w14:textId="77777777" w:rsidR="00967DC5" w:rsidRPr="004B7CA4" w:rsidRDefault="00967DC5" w:rsidP="00967DC5">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-450</w:t>
                  </w:r>
                </w:p>
              </w:tc>
              <w:tc>
                <w:tcPr>
                  <w:tcW w:w="0" w:type="auto"/>
                </w:tcPr>
                <w:p w14:paraId="7B2B3D6C" w14:textId="77777777" w:rsidR="00967DC5" w:rsidRPr="004B7CA4" w:rsidRDefault="00967DC5" w:rsidP="00967DC5">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967DC5" w:rsidRPr="004B7CA4" w14:paraId="52E7EFC8" w14:textId="77777777" w:rsidTr="00514E61">
              <w:tc>
                <w:tcPr>
                  <w:tcW w:w="0" w:type="auto"/>
                  <w:shd w:val="clear" w:color="auto" w:fill="C2D69B" w:themeFill="accent3" w:themeFillTint="99"/>
                </w:tcPr>
                <w:p w14:paraId="6D20B8D8" w14:textId="77777777" w:rsidR="00967DC5" w:rsidRPr="004B7CA4" w:rsidRDefault="00967DC5" w:rsidP="00967DC5">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-450</w:t>
                  </w:r>
                </w:p>
              </w:tc>
              <w:tc>
                <w:tcPr>
                  <w:tcW w:w="0" w:type="auto"/>
                </w:tcPr>
                <w:p w14:paraId="1B6027EA" w14:textId="77777777" w:rsidR="00967DC5" w:rsidRPr="004B7CA4" w:rsidRDefault="00967DC5" w:rsidP="00967DC5">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967DC5" w:rsidRPr="004B7CA4" w14:paraId="683309D5" w14:textId="77777777" w:rsidTr="00514E61">
              <w:tc>
                <w:tcPr>
                  <w:tcW w:w="0" w:type="auto"/>
                  <w:shd w:val="clear" w:color="auto" w:fill="C2D69B" w:themeFill="accent3" w:themeFillTint="99"/>
                </w:tcPr>
                <w:p w14:paraId="26E6B934" w14:textId="77777777" w:rsidR="00967DC5" w:rsidRPr="004B7CA4" w:rsidRDefault="00967DC5" w:rsidP="00967DC5">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-450</w:t>
                  </w:r>
                </w:p>
              </w:tc>
              <w:tc>
                <w:tcPr>
                  <w:tcW w:w="0" w:type="auto"/>
                </w:tcPr>
                <w:p w14:paraId="7C5BC8CB" w14:textId="77777777" w:rsidR="00967DC5" w:rsidRPr="004B7CA4" w:rsidRDefault="00967DC5" w:rsidP="00967DC5">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Grass</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bl>
          <w:p w14:paraId="090D1469" w14:textId="77777777" w:rsidR="004B7CA4" w:rsidRP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4B7CA4" w:rsidRPr="004B7CA4" w14:paraId="3537BFBF"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5ECD2BF9"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16</w:t>
            </w:r>
          </w:p>
        </w:tc>
        <w:tc>
          <w:tcPr>
            <w:tcW w:w="567" w:type="dxa"/>
          </w:tcPr>
          <w:p w14:paraId="001CCA46" w14:textId="77777777" w:rsidR="004B7CA4" w:rsidRPr="004B7CA4" w:rsidRDefault="00ED269B"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2" w:type="dxa"/>
            <w:noWrap/>
          </w:tcPr>
          <w:p w14:paraId="6B889899"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LAIMin</w:t>
            </w:r>
          </w:p>
        </w:tc>
        <w:tc>
          <w:tcPr>
            <w:tcW w:w="993" w:type="dxa"/>
          </w:tcPr>
          <w:p w14:paraId="7253161F"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7884AB1B" w14:textId="77777777" w:rsidR="004B7CA4" w:rsidRPr="00812FD2" w:rsidRDefault="004B7CA4"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812FD2">
              <w:rPr>
                <w:rFonts w:eastAsia="Times New Roman" w:cs="Times New Roman"/>
                <w:sz w:val="18"/>
                <w:szCs w:val="18"/>
                <w:lang w:val="en-GB" w:eastAsia="en-GB"/>
              </w:rPr>
              <w:t>Minimum leaf area index</w:t>
            </w:r>
            <w:r w:rsidR="00812FD2" w:rsidRPr="00812FD2">
              <w:rPr>
                <w:rFonts w:eastAsia="Times New Roman" w:cs="Times New Roman"/>
                <w:sz w:val="18"/>
                <w:szCs w:val="18"/>
                <w:lang w:val="en-GB" w:eastAsia="en-GB"/>
              </w:rPr>
              <w:t xml:space="preserve"> [m</w:t>
            </w:r>
            <w:r w:rsidR="00812FD2" w:rsidRPr="00812FD2">
              <w:rPr>
                <w:rFonts w:eastAsia="Times New Roman" w:cs="Times New Roman"/>
                <w:sz w:val="18"/>
                <w:szCs w:val="18"/>
                <w:vertAlign w:val="superscript"/>
                <w:lang w:val="en-GB" w:eastAsia="en-GB"/>
              </w:rPr>
              <w:t>2</w:t>
            </w:r>
            <w:r w:rsidR="00812FD2" w:rsidRPr="00812FD2">
              <w:rPr>
                <w:rFonts w:eastAsia="Times New Roman" w:cs="Times New Roman"/>
                <w:sz w:val="18"/>
                <w:szCs w:val="18"/>
                <w:lang w:val="en-GB" w:eastAsia="en-GB"/>
              </w:rPr>
              <w:t xml:space="preserve"> m</w:t>
            </w:r>
            <w:r w:rsidR="00812FD2" w:rsidRPr="00812FD2">
              <w:rPr>
                <w:rFonts w:eastAsia="Times New Roman" w:cs="Times New Roman"/>
                <w:sz w:val="18"/>
                <w:szCs w:val="18"/>
                <w:vertAlign w:val="superscript"/>
                <w:lang w:val="en-GB" w:eastAsia="en-GB"/>
              </w:rPr>
              <w:t>-2</w:t>
            </w:r>
            <w:r w:rsidR="00812FD2" w:rsidRPr="00812FD2">
              <w:rPr>
                <w:rFonts w:eastAsia="Times New Roman" w:cs="Times New Roman"/>
                <w:sz w:val="18"/>
                <w:szCs w:val="18"/>
                <w:lang w:val="en-GB" w:eastAsia="en-GB"/>
              </w:rPr>
              <w:t>]</w:t>
            </w:r>
          </w:p>
          <w:p w14:paraId="14A510CA" w14:textId="77777777" w:rsidR="00812FD2" w:rsidRDefault="00812FD2"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i.e leaf-off wintertime value</w:t>
            </w:r>
          </w:p>
          <w:tbl>
            <w:tblPr>
              <w:tblStyle w:val="TableGrid"/>
              <w:tblW w:w="0" w:type="auto"/>
              <w:tblLook w:val="04A0" w:firstRow="1" w:lastRow="0" w:firstColumn="1" w:lastColumn="0" w:noHBand="0" w:noVBand="1"/>
            </w:tblPr>
            <w:tblGrid>
              <w:gridCol w:w="738"/>
              <w:gridCol w:w="4898"/>
            </w:tblGrid>
            <w:tr w:rsidR="00812FD2" w:rsidRPr="004B7CA4" w14:paraId="4A6B2D95" w14:textId="77777777" w:rsidTr="00514E61">
              <w:tc>
                <w:tcPr>
                  <w:tcW w:w="738" w:type="dxa"/>
                  <w:shd w:val="clear" w:color="auto" w:fill="92CDDC" w:themeFill="accent5" w:themeFillTint="99"/>
                </w:tcPr>
                <w:p w14:paraId="1B81D11A" w14:textId="77777777" w:rsidR="00812FD2" w:rsidRPr="004B7CA4" w:rsidRDefault="00812FD2" w:rsidP="00812FD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4</w:t>
                  </w:r>
                </w:p>
              </w:tc>
              <w:tc>
                <w:tcPr>
                  <w:tcW w:w="4898" w:type="dxa"/>
                </w:tcPr>
                <w:p w14:paraId="5E3FA35E" w14:textId="77777777" w:rsidR="00812FD2" w:rsidRPr="004B7CA4" w:rsidRDefault="00812FD2" w:rsidP="00812FD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812FD2" w:rsidRPr="004B7CA4" w14:paraId="217D3863" w14:textId="77777777" w:rsidTr="00514E61">
              <w:tc>
                <w:tcPr>
                  <w:tcW w:w="738" w:type="dxa"/>
                  <w:shd w:val="clear" w:color="auto" w:fill="92CDDC" w:themeFill="accent5" w:themeFillTint="99"/>
                </w:tcPr>
                <w:p w14:paraId="0CC07E34" w14:textId="77777777" w:rsidR="00812FD2" w:rsidRPr="004B7CA4" w:rsidRDefault="00812FD2" w:rsidP="00812FD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w:t>
                  </w:r>
                </w:p>
              </w:tc>
              <w:tc>
                <w:tcPr>
                  <w:tcW w:w="4898" w:type="dxa"/>
                </w:tcPr>
                <w:p w14:paraId="4FB658E5" w14:textId="77777777" w:rsidR="00812FD2" w:rsidRPr="004B7CA4" w:rsidRDefault="00812FD2" w:rsidP="00812FD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812FD2" w:rsidRPr="004B7CA4" w14:paraId="2C8A748C" w14:textId="77777777" w:rsidTr="00514E61">
              <w:tc>
                <w:tcPr>
                  <w:tcW w:w="738" w:type="dxa"/>
                  <w:shd w:val="clear" w:color="auto" w:fill="92CDDC" w:themeFill="accent5" w:themeFillTint="99"/>
                </w:tcPr>
                <w:p w14:paraId="5BE8F6B8" w14:textId="77777777" w:rsidR="00812FD2" w:rsidRPr="004B7CA4" w:rsidRDefault="00812FD2" w:rsidP="00812FD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1.6</w:t>
                  </w:r>
                </w:p>
              </w:tc>
              <w:tc>
                <w:tcPr>
                  <w:tcW w:w="4898" w:type="dxa"/>
                </w:tcPr>
                <w:p w14:paraId="134DD8FF" w14:textId="77777777" w:rsidR="00812FD2" w:rsidRPr="004B7CA4" w:rsidRDefault="00812FD2" w:rsidP="00812FD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Grass</w:t>
                  </w:r>
                  <w:r w:rsidRPr="004B7CA4">
                    <w:rPr>
                      <w:rFonts w:eastAsia="Times New Roman" w:cs="Times New Roman"/>
                      <w:sz w:val="18"/>
                      <w:szCs w:val="18"/>
                      <w:lang w:eastAsia="en-GB"/>
                    </w:rPr>
                    <w:t xml:space="preserve">, </w:t>
                  </w:r>
                  <w:r>
                    <w:rPr>
                      <w:rFonts w:eastAsia="Times New Roman" w:cs="Times New Roman"/>
                      <w:color w:val="000000"/>
                      <w:sz w:val="18"/>
                      <w:szCs w:val="18"/>
                      <w:lang w:eastAsia="fi-FI"/>
                    </w:rPr>
                    <w:t xml:space="preserve">refs within </w:t>
                  </w:r>
                  <w:r w:rsidRPr="00812FD2">
                    <w:rPr>
                      <w:rFonts w:eastAsia="Times New Roman" w:cs="Times New Roman"/>
                      <w:color w:val="000000"/>
                      <w:sz w:val="18"/>
                      <w:szCs w:val="18"/>
                      <w:lang w:eastAsia="fi-FI"/>
                    </w:rPr>
                    <w:t>Grimmond and Oke (1991)</w:t>
                  </w:r>
                </w:p>
              </w:tc>
            </w:tr>
          </w:tbl>
          <w:p w14:paraId="56A5E464" w14:textId="77777777" w:rsidR="00812FD2" w:rsidRPr="00812FD2" w:rsidRDefault="00812FD2"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4B7CA4" w:rsidRPr="004B7CA4" w14:paraId="53D63FDF"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36C3E00C"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17</w:t>
            </w:r>
          </w:p>
        </w:tc>
        <w:tc>
          <w:tcPr>
            <w:tcW w:w="567" w:type="dxa"/>
          </w:tcPr>
          <w:p w14:paraId="13770826" w14:textId="77777777" w:rsidR="004B7CA4" w:rsidRPr="004B7CA4" w:rsidRDefault="00ED269B"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2" w:type="dxa"/>
            <w:noWrap/>
          </w:tcPr>
          <w:p w14:paraId="588060D6"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LAIMax</w:t>
            </w:r>
          </w:p>
        </w:tc>
        <w:tc>
          <w:tcPr>
            <w:tcW w:w="993" w:type="dxa"/>
          </w:tcPr>
          <w:p w14:paraId="500FD313"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0A2157DF" w14:textId="77777777" w:rsid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812FD2">
              <w:rPr>
                <w:rFonts w:eastAsia="Times New Roman" w:cs="Times New Roman"/>
                <w:sz w:val="18"/>
                <w:szCs w:val="18"/>
                <w:lang w:val="en-GB" w:eastAsia="en-GB"/>
              </w:rPr>
              <w:t>Maximum leaf area index</w:t>
            </w:r>
            <w:r w:rsidR="00812FD2" w:rsidRPr="00812FD2">
              <w:rPr>
                <w:rFonts w:eastAsia="Times New Roman" w:cs="Times New Roman"/>
                <w:sz w:val="18"/>
                <w:szCs w:val="18"/>
                <w:lang w:val="en-GB" w:eastAsia="en-GB"/>
              </w:rPr>
              <w:t xml:space="preserve">  [m</w:t>
            </w:r>
            <w:r w:rsidR="00812FD2" w:rsidRPr="00812FD2">
              <w:rPr>
                <w:rFonts w:eastAsia="Times New Roman" w:cs="Times New Roman"/>
                <w:sz w:val="18"/>
                <w:szCs w:val="18"/>
                <w:vertAlign w:val="superscript"/>
                <w:lang w:val="en-GB" w:eastAsia="en-GB"/>
              </w:rPr>
              <w:t>2</w:t>
            </w:r>
            <w:r w:rsidR="00812FD2" w:rsidRPr="00812FD2">
              <w:rPr>
                <w:rFonts w:eastAsia="Times New Roman" w:cs="Times New Roman"/>
                <w:sz w:val="18"/>
                <w:szCs w:val="18"/>
                <w:lang w:val="en-GB" w:eastAsia="en-GB"/>
              </w:rPr>
              <w:t xml:space="preserve"> m</w:t>
            </w:r>
            <w:r w:rsidR="00812FD2" w:rsidRPr="00812FD2">
              <w:rPr>
                <w:rFonts w:eastAsia="Times New Roman" w:cs="Times New Roman"/>
                <w:sz w:val="18"/>
                <w:szCs w:val="18"/>
                <w:vertAlign w:val="superscript"/>
                <w:lang w:val="en-GB" w:eastAsia="en-GB"/>
              </w:rPr>
              <w:t>-2</w:t>
            </w:r>
            <w:r w:rsidR="00812FD2" w:rsidRPr="00812FD2">
              <w:rPr>
                <w:rFonts w:eastAsia="Times New Roman" w:cs="Times New Roman"/>
                <w:sz w:val="18"/>
                <w:szCs w:val="18"/>
                <w:lang w:val="en-GB" w:eastAsia="en-GB"/>
              </w:rPr>
              <w:t>]</w:t>
            </w:r>
          </w:p>
          <w:p w14:paraId="3C34C2EE" w14:textId="77777777" w:rsidR="00812FD2" w:rsidRDefault="00812FD2"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i.e. full leaf-on summertime value</w:t>
            </w:r>
          </w:p>
          <w:tbl>
            <w:tblPr>
              <w:tblStyle w:val="TableGrid"/>
              <w:tblW w:w="0" w:type="auto"/>
              <w:tblLook w:val="04A0" w:firstRow="1" w:lastRow="0" w:firstColumn="1" w:lastColumn="0" w:noHBand="0" w:noVBand="1"/>
            </w:tblPr>
            <w:tblGrid>
              <w:gridCol w:w="738"/>
              <w:gridCol w:w="4898"/>
            </w:tblGrid>
            <w:tr w:rsidR="00812FD2" w:rsidRPr="004B7CA4" w14:paraId="11B4FC98" w14:textId="77777777" w:rsidTr="00514E61">
              <w:tc>
                <w:tcPr>
                  <w:tcW w:w="738" w:type="dxa"/>
                  <w:shd w:val="clear" w:color="auto" w:fill="92CDDC" w:themeFill="accent5" w:themeFillTint="99"/>
                </w:tcPr>
                <w:p w14:paraId="4F26F1C9" w14:textId="77777777" w:rsidR="00812FD2" w:rsidRPr="004B7CA4" w:rsidRDefault="00812FD2" w:rsidP="00812FD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5.1</w:t>
                  </w:r>
                </w:p>
              </w:tc>
              <w:tc>
                <w:tcPr>
                  <w:tcW w:w="4898" w:type="dxa"/>
                </w:tcPr>
                <w:p w14:paraId="2416973E" w14:textId="77777777" w:rsidR="00812FD2" w:rsidRPr="004B7CA4" w:rsidRDefault="00812FD2" w:rsidP="00812FD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1D1E4D">
                    <w:rPr>
                      <w:rFonts w:eastAsia="Times New Roman" w:cs="Times New Roman"/>
                      <w:sz w:val="18"/>
                      <w:szCs w:val="18"/>
                      <w:lang w:eastAsia="en-GB"/>
                    </w:rPr>
                    <w:t>Breuer et al. (2003)</w:t>
                  </w:r>
                </w:p>
              </w:tc>
            </w:tr>
            <w:tr w:rsidR="00812FD2" w:rsidRPr="004B7CA4" w14:paraId="71D648E9" w14:textId="77777777" w:rsidTr="00514E61">
              <w:tc>
                <w:tcPr>
                  <w:tcW w:w="738" w:type="dxa"/>
                  <w:shd w:val="clear" w:color="auto" w:fill="92CDDC" w:themeFill="accent5" w:themeFillTint="99"/>
                </w:tcPr>
                <w:p w14:paraId="674B093D" w14:textId="77777777" w:rsidR="00812FD2" w:rsidRPr="004B7CA4" w:rsidRDefault="00812FD2" w:rsidP="00812FD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5.5</w:t>
                  </w:r>
                </w:p>
              </w:tc>
              <w:tc>
                <w:tcPr>
                  <w:tcW w:w="4898" w:type="dxa"/>
                </w:tcPr>
                <w:p w14:paraId="44AE67F0" w14:textId="77777777" w:rsidR="00812FD2" w:rsidRPr="004B7CA4" w:rsidRDefault="00812FD2" w:rsidP="00812FD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1D1E4D">
                    <w:rPr>
                      <w:rFonts w:eastAsia="Times New Roman" w:cs="Times New Roman"/>
                      <w:sz w:val="18"/>
                      <w:szCs w:val="18"/>
                      <w:lang w:eastAsia="en-GB"/>
                    </w:rPr>
                    <w:t>Breuer et al. (2003)</w:t>
                  </w:r>
                </w:p>
              </w:tc>
            </w:tr>
            <w:tr w:rsidR="00812FD2" w:rsidRPr="004B7CA4" w14:paraId="7352825A" w14:textId="77777777" w:rsidTr="00514E61">
              <w:tc>
                <w:tcPr>
                  <w:tcW w:w="738" w:type="dxa"/>
                  <w:shd w:val="clear" w:color="auto" w:fill="92CDDC" w:themeFill="accent5" w:themeFillTint="99"/>
                </w:tcPr>
                <w:p w14:paraId="44B813F9" w14:textId="77777777" w:rsidR="00812FD2" w:rsidRPr="004B7CA4" w:rsidRDefault="00812FD2" w:rsidP="00812FD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5.9</w:t>
                  </w:r>
                </w:p>
              </w:tc>
              <w:tc>
                <w:tcPr>
                  <w:tcW w:w="4898" w:type="dxa"/>
                </w:tcPr>
                <w:p w14:paraId="64E2FEB6" w14:textId="77777777" w:rsidR="00812FD2" w:rsidRPr="004B7CA4" w:rsidRDefault="00812FD2" w:rsidP="00812FD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Grass</w:t>
                  </w:r>
                  <w:r w:rsidRPr="004B7CA4">
                    <w:rPr>
                      <w:rFonts w:eastAsia="Times New Roman" w:cs="Times New Roman"/>
                      <w:sz w:val="18"/>
                      <w:szCs w:val="18"/>
                      <w:lang w:eastAsia="en-GB"/>
                    </w:rPr>
                    <w:t>,</w:t>
                  </w:r>
                  <w:r>
                    <w:rPr>
                      <w:rFonts w:eastAsia="Times New Roman" w:cs="Times New Roman"/>
                      <w:color w:val="000000"/>
                      <w:sz w:val="18"/>
                      <w:szCs w:val="18"/>
                      <w:lang w:eastAsia="fi-FI"/>
                    </w:rPr>
                    <w:t xml:space="preserve"> </w:t>
                  </w:r>
                  <w:r w:rsidRPr="001D1E4D">
                    <w:rPr>
                      <w:rFonts w:eastAsia="Times New Roman" w:cs="Times New Roman"/>
                      <w:sz w:val="18"/>
                      <w:szCs w:val="18"/>
                      <w:lang w:eastAsia="en-GB"/>
                    </w:rPr>
                    <w:t>Breuer et al. (2003)</w:t>
                  </w:r>
                </w:p>
              </w:tc>
            </w:tr>
          </w:tbl>
          <w:p w14:paraId="3F5FA8A9" w14:textId="77777777" w:rsidR="00812FD2" w:rsidRPr="00812FD2" w:rsidRDefault="00812FD2"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4B7CA4" w:rsidRPr="004B7CA4" w14:paraId="755E6264"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5D5D3E1A"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18</w:t>
            </w:r>
          </w:p>
        </w:tc>
        <w:tc>
          <w:tcPr>
            <w:tcW w:w="567" w:type="dxa"/>
          </w:tcPr>
          <w:p w14:paraId="5D246175" w14:textId="77777777" w:rsidR="004B7CA4" w:rsidRPr="004B7CA4" w:rsidRDefault="00ED269B"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2" w:type="dxa"/>
            <w:noWrap/>
          </w:tcPr>
          <w:p w14:paraId="57BBA290"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MaxConductance</w:t>
            </w:r>
          </w:p>
        </w:tc>
        <w:tc>
          <w:tcPr>
            <w:tcW w:w="993" w:type="dxa"/>
          </w:tcPr>
          <w:p w14:paraId="54585F14"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5D446A44" w14:textId="77777777" w:rsidR="004B7CA4" w:rsidRDefault="004B7CA4" w:rsidP="006617E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812FD2">
              <w:rPr>
                <w:rFonts w:eastAsia="Times New Roman" w:cs="Times New Roman"/>
                <w:sz w:val="18"/>
                <w:szCs w:val="18"/>
                <w:lang w:val="en-GB" w:eastAsia="en-GB"/>
              </w:rPr>
              <w:t xml:space="preserve">Maximum conductance for </w:t>
            </w:r>
            <w:r w:rsidR="006617E2">
              <w:rPr>
                <w:rFonts w:eastAsia="Times New Roman" w:cs="Times New Roman"/>
                <w:sz w:val="18"/>
                <w:szCs w:val="18"/>
                <w:lang w:val="en-GB" w:eastAsia="en-GB"/>
              </w:rPr>
              <w:t xml:space="preserve">each </w:t>
            </w:r>
            <w:r w:rsidRPr="00812FD2">
              <w:rPr>
                <w:rFonts w:eastAsia="Times New Roman" w:cs="Times New Roman"/>
                <w:sz w:val="18"/>
                <w:szCs w:val="18"/>
                <w:lang w:val="en-GB" w:eastAsia="en-GB"/>
              </w:rPr>
              <w:t>surface</w:t>
            </w:r>
            <w:r w:rsidR="006617E2">
              <w:rPr>
                <w:rFonts w:eastAsia="Times New Roman" w:cs="Times New Roman"/>
                <w:sz w:val="18"/>
                <w:szCs w:val="18"/>
                <w:lang w:val="en-GB" w:eastAsia="en-GB"/>
              </w:rPr>
              <w:t xml:space="preserve"> [mm s</w:t>
            </w:r>
            <w:r w:rsidR="006617E2" w:rsidRPr="006617E2">
              <w:rPr>
                <w:rFonts w:eastAsia="Times New Roman" w:cs="Times New Roman"/>
                <w:sz w:val="18"/>
                <w:szCs w:val="18"/>
                <w:vertAlign w:val="superscript"/>
                <w:lang w:val="en-GB" w:eastAsia="en-GB"/>
              </w:rPr>
              <w:t>-1</w:t>
            </w:r>
            <w:r w:rsidR="006617E2">
              <w:rPr>
                <w:rFonts w:eastAsia="Times New Roman" w:cs="Times New Roman"/>
                <w:sz w:val="18"/>
                <w:szCs w:val="18"/>
                <w:lang w:val="en-GB" w:eastAsia="en-GB"/>
              </w:rPr>
              <w:t>]</w:t>
            </w:r>
          </w:p>
          <w:p w14:paraId="24AD910A" w14:textId="77777777" w:rsidR="006617E2" w:rsidRDefault="006617E2" w:rsidP="006617E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 xml:space="preserve">Used to calculate the surface conductance using the Jarvis (1976) model. See Eq 15 </w:t>
            </w:r>
            <w:r w:rsidRPr="00246E40">
              <w:rPr>
                <w:rFonts w:eastAsia="Times New Roman" w:cs="Times New Roman"/>
                <w:color w:val="000000"/>
                <w:sz w:val="18"/>
                <w:szCs w:val="18"/>
                <w:lang w:eastAsia="fi-FI"/>
              </w:rPr>
              <w:t>Järvi et al. (2011)</w:t>
            </w:r>
            <w:r>
              <w:rPr>
                <w:rFonts w:eastAsia="Times New Roman" w:cs="Times New Roman"/>
                <w:color w:val="000000"/>
                <w:sz w:val="18"/>
                <w:szCs w:val="18"/>
                <w:lang w:eastAsia="fi-FI"/>
              </w:rPr>
              <w:t>.</w:t>
            </w:r>
          </w:p>
          <w:tbl>
            <w:tblPr>
              <w:tblStyle w:val="TableGrid"/>
              <w:tblW w:w="0" w:type="auto"/>
              <w:tblLook w:val="04A0" w:firstRow="1" w:lastRow="0" w:firstColumn="1" w:lastColumn="0" w:noHBand="0" w:noVBand="1"/>
            </w:tblPr>
            <w:tblGrid>
              <w:gridCol w:w="738"/>
              <w:gridCol w:w="4898"/>
            </w:tblGrid>
            <w:tr w:rsidR="006617E2" w:rsidRPr="004B7CA4" w14:paraId="43D15E7B" w14:textId="77777777" w:rsidTr="00514E61">
              <w:tc>
                <w:tcPr>
                  <w:tcW w:w="738" w:type="dxa"/>
                  <w:shd w:val="clear" w:color="auto" w:fill="92CDDC" w:themeFill="accent5" w:themeFillTint="99"/>
                </w:tcPr>
                <w:p w14:paraId="31A1FA69" w14:textId="77777777" w:rsidR="006617E2" w:rsidRPr="004B7CA4" w:rsidRDefault="006617E2" w:rsidP="006617E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7.4</w:t>
                  </w:r>
                </w:p>
              </w:tc>
              <w:tc>
                <w:tcPr>
                  <w:tcW w:w="4898" w:type="dxa"/>
                </w:tcPr>
                <w:p w14:paraId="2E105674" w14:textId="77777777" w:rsidR="006617E2" w:rsidRPr="004B7CA4" w:rsidRDefault="006617E2" w:rsidP="006617E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EveTr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6617E2" w:rsidRPr="004B7CA4" w14:paraId="640ABB16" w14:textId="77777777" w:rsidTr="00514E61">
              <w:tc>
                <w:tcPr>
                  <w:tcW w:w="738" w:type="dxa"/>
                  <w:shd w:val="clear" w:color="auto" w:fill="92CDDC" w:themeFill="accent5" w:themeFillTint="99"/>
                </w:tcPr>
                <w:p w14:paraId="52227351" w14:textId="77777777" w:rsidR="006617E2" w:rsidRPr="004B7CA4" w:rsidRDefault="006617E2" w:rsidP="006617E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11.7</w:t>
                  </w:r>
                </w:p>
              </w:tc>
              <w:tc>
                <w:tcPr>
                  <w:tcW w:w="4898" w:type="dxa"/>
                </w:tcPr>
                <w:p w14:paraId="0EAED414" w14:textId="77777777" w:rsidR="006617E2" w:rsidRPr="004B7CA4" w:rsidRDefault="006617E2" w:rsidP="006617E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DecTr</w:t>
                  </w:r>
                  <w:r w:rsidRPr="004B7CA4">
                    <w:rPr>
                      <w:rFonts w:eastAsia="Times New Roman" w:cs="Times New Roman"/>
                      <w:sz w:val="18"/>
                      <w:szCs w:val="18"/>
                      <w:lang w:eastAsia="en-GB"/>
                    </w:rPr>
                    <w:t xml:space="preserve">, </w:t>
                  </w:r>
                  <w:r w:rsidRPr="00246E40">
                    <w:rPr>
                      <w:rFonts w:eastAsia="Times New Roman" w:cs="Times New Roman"/>
                      <w:color w:val="000000"/>
                      <w:sz w:val="18"/>
                      <w:szCs w:val="18"/>
                      <w:lang w:eastAsia="fi-FI"/>
                    </w:rPr>
                    <w:t>Järvi et al. (2011)</w:t>
                  </w:r>
                </w:p>
              </w:tc>
            </w:tr>
            <w:tr w:rsidR="006617E2" w:rsidRPr="004B7CA4" w14:paraId="6F0B6912" w14:textId="77777777" w:rsidTr="00514E61">
              <w:tc>
                <w:tcPr>
                  <w:tcW w:w="738" w:type="dxa"/>
                  <w:shd w:val="clear" w:color="auto" w:fill="92CDDC" w:themeFill="accent5" w:themeFillTint="99"/>
                </w:tcPr>
                <w:p w14:paraId="0AB82133" w14:textId="77777777" w:rsidR="006617E2" w:rsidRPr="004B7CA4" w:rsidRDefault="006617E2" w:rsidP="006617E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33.1</w:t>
                  </w:r>
                </w:p>
              </w:tc>
              <w:tc>
                <w:tcPr>
                  <w:tcW w:w="4898" w:type="dxa"/>
                </w:tcPr>
                <w:p w14:paraId="54DE4BB6" w14:textId="77777777" w:rsidR="006617E2" w:rsidRPr="004B7CA4" w:rsidRDefault="006617E2" w:rsidP="006617E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Grass (unirrigated)</w:t>
                  </w:r>
                  <w:r w:rsidRPr="004B7CA4">
                    <w:rPr>
                      <w:rFonts w:eastAsia="Times New Roman" w:cs="Times New Roman"/>
                      <w:sz w:val="18"/>
                      <w:szCs w:val="18"/>
                      <w:lang w:eastAsia="en-GB"/>
                    </w:rPr>
                    <w:t>,</w:t>
                  </w:r>
                  <w:r>
                    <w:rPr>
                      <w:rFonts w:eastAsia="Times New Roman" w:cs="Times New Roman"/>
                      <w:color w:val="000000"/>
                      <w:sz w:val="18"/>
                      <w:szCs w:val="18"/>
                      <w:lang w:eastAsia="fi-FI"/>
                    </w:rPr>
                    <w:t xml:space="preserve"> </w:t>
                  </w:r>
                  <w:r w:rsidRPr="00246E40">
                    <w:rPr>
                      <w:rFonts w:eastAsia="Times New Roman" w:cs="Times New Roman"/>
                      <w:color w:val="000000"/>
                      <w:sz w:val="18"/>
                      <w:szCs w:val="18"/>
                      <w:lang w:eastAsia="fi-FI"/>
                    </w:rPr>
                    <w:t>Järvi et al. (2011)</w:t>
                  </w:r>
                </w:p>
              </w:tc>
            </w:tr>
            <w:tr w:rsidR="006617E2" w:rsidRPr="004B7CA4" w14:paraId="60C5A9A1" w14:textId="77777777" w:rsidTr="00514E61">
              <w:tc>
                <w:tcPr>
                  <w:tcW w:w="738" w:type="dxa"/>
                  <w:shd w:val="clear" w:color="auto" w:fill="92CDDC" w:themeFill="accent5" w:themeFillTint="99"/>
                </w:tcPr>
                <w:p w14:paraId="23CABD38" w14:textId="77777777" w:rsidR="006617E2" w:rsidRDefault="006617E2" w:rsidP="006617E2">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40.0</w:t>
                  </w:r>
                </w:p>
              </w:tc>
              <w:tc>
                <w:tcPr>
                  <w:tcW w:w="4898" w:type="dxa"/>
                </w:tcPr>
                <w:p w14:paraId="33C9D38D" w14:textId="77777777" w:rsidR="006617E2" w:rsidRPr="004B7CA4" w:rsidRDefault="006617E2" w:rsidP="006617E2">
                  <w:pPr>
                    <w:tabs>
                      <w:tab w:val="left" w:pos="142"/>
                      <w:tab w:val="left" w:pos="377"/>
                    </w:tabs>
                    <w:rPr>
                      <w:rFonts w:eastAsia="Times New Roman" w:cs="Times New Roman"/>
                      <w:sz w:val="18"/>
                      <w:szCs w:val="18"/>
                      <w:lang w:eastAsia="en-GB"/>
                    </w:rPr>
                  </w:pPr>
                  <w:r w:rsidRPr="004B7CA4">
                    <w:rPr>
                      <w:rFonts w:eastAsia="Times New Roman" w:cs="Times New Roman"/>
                      <w:sz w:val="18"/>
                      <w:szCs w:val="18"/>
                      <w:lang w:eastAsia="en-GB"/>
                    </w:rPr>
                    <w:t>!</w:t>
                  </w:r>
                  <w:r>
                    <w:rPr>
                      <w:rFonts w:eastAsia="Times New Roman" w:cs="Times New Roman"/>
                      <w:sz w:val="18"/>
                      <w:szCs w:val="18"/>
                      <w:lang w:eastAsia="en-GB"/>
                    </w:rPr>
                    <w:t>Grass (irrigated)</w:t>
                  </w:r>
                  <w:r w:rsidRPr="004B7CA4">
                    <w:rPr>
                      <w:rFonts w:eastAsia="Times New Roman" w:cs="Times New Roman"/>
                      <w:sz w:val="18"/>
                      <w:szCs w:val="18"/>
                      <w:lang w:eastAsia="en-GB"/>
                    </w:rPr>
                    <w:t>,</w:t>
                  </w:r>
                  <w:r>
                    <w:rPr>
                      <w:rFonts w:eastAsia="Times New Roman" w:cs="Times New Roman"/>
                      <w:color w:val="000000"/>
                      <w:sz w:val="18"/>
                      <w:szCs w:val="18"/>
                      <w:lang w:eastAsia="fi-FI"/>
                    </w:rPr>
                    <w:t xml:space="preserve"> </w:t>
                  </w:r>
                  <w:r w:rsidRPr="00246E40">
                    <w:rPr>
                      <w:rFonts w:eastAsia="Times New Roman" w:cs="Times New Roman"/>
                      <w:color w:val="000000"/>
                      <w:sz w:val="18"/>
                      <w:szCs w:val="18"/>
                      <w:lang w:eastAsia="fi-FI"/>
                    </w:rPr>
                    <w:t>Järvi et al. (2011)</w:t>
                  </w:r>
                </w:p>
              </w:tc>
            </w:tr>
          </w:tbl>
          <w:p w14:paraId="1A09646D" w14:textId="77777777" w:rsidR="006617E2" w:rsidRPr="00812FD2" w:rsidRDefault="006617E2" w:rsidP="006617E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4B7CA4" w:rsidRPr="004B7CA4" w14:paraId="5425CFF5"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40F18A64"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19</w:t>
            </w:r>
          </w:p>
        </w:tc>
        <w:tc>
          <w:tcPr>
            <w:tcW w:w="567" w:type="dxa"/>
          </w:tcPr>
          <w:p w14:paraId="0D57061B" w14:textId="77777777" w:rsidR="004B7CA4" w:rsidRPr="004B7CA4" w:rsidRDefault="00ED269B"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2" w:type="dxa"/>
            <w:noWrap/>
          </w:tcPr>
          <w:p w14:paraId="5E92033D"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LAIEq</w:t>
            </w:r>
          </w:p>
        </w:tc>
        <w:tc>
          <w:tcPr>
            <w:tcW w:w="993" w:type="dxa"/>
          </w:tcPr>
          <w:p w14:paraId="2293154D" w14:textId="77777777" w:rsidR="004B7CA4" w:rsidRPr="004B7CA4" w:rsidRDefault="00FB2D7C"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0, 1</w:t>
            </w:r>
          </w:p>
        </w:tc>
        <w:tc>
          <w:tcPr>
            <w:tcW w:w="6203" w:type="dxa"/>
          </w:tcPr>
          <w:p w14:paraId="7FA4F227" w14:textId="77777777" w:rsid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LAI equation to use for this surface</w:t>
            </w:r>
            <w:r w:rsidR="00B37730">
              <w:rPr>
                <w:rFonts w:eastAsia="Times New Roman" w:cs="Times New Roman"/>
                <w:sz w:val="18"/>
                <w:szCs w:val="18"/>
                <w:lang w:val="en-GB" w:eastAsia="en-GB"/>
              </w:rPr>
              <w:t>. Coeffiecients specified in the following four columns.</w:t>
            </w:r>
          </w:p>
          <w:p w14:paraId="75EAB16F" w14:textId="77777777" w:rsidR="00B37730" w:rsidRDefault="00B37730"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Options for LAI equations:</w:t>
            </w:r>
          </w:p>
          <w:p w14:paraId="47A5E57C" w14:textId="77777777" w:rsidR="00B37730" w:rsidRDefault="00B37730"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sz w:val="18"/>
                <w:szCs w:val="18"/>
                <w:lang w:val="en-GB" w:eastAsia="en-GB"/>
              </w:rPr>
              <w:t xml:space="preserve">0 - </w:t>
            </w:r>
            <w:r w:rsidRPr="00246E40">
              <w:rPr>
                <w:rFonts w:eastAsia="Times New Roman" w:cs="Times New Roman"/>
                <w:color w:val="000000"/>
                <w:sz w:val="18"/>
                <w:szCs w:val="18"/>
                <w:lang w:eastAsia="fi-FI"/>
              </w:rPr>
              <w:t>Järvi et al. (2011)</w:t>
            </w:r>
          </w:p>
          <w:p w14:paraId="4261B11F" w14:textId="77777777" w:rsidR="00B37730" w:rsidRDefault="00B37730"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color w:val="000000"/>
                <w:sz w:val="18"/>
                <w:szCs w:val="18"/>
                <w:lang w:eastAsia="fi-FI"/>
              </w:rPr>
              <w:t>1 - Järvi et al. (2014</w:t>
            </w:r>
            <w:r w:rsidRPr="00246E40">
              <w:rPr>
                <w:rFonts w:eastAsia="Times New Roman" w:cs="Times New Roman"/>
                <w:color w:val="000000"/>
                <w:sz w:val="18"/>
                <w:szCs w:val="18"/>
                <w:lang w:eastAsia="fi-FI"/>
              </w:rPr>
              <w:t>)</w:t>
            </w:r>
          </w:p>
          <w:p w14:paraId="38D4BB64" w14:textId="77777777" w:rsidR="00B37730" w:rsidRPr="004B7CA4" w:rsidRDefault="00B37730" w:rsidP="00B37730">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246E40">
              <w:rPr>
                <w:rFonts w:eastAsia="Times New Roman" w:cs="Times New Roman"/>
                <w:color w:val="000000"/>
                <w:sz w:val="18"/>
                <w:szCs w:val="18"/>
                <w:lang w:eastAsia="fi-FI"/>
              </w:rPr>
              <w:t>N.B. N</w:t>
            </w:r>
            <w:r>
              <w:rPr>
                <w:rFonts w:eastAsia="Times New Roman" w:cs="Times New Roman"/>
                <w:color w:val="000000"/>
                <w:sz w:val="18"/>
                <w:szCs w:val="18"/>
                <w:lang w:eastAsia="fi-FI"/>
              </w:rPr>
              <w:t>orth</w:t>
            </w:r>
            <w:r w:rsidRPr="00246E40">
              <w:rPr>
                <w:rFonts w:eastAsia="Times New Roman" w:cs="Times New Roman"/>
                <w:color w:val="000000"/>
                <w:sz w:val="18"/>
                <w:szCs w:val="18"/>
                <w:lang w:eastAsia="fi-FI"/>
              </w:rPr>
              <w:t xml:space="preserve"> and </w:t>
            </w:r>
            <w:r>
              <w:rPr>
                <w:rFonts w:eastAsia="Times New Roman" w:cs="Times New Roman"/>
                <w:color w:val="000000"/>
                <w:sz w:val="18"/>
                <w:szCs w:val="18"/>
                <w:lang w:eastAsia="fi-FI"/>
              </w:rPr>
              <w:t>South</w:t>
            </w:r>
            <w:r w:rsidRPr="00246E40">
              <w:rPr>
                <w:rFonts w:eastAsia="Times New Roman" w:cs="Times New Roman"/>
                <w:color w:val="000000"/>
                <w:sz w:val="18"/>
                <w:szCs w:val="18"/>
                <w:lang w:eastAsia="fi-FI"/>
              </w:rPr>
              <w:t xml:space="preserve"> hemispher</w:t>
            </w:r>
            <w:r>
              <w:rPr>
                <w:rFonts w:eastAsia="Times New Roman" w:cs="Times New Roman"/>
                <w:color w:val="000000"/>
                <w:sz w:val="18"/>
                <w:szCs w:val="18"/>
                <w:lang w:eastAsia="fi-FI"/>
              </w:rPr>
              <w:t>es treated slightly differently.</w:t>
            </w:r>
          </w:p>
        </w:tc>
      </w:tr>
      <w:tr w:rsidR="004B7CA4" w:rsidRPr="004B7CA4" w14:paraId="6BD43C8C"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49A7C1AB"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20</w:t>
            </w:r>
          </w:p>
        </w:tc>
        <w:tc>
          <w:tcPr>
            <w:tcW w:w="567" w:type="dxa"/>
          </w:tcPr>
          <w:p w14:paraId="43BDAAE4" w14:textId="77777777" w:rsidR="004B7CA4" w:rsidRPr="004B7CA4" w:rsidRDefault="00ED269B"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2" w:type="dxa"/>
            <w:noWrap/>
          </w:tcPr>
          <w:p w14:paraId="5E51CAA3"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LeafGrowthPower1</w:t>
            </w:r>
          </w:p>
        </w:tc>
        <w:tc>
          <w:tcPr>
            <w:tcW w:w="993" w:type="dxa"/>
          </w:tcPr>
          <w:p w14:paraId="02D7B8F1"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28DEB458" w14:textId="77777777" w:rsidR="004B7CA4" w:rsidRDefault="006D6023"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color w:val="000000"/>
                <w:sz w:val="18"/>
                <w:szCs w:val="18"/>
                <w:lang w:eastAsia="fi-FI"/>
              </w:rPr>
              <w:t>Coefficient (p</w:t>
            </w:r>
            <w:r w:rsidR="00FB2D7C" w:rsidRPr="00246E40">
              <w:rPr>
                <w:rFonts w:eastAsia="Times New Roman" w:cs="Times New Roman"/>
                <w:color w:val="000000"/>
                <w:sz w:val="18"/>
                <w:szCs w:val="18"/>
                <w:lang w:eastAsia="fi-FI"/>
              </w:rPr>
              <w:t>ower</w:t>
            </w:r>
            <w:r>
              <w:rPr>
                <w:rFonts w:eastAsia="Times New Roman" w:cs="Times New Roman"/>
                <w:color w:val="000000"/>
                <w:sz w:val="18"/>
                <w:szCs w:val="18"/>
                <w:lang w:eastAsia="fi-FI"/>
              </w:rPr>
              <w:t>)</w:t>
            </w:r>
            <w:r w:rsidR="00FB2D7C" w:rsidRPr="00246E40">
              <w:rPr>
                <w:rFonts w:eastAsia="Times New Roman" w:cs="Times New Roman"/>
                <w:color w:val="000000"/>
                <w:sz w:val="18"/>
                <w:szCs w:val="18"/>
                <w:lang w:eastAsia="fi-FI"/>
              </w:rPr>
              <w:t xml:space="preserve"> </w:t>
            </w:r>
            <w:r>
              <w:rPr>
                <w:rFonts w:eastAsia="Times New Roman" w:cs="Times New Roman"/>
                <w:color w:val="000000"/>
                <w:sz w:val="18"/>
                <w:szCs w:val="18"/>
                <w:lang w:eastAsia="fi-FI"/>
              </w:rPr>
              <w:t>f</w:t>
            </w:r>
            <w:r w:rsidR="00FB2D7C" w:rsidRPr="00246E40">
              <w:rPr>
                <w:rFonts w:eastAsia="Times New Roman" w:cs="Times New Roman"/>
                <w:color w:val="000000"/>
                <w:sz w:val="18"/>
                <w:szCs w:val="18"/>
                <w:lang w:eastAsia="fi-FI"/>
              </w:rPr>
              <w:t>or leaf growth</w:t>
            </w:r>
            <w:r>
              <w:rPr>
                <w:rFonts w:eastAsia="Times New Roman" w:cs="Times New Roman"/>
                <w:color w:val="000000"/>
                <w:sz w:val="18"/>
                <w:szCs w:val="18"/>
                <w:lang w:eastAsia="fi-FI"/>
              </w:rPr>
              <w:t xml:space="preserve"> [-]</w:t>
            </w:r>
          </w:p>
          <w:p w14:paraId="02B94FB1" w14:textId="77777777" w:rsidR="00066165" w:rsidRPr="00967DC5" w:rsidRDefault="00066165" w:rsidP="000661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color w:val="000000"/>
                <w:sz w:val="18"/>
                <w:szCs w:val="18"/>
                <w:lang w:val="en-GB" w:eastAsia="fi-FI"/>
              </w:rPr>
              <w:t xml:space="preserve">See </w:t>
            </w:r>
            <w:r>
              <w:rPr>
                <w:rFonts w:eastAsia="Times New Roman" w:cs="Times New Roman"/>
                <w:color w:val="000000"/>
                <w:sz w:val="18"/>
                <w:szCs w:val="18"/>
                <w:lang w:eastAsia="fi-FI"/>
              </w:rPr>
              <w:t>Appendix A Järvi et al. (2014) for more details.</w:t>
            </w:r>
          </w:p>
          <w:tbl>
            <w:tblPr>
              <w:tblStyle w:val="TableGrid"/>
              <w:tblW w:w="0" w:type="auto"/>
              <w:tblLook w:val="04A0" w:firstRow="1" w:lastRow="0" w:firstColumn="1" w:lastColumn="0" w:noHBand="0" w:noVBand="1"/>
            </w:tblPr>
            <w:tblGrid>
              <w:gridCol w:w="738"/>
              <w:gridCol w:w="4898"/>
            </w:tblGrid>
            <w:tr w:rsidR="00FB2D7C" w:rsidRPr="004B7CA4" w14:paraId="07CE3A92" w14:textId="77777777" w:rsidTr="00514E61">
              <w:tc>
                <w:tcPr>
                  <w:tcW w:w="738" w:type="dxa"/>
                  <w:shd w:val="clear" w:color="auto" w:fill="92CDDC" w:themeFill="accent5" w:themeFillTint="99"/>
                </w:tcPr>
                <w:p w14:paraId="1A32FADE" w14:textId="77777777" w:rsidR="00FB2D7C" w:rsidRPr="004B7CA4" w:rsidRDefault="00D8603E" w:rsidP="00FB2D7C">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0.03</w:t>
                  </w:r>
                </w:p>
              </w:tc>
              <w:tc>
                <w:tcPr>
                  <w:tcW w:w="4898" w:type="dxa"/>
                </w:tcPr>
                <w:p w14:paraId="30CEC7A8" w14:textId="77777777" w:rsidR="00FB2D7C" w:rsidRPr="004B7CA4" w:rsidRDefault="00FB2D7C" w:rsidP="00FB2D7C">
                  <w:pPr>
                    <w:tabs>
                      <w:tab w:val="left" w:pos="142"/>
                      <w:tab w:val="left" w:pos="377"/>
                    </w:tabs>
                    <w:rPr>
                      <w:rFonts w:eastAsia="Times New Roman" w:cs="Times New Roman"/>
                      <w:sz w:val="18"/>
                      <w:szCs w:val="18"/>
                      <w:lang w:eastAsia="en-GB"/>
                    </w:rPr>
                  </w:pPr>
                  <w:r>
                    <w:rPr>
                      <w:rFonts w:eastAsia="Times New Roman" w:cs="Times New Roman"/>
                      <w:color w:val="000000"/>
                      <w:sz w:val="18"/>
                      <w:szCs w:val="18"/>
                      <w:lang w:eastAsia="fi-FI"/>
                    </w:rPr>
                    <w:t>!</w:t>
                  </w:r>
                  <w:r w:rsidRPr="00246E40">
                    <w:rPr>
                      <w:rFonts w:eastAsia="Times New Roman" w:cs="Times New Roman"/>
                      <w:color w:val="000000"/>
                      <w:sz w:val="18"/>
                      <w:szCs w:val="18"/>
                      <w:lang w:eastAsia="fi-FI"/>
                    </w:rPr>
                    <w:t>Järvi et al. (2011)</w:t>
                  </w:r>
                  <w:r>
                    <w:rPr>
                      <w:rFonts w:eastAsia="Times New Roman" w:cs="Times New Roman"/>
                      <w:color w:val="000000"/>
                      <w:sz w:val="18"/>
                      <w:szCs w:val="18"/>
                      <w:lang w:eastAsia="fi-FI"/>
                    </w:rPr>
                    <w:t>, use if LAIEq = 0</w:t>
                  </w:r>
                </w:p>
              </w:tc>
            </w:tr>
            <w:tr w:rsidR="00FB2D7C" w:rsidRPr="004B7CA4" w14:paraId="1A429DE6" w14:textId="77777777" w:rsidTr="00514E61">
              <w:tc>
                <w:tcPr>
                  <w:tcW w:w="738" w:type="dxa"/>
                  <w:shd w:val="clear" w:color="auto" w:fill="92CDDC" w:themeFill="accent5" w:themeFillTint="99"/>
                </w:tcPr>
                <w:p w14:paraId="0DA9B1E8" w14:textId="77777777" w:rsidR="00FB2D7C" w:rsidRPr="004B7CA4" w:rsidRDefault="00D8603E" w:rsidP="00FB2D7C">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0.04</w:t>
                  </w:r>
                </w:p>
              </w:tc>
              <w:tc>
                <w:tcPr>
                  <w:tcW w:w="4898" w:type="dxa"/>
                </w:tcPr>
                <w:p w14:paraId="421AD3F8" w14:textId="77777777" w:rsidR="00FB2D7C" w:rsidRPr="004B7CA4" w:rsidRDefault="00FB2D7C" w:rsidP="00FB2D7C">
                  <w:pPr>
                    <w:tabs>
                      <w:tab w:val="left" w:pos="142"/>
                      <w:tab w:val="left" w:pos="377"/>
                    </w:tabs>
                    <w:rPr>
                      <w:rFonts w:eastAsia="Times New Roman" w:cs="Times New Roman"/>
                      <w:sz w:val="18"/>
                      <w:szCs w:val="18"/>
                      <w:lang w:eastAsia="en-GB"/>
                    </w:rPr>
                  </w:pPr>
                  <w:r>
                    <w:rPr>
                      <w:rFonts w:eastAsia="Times New Roman" w:cs="Times New Roman"/>
                      <w:color w:val="000000"/>
                      <w:sz w:val="18"/>
                      <w:szCs w:val="18"/>
                      <w:lang w:eastAsia="fi-FI"/>
                    </w:rPr>
                    <w:t>!Järvi et al. (2014</w:t>
                  </w:r>
                  <w:r w:rsidRPr="00246E40">
                    <w:rPr>
                      <w:rFonts w:eastAsia="Times New Roman" w:cs="Times New Roman"/>
                      <w:color w:val="000000"/>
                      <w:sz w:val="18"/>
                      <w:szCs w:val="18"/>
                      <w:lang w:eastAsia="fi-FI"/>
                    </w:rPr>
                    <w:t>)</w:t>
                  </w:r>
                  <w:r>
                    <w:rPr>
                      <w:rFonts w:eastAsia="Times New Roman" w:cs="Times New Roman"/>
                      <w:color w:val="000000"/>
                      <w:sz w:val="18"/>
                      <w:szCs w:val="18"/>
                      <w:lang w:eastAsia="fi-FI"/>
                    </w:rPr>
                    <w:t>, u</w:t>
                  </w:r>
                  <w:r w:rsidR="00D8603E">
                    <w:rPr>
                      <w:rFonts w:eastAsia="Times New Roman" w:cs="Times New Roman"/>
                      <w:color w:val="000000"/>
                      <w:sz w:val="18"/>
                      <w:szCs w:val="18"/>
                      <w:lang w:eastAsia="fi-FI"/>
                    </w:rPr>
                    <w:t>se if LAIEq = 1</w:t>
                  </w:r>
                </w:p>
              </w:tc>
            </w:tr>
          </w:tbl>
          <w:p w14:paraId="08B03B01" w14:textId="77777777" w:rsidR="00FB2D7C" w:rsidRPr="004B7CA4" w:rsidRDefault="00FB2D7C"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4B7CA4" w:rsidRPr="004B7CA4" w14:paraId="5B993CA5"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4823C6FD"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21</w:t>
            </w:r>
          </w:p>
        </w:tc>
        <w:tc>
          <w:tcPr>
            <w:tcW w:w="567" w:type="dxa"/>
          </w:tcPr>
          <w:p w14:paraId="1F95A2C4" w14:textId="77777777" w:rsidR="004B7CA4" w:rsidRPr="004B7CA4" w:rsidRDefault="00ED269B"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2" w:type="dxa"/>
            <w:noWrap/>
          </w:tcPr>
          <w:p w14:paraId="4A91FE49"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LeafGrowthPower2</w:t>
            </w:r>
          </w:p>
        </w:tc>
        <w:tc>
          <w:tcPr>
            <w:tcW w:w="993" w:type="dxa"/>
          </w:tcPr>
          <w:p w14:paraId="5DD5227D"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54990BCC" w14:textId="77777777" w:rsidR="004B7CA4" w:rsidRDefault="00D8603E"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Pr>
                <w:rFonts w:eastAsia="Times New Roman" w:cs="Times New Roman"/>
                <w:color w:val="000000"/>
                <w:sz w:val="18"/>
                <w:szCs w:val="18"/>
                <w:lang w:eastAsia="fi-FI"/>
              </w:rPr>
              <w:t xml:space="preserve">Constant in the leaf </w:t>
            </w:r>
            <w:r w:rsidRPr="00246E40">
              <w:rPr>
                <w:rFonts w:eastAsia="Times New Roman" w:cs="Times New Roman"/>
                <w:color w:val="000000"/>
                <w:sz w:val="18"/>
                <w:szCs w:val="18"/>
                <w:lang w:eastAsia="fi-FI"/>
              </w:rPr>
              <w:t>growth equation</w:t>
            </w:r>
            <w:r w:rsidR="006D6023">
              <w:rPr>
                <w:rFonts w:eastAsia="Times New Roman" w:cs="Times New Roman"/>
                <w:color w:val="000000"/>
                <w:sz w:val="18"/>
                <w:szCs w:val="18"/>
                <w:lang w:eastAsia="fi-FI"/>
              </w:rPr>
              <w:t xml:space="preserve"> [</w:t>
            </w:r>
            <w:r w:rsidR="006D6023">
              <w:rPr>
                <w:rFonts w:eastAsia="Times New Roman" w:cs="Times New Roman"/>
                <w:sz w:val="18"/>
                <w:szCs w:val="18"/>
                <w:lang w:val="en-GB" w:eastAsia="en-GB"/>
              </w:rPr>
              <w:t>°C</w:t>
            </w:r>
            <w:r w:rsidR="006D6023" w:rsidRPr="006D6023">
              <w:rPr>
                <w:rFonts w:eastAsia="Times New Roman" w:cs="Times New Roman"/>
                <w:sz w:val="18"/>
                <w:szCs w:val="18"/>
                <w:vertAlign w:val="superscript"/>
                <w:lang w:val="en-GB" w:eastAsia="en-GB"/>
              </w:rPr>
              <w:t>-1</w:t>
            </w:r>
            <w:r w:rsidR="006D6023">
              <w:rPr>
                <w:rFonts w:eastAsia="Times New Roman" w:cs="Times New Roman"/>
                <w:sz w:val="18"/>
                <w:szCs w:val="18"/>
                <w:lang w:val="en-GB" w:eastAsia="en-GB"/>
              </w:rPr>
              <w:t>]</w:t>
            </w:r>
          </w:p>
          <w:tbl>
            <w:tblPr>
              <w:tblStyle w:val="TableGrid"/>
              <w:tblW w:w="0" w:type="auto"/>
              <w:tblLook w:val="04A0" w:firstRow="1" w:lastRow="0" w:firstColumn="1" w:lastColumn="0" w:noHBand="0" w:noVBand="1"/>
            </w:tblPr>
            <w:tblGrid>
              <w:gridCol w:w="738"/>
              <w:gridCol w:w="4898"/>
            </w:tblGrid>
            <w:tr w:rsidR="00D8603E" w:rsidRPr="004B7CA4" w14:paraId="1267451B" w14:textId="77777777" w:rsidTr="00514E61">
              <w:tc>
                <w:tcPr>
                  <w:tcW w:w="738" w:type="dxa"/>
                  <w:shd w:val="clear" w:color="auto" w:fill="92CDDC" w:themeFill="accent5" w:themeFillTint="99"/>
                </w:tcPr>
                <w:p w14:paraId="0E666AA7"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0.0005</w:t>
                  </w:r>
                </w:p>
              </w:tc>
              <w:tc>
                <w:tcPr>
                  <w:tcW w:w="4898" w:type="dxa"/>
                </w:tcPr>
                <w:p w14:paraId="0A163E78"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color w:val="000000"/>
                      <w:sz w:val="18"/>
                      <w:szCs w:val="18"/>
                      <w:lang w:eastAsia="fi-FI"/>
                    </w:rPr>
                    <w:t>!</w:t>
                  </w:r>
                  <w:r w:rsidRPr="00246E40">
                    <w:rPr>
                      <w:rFonts w:eastAsia="Times New Roman" w:cs="Times New Roman"/>
                      <w:color w:val="000000"/>
                      <w:sz w:val="18"/>
                      <w:szCs w:val="18"/>
                      <w:lang w:eastAsia="fi-FI"/>
                    </w:rPr>
                    <w:t>Järvi et al. (2011)</w:t>
                  </w:r>
                  <w:r>
                    <w:rPr>
                      <w:rFonts w:eastAsia="Times New Roman" w:cs="Times New Roman"/>
                      <w:color w:val="000000"/>
                      <w:sz w:val="18"/>
                      <w:szCs w:val="18"/>
                      <w:lang w:eastAsia="fi-FI"/>
                    </w:rPr>
                    <w:t>, use if LAIEq = 0</w:t>
                  </w:r>
                </w:p>
              </w:tc>
            </w:tr>
            <w:tr w:rsidR="00D8603E" w:rsidRPr="004B7CA4" w14:paraId="2B486058" w14:textId="77777777" w:rsidTr="00514E61">
              <w:tc>
                <w:tcPr>
                  <w:tcW w:w="738" w:type="dxa"/>
                  <w:shd w:val="clear" w:color="auto" w:fill="92CDDC" w:themeFill="accent5" w:themeFillTint="99"/>
                </w:tcPr>
                <w:p w14:paraId="1ED2E98A"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0.001</w:t>
                  </w:r>
                </w:p>
              </w:tc>
              <w:tc>
                <w:tcPr>
                  <w:tcW w:w="4898" w:type="dxa"/>
                </w:tcPr>
                <w:p w14:paraId="1C56069C"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color w:val="000000"/>
                      <w:sz w:val="18"/>
                      <w:szCs w:val="18"/>
                      <w:lang w:eastAsia="fi-FI"/>
                    </w:rPr>
                    <w:t>!Järvi et al. (2014</w:t>
                  </w:r>
                  <w:r w:rsidRPr="00246E40">
                    <w:rPr>
                      <w:rFonts w:eastAsia="Times New Roman" w:cs="Times New Roman"/>
                      <w:color w:val="000000"/>
                      <w:sz w:val="18"/>
                      <w:szCs w:val="18"/>
                      <w:lang w:eastAsia="fi-FI"/>
                    </w:rPr>
                    <w:t>)</w:t>
                  </w:r>
                  <w:r>
                    <w:rPr>
                      <w:rFonts w:eastAsia="Times New Roman" w:cs="Times New Roman"/>
                      <w:color w:val="000000"/>
                      <w:sz w:val="18"/>
                      <w:szCs w:val="18"/>
                      <w:lang w:eastAsia="fi-FI"/>
                    </w:rPr>
                    <w:t>, use if LAIEq = 1</w:t>
                  </w:r>
                </w:p>
              </w:tc>
            </w:tr>
          </w:tbl>
          <w:p w14:paraId="12A4E95C" w14:textId="77777777" w:rsidR="00D8603E" w:rsidRPr="004B7CA4" w:rsidRDefault="00D8603E"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4B7CA4" w:rsidRPr="004B7CA4" w14:paraId="5DDB1537"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20B8780F"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22</w:t>
            </w:r>
          </w:p>
        </w:tc>
        <w:tc>
          <w:tcPr>
            <w:tcW w:w="567" w:type="dxa"/>
          </w:tcPr>
          <w:p w14:paraId="5FE2A36D" w14:textId="77777777" w:rsidR="004B7CA4" w:rsidRPr="004B7CA4" w:rsidRDefault="00ED269B"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2" w:type="dxa"/>
            <w:noWrap/>
          </w:tcPr>
          <w:p w14:paraId="14A46D7C"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LeafOffPower1</w:t>
            </w:r>
          </w:p>
        </w:tc>
        <w:tc>
          <w:tcPr>
            <w:tcW w:w="993" w:type="dxa"/>
          </w:tcPr>
          <w:p w14:paraId="0308DC35"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05F48C8A" w14:textId="77777777" w:rsidR="004B7CA4" w:rsidRDefault="006D6023"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Coefficient (p</w:t>
            </w:r>
            <w:r w:rsidR="00D8603E">
              <w:rPr>
                <w:rFonts w:eastAsia="Times New Roman" w:cs="Times New Roman"/>
                <w:sz w:val="18"/>
                <w:szCs w:val="18"/>
                <w:lang w:val="en-GB" w:eastAsia="en-GB"/>
              </w:rPr>
              <w:t>ower</w:t>
            </w:r>
            <w:r>
              <w:rPr>
                <w:rFonts w:eastAsia="Times New Roman" w:cs="Times New Roman"/>
                <w:sz w:val="18"/>
                <w:szCs w:val="18"/>
                <w:lang w:val="en-GB" w:eastAsia="en-GB"/>
              </w:rPr>
              <w:t>)</w:t>
            </w:r>
            <w:r w:rsidR="00D8603E">
              <w:rPr>
                <w:rFonts w:eastAsia="Times New Roman" w:cs="Times New Roman"/>
                <w:sz w:val="18"/>
                <w:szCs w:val="18"/>
                <w:lang w:val="en-GB" w:eastAsia="en-GB"/>
              </w:rPr>
              <w:t xml:space="preserve"> for leaf off</w:t>
            </w:r>
            <w:r>
              <w:rPr>
                <w:rFonts w:eastAsia="Times New Roman" w:cs="Times New Roman"/>
                <w:sz w:val="18"/>
                <w:szCs w:val="18"/>
                <w:lang w:val="en-GB" w:eastAsia="en-GB"/>
              </w:rPr>
              <w:t xml:space="preserve"> [-]</w:t>
            </w:r>
          </w:p>
          <w:tbl>
            <w:tblPr>
              <w:tblStyle w:val="TableGrid"/>
              <w:tblW w:w="0" w:type="auto"/>
              <w:tblLook w:val="04A0" w:firstRow="1" w:lastRow="0" w:firstColumn="1" w:lastColumn="0" w:noHBand="0" w:noVBand="1"/>
            </w:tblPr>
            <w:tblGrid>
              <w:gridCol w:w="738"/>
              <w:gridCol w:w="4898"/>
            </w:tblGrid>
            <w:tr w:rsidR="00D8603E" w:rsidRPr="004B7CA4" w14:paraId="5DE7B838" w14:textId="77777777" w:rsidTr="00514E61">
              <w:tc>
                <w:tcPr>
                  <w:tcW w:w="738" w:type="dxa"/>
                  <w:shd w:val="clear" w:color="auto" w:fill="92CDDC" w:themeFill="accent5" w:themeFillTint="99"/>
                </w:tcPr>
                <w:p w14:paraId="11C02EDA"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0.03</w:t>
                  </w:r>
                </w:p>
              </w:tc>
              <w:tc>
                <w:tcPr>
                  <w:tcW w:w="4898" w:type="dxa"/>
                </w:tcPr>
                <w:p w14:paraId="14D22BD1"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color w:val="000000"/>
                      <w:sz w:val="18"/>
                      <w:szCs w:val="18"/>
                      <w:lang w:eastAsia="fi-FI"/>
                    </w:rPr>
                    <w:t>!</w:t>
                  </w:r>
                  <w:r w:rsidRPr="00246E40">
                    <w:rPr>
                      <w:rFonts w:eastAsia="Times New Roman" w:cs="Times New Roman"/>
                      <w:color w:val="000000"/>
                      <w:sz w:val="18"/>
                      <w:szCs w:val="18"/>
                      <w:lang w:eastAsia="fi-FI"/>
                    </w:rPr>
                    <w:t>Järvi et al. (2011)</w:t>
                  </w:r>
                  <w:r>
                    <w:rPr>
                      <w:rFonts w:eastAsia="Times New Roman" w:cs="Times New Roman"/>
                      <w:color w:val="000000"/>
                      <w:sz w:val="18"/>
                      <w:szCs w:val="18"/>
                      <w:lang w:eastAsia="fi-FI"/>
                    </w:rPr>
                    <w:t>, use if LAIEq = 0</w:t>
                  </w:r>
                </w:p>
              </w:tc>
            </w:tr>
            <w:tr w:rsidR="00D8603E" w:rsidRPr="004B7CA4" w14:paraId="2163372E" w14:textId="77777777" w:rsidTr="00514E61">
              <w:tc>
                <w:tcPr>
                  <w:tcW w:w="738" w:type="dxa"/>
                  <w:shd w:val="clear" w:color="auto" w:fill="92CDDC" w:themeFill="accent5" w:themeFillTint="99"/>
                </w:tcPr>
                <w:p w14:paraId="1D9322E3"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-1.5</w:t>
                  </w:r>
                </w:p>
              </w:tc>
              <w:tc>
                <w:tcPr>
                  <w:tcW w:w="4898" w:type="dxa"/>
                </w:tcPr>
                <w:p w14:paraId="30AE14DD"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color w:val="000000"/>
                      <w:sz w:val="18"/>
                      <w:szCs w:val="18"/>
                      <w:lang w:eastAsia="fi-FI"/>
                    </w:rPr>
                    <w:t>!Järvi et al. (2014</w:t>
                  </w:r>
                  <w:r w:rsidRPr="00246E40">
                    <w:rPr>
                      <w:rFonts w:eastAsia="Times New Roman" w:cs="Times New Roman"/>
                      <w:color w:val="000000"/>
                      <w:sz w:val="18"/>
                      <w:szCs w:val="18"/>
                      <w:lang w:eastAsia="fi-FI"/>
                    </w:rPr>
                    <w:t>)</w:t>
                  </w:r>
                  <w:r>
                    <w:rPr>
                      <w:rFonts w:eastAsia="Times New Roman" w:cs="Times New Roman"/>
                      <w:color w:val="000000"/>
                      <w:sz w:val="18"/>
                      <w:szCs w:val="18"/>
                      <w:lang w:eastAsia="fi-FI"/>
                    </w:rPr>
                    <w:t>, use if LAIEq = 1</w:t>
                  </w:r>
                </w:p>
              </w:tc>
            </w:tr>
          </w:tbl>
          <w:p w14:paraId="7648B1D4" w14:textId="77777777" w:rsidR="00D8603E" w:rsidRPr="004B7CA4" w:rsidRDefault="00D8603E"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4B7CA4" w:rsidRPr="004B7CA4" w14:paraId="5F223D3E"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tcPr>
          <w:p w14:paraId="38C9BAEB"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23</w:t>
            </w:r>
          </w:p>
        </w:tc>
        <w:tc>
          <w:tcPr>
            <w:tcW w:w="567" w:type="dxa"/>
          </w:tcPr>
          <w:p w14:paraId="2E149E57" w14:textId="77777777" w:rsidR="004B7CA4" w:rsidRPr="004B7CA4" w:rsidRDefault="00ED269B"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2" w:type="dxa"/>
            <w:noWrap/>
          </w:tcPr>
          <w:p w14:paraId="680B48B1"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LeafOffPower2</w:t>
            </w:r>
          </w:p>
        </w:tc>
        <w:tc>
          <w:tcPr>
            <w:tcW w:w="993" w:type="dxa"/>
          </w:tcPr>
          <w:p w14:paraId="13F0AD62"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13383E7A" w14:textId="77777777" w:rsidR="004B7CA4" w:rsidRDefault="00D8603E" w:rsidP="00D8603E">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Constant in the leaf off equation</w:t>
            </w:r>
            <w:r w:rsidR="006D6023">
              <w:rPr>
                <w:rFonts w:eastAsia="Times New Roman" w:cs="Times New Roman"/>
                <w:sz w:val="18"/>
                <w:szCs w:val="18"/>
                <w:lang w:val="en-GB" w:eastAsia="en-GB"/>
              </w:rPr>
              <w:t xml:space="preserve"> </w:t>
            </w:r>
            <w:r w:rsidR="006D6023">
              <w:rPr>
                <w:rFonts w:eastAsia="Times New Roman" w:cs="Times New Roman"/>
                <w:color w:val="000000"/>
                <w:sz w:val="18"/>
                <w:szCs w:val="18"/>
                <w:lang w:eastAsia="fi-FI"/>
              </w:rPr>
              <w:t>[</w:t>
            </w:r>
            <w:r w:rsidR="006D6023">
              <w:rPr>
                <w:rFonts w:eastAsia="Times New Roman" w:cs="Times New Roman"/>
                <w:sz w:val="18"/>
                <w:szCs w:val="18"/>
                <w:lang w:val="en-GB" w:eastAsia="en-GB"/>
              </w:rPr>
              <w:t>°C</w:t>
            </w:r>
            <w:r w:rsidR="006D6023" w:rsidRPr="006D6023">
              <w:rPr>
                <w:rFonts w:eastAsia="Times New Roman" w:cs="Times New Roman"/>
                <w:sz w:val="18"/>
                <w:szCs w:val="18"/>
                <w:vertAlign w:val="superscript"/>
                <w:lang w:val="en-GB" w:eastAsia="en-GB"/>
              </w:rPr>
              <w:t>-1</w:t>
            </w:r>
            <w:r w:rsidR="006D6023">
              <w:rPr>
                <w:rFonts w:eastAsia="Times New Roman" w:cs="Times New Roman"/>
                <w:sz w:val="18"/>
                <w:szCs w:val="18"/>
                <w:lang w:val="en-GB" w:eastAsia="en-GB"/>
              </w:rPr>
              <w:t>]</w:t>
            </w:r>
          </w:p>
          <w:tbl>
            <w:tblPr>
              <w:tblStyle w:val="TableGrid"/>
              <w:tblW w:w="0" w:type="auto"/>
              <w:tblLook w:val="04A0" w:firstRow="1" w:lastRow="0" w:firstColumn="1" w:lastColumn="0" w:noHBand="0" w:noVBand="1"/>
            </w:tblPr>
            <w:tblGrid>
              <w:gridCol w:w="738"/>
              <w:gridCol w:w="4898"/>
            </w:tblGrid>
            <w:tr w:rsidR="00D8603E" w:rsidRPr="004B7CA4" w14:paraId="033C0E8F" w14:textId="77777777" w:rsidTr="00514E61">
              <w:tc>
                <w:tcPr>
                  <w:tcW w:w="738" w:type="dxa"/>
                  <w:shd w:val="clear" w:color="auto" w:fill="92CDDC" w:themeFill="accent5" w:themeFillTint="99"/>
                </w:tcPr>
                <w:p w14:paraId="6FC198CC" w14:textId="77777777" w:rsidR="00D8603E" w:rsidRPr="004B7CA4" w:rsidRDefault="000F528F"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0.0005</w:t>
                  </w:r>
                </w:p>
              </w:tc>
              <w:tc>
                <w:tcPr>
                  <w:tcW w:w="4898" w:type="dxa"/>
                </w:tcPr>
                <w:p w14:paraId="710FB913"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color w:val="000000"/>
                      <w:sz w:val="18"/>
                      <w:szCs w:val="18"/>
                      <w:lang w:eastAsia="fi-FI"/>
                    </w:rPr>
                    <w:t>!</w:t>
                  </w:r>
                  <w:r w:rsidRPr="00246E40">
                    <w:rPr>
                      <w:rFonts w:eastAsia="Times New Roman" w:cs="Times New Roman"/>
                      <w:color w:val="000000"/>
                      <w:sz w:val="18"/>
                      <w:szCs w:val="18"/>
                      <w:lang w:eastAsia="fi-FI"/>
                    </w:rPr>
                    <w:t>Järvi et al. (2011)</w:t>
                  </w:r>
                  <w:r>
                    <w:rPr>
                      <w:rFonts w:eastAsia="Times New Roman" w:cs="Times New Roman"/>
                      <w:color w:val="000000"/>
                      <w:sz w:val="18"/>
                      <w:szCs w:val="18"/>
                      <w:lang w:eastAsia="fi-FI"/>
                    </w:rPr>
                    <w:t>, use if LAIEq = 0</w:t>
                  </w:r>
                </w:p>
              </w:tc>
            </w:tr>
            <w:tr w:rsidR="00D8603E" w:rsidRPr="004B7CA4" w14:paraId="37AFFC3D" w14:textId="77777777" w:rsidTr="00514E61">
              <w:tc>
                <w:tcPr>
                  <w:tcW w:w="738" w:type="dxa"/>
                  <w:shd w:val="clear" w:color="auto" w:fill="92CDDC" w:themeFill="accent5" w:themeFillTint="99"/>
                </w:tcPr>
                <w:p w14:paraId="320732C8" w14:textId="77777777" w:rsidR="00D8603E" w:rsidRPr="004B7CA4" w:rsidRDefault="000F528F" w:rsidP="00D8603E">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0.0015</w:t>
                  </w:r>
                </w:p>
              </w:tc>
              <w:tc>
                <w:tcPr>
                  <w:tcW w:w="4898" w:type="dxa"/>
                </w:tcPr>
                <w:p w14:paraId="5933EA4A" w14:textId="77777777" w:rsidR="00D8603E" w:rsidRPr="004B7CA4" w:rsidRDefault="00D8603E" w:rsidP="00D8603E">
                  <w:pPr>
                    <w:tabs>
                      <w:tab w:val="left" w:pos="142"/>
                      <w:tab w:val="left" w:pos="377"/>
                    </w:tabs>
                    <w:rPr>
                      <w:rFonts w:eastAsia="Times New Roman" w:cs="Times New Roman"/>
                      <w:sz w:val="18"/>
                      <w:szCs w:val="18"/>
                      <w:lang w:eastAsia="en-GB"/>
                    </w:rPr>
                  </w:pPr>
                  <w:r>
                    <w:rPr>
                      <w:rFonts w:eastAsia="Times New Roman" w:cs="Times New Roman"/>
                      <w:color w:val="000000"/>
                      <w:sz w:val="18"/>
                      <w:szCs w:val="18"/>
                      <w:lang w:eastAsia="fi-FI"/>
                    </w:rPr>
                    <w:t>!Järvi et al. (2014</w:t>
                  </w:r>
                  <w:r w:rsidRPr="00246E40">
                    <w:rPr>
                      <w:rFonts w:eastAsia="Times New Roman" w:cs="Times New Roman"/>
                      <w:color w:val="000000"/>
                      <w:sz w:val="18"/>
                      <w:szCs w:val="18"/>
                      <w:lang w:eastAsia="fi-FI"/>
                    </w:rPr>
                    <w:t>)</w:t>
                  </w:r>
                  <w:r>
                    <w:rPr>
                      <w:rFonts w:eastAsia="Times New Roman" w:cs="Times New Roman"/>
                      <w:color w:val="000000"/>
                      <w:sz w:val="18"/>
                      <w:szCs w:val="18"/>
                      <w:lang w:eastAsia="fi-FI"/>
                    </w:rPr>
                    <w:t>, use if LAIEq = 1</w:t>
                  </w:r>
                </w:p>
              </w:tc>
            </w:tr>
          </w:tbl>
          <w:p w14:paraId="756C8474" w14:textId="77777777" w:rsidR="00D8603E" w:rsidRPr="004B7CA4" w:rsidRDefault="00D8603E" w:rsidP="00D8603E">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4B7CA4" w:rsidRPr="004B7CA4" w14:paraId="068A5B3E"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3F944AF7"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24</w:t>
            </w:r>
          </w:p>
        </w:tc>
        <w:tc>
          <w:tcPr>
            <w:tcW w:w="567" w:type="dxa"/>
          </w:tcPr>
          <w:p w14:paraId="370CBE99"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w:t>
            </w:r>
          </w:p>
        </w:tc>
        <w:tc>
          <w:tcPr>
            <w:tcW w:w="1842" w:type="dxa"/>
            <w:noWrap/>
            <w:hideMark/>
          </w:tcPr>
          <w:p w14:paraId="7EF8B763"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OHMCode_SummerWet</w:t>
            </w:r>
          </w:p>
        </w:tc>
        <w:tc>
          <w:tcPr>
            <w:tcW w:w="993" w:type="dxa"/>
          </w:tcPr>
          <w:p w14:paraId="26A05FEE"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718CF6D0" w14:textId="77777777" w:rsidR="004B7CA4" w:rsidRPr="004B7CA4" w:rsidRDefault="004B7CA4"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Code for OHM coefficients to use for this surface during wet conditions in summer.</w:t>
            </w:r>
          </w:p>
          <w:p w14:paraId="47E58319" w14:textId="77777777" w:rsidR="004B7CA4" w:rsidRPr="004B7CA4" w:rsidRDefault="004B7CA4"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Links to SUEWS_OHMCoefficients.txt.</w:t>
            </w:r>
          </w:p>
          <w:p w14:paraId="4AE32189" w14:textId="0EEA1704" w:rsidR="004B7CA4" w:rsidRPr="004B7CA4" w:rsidRDefault="00514E61"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4B7CA4" w:rsidRPr="004B7CA4">
              <w:rPr>
                <w:rFonts w:eastAsia="Times New Roman" w:cs="Times New Roman"/>
                <w:sz w:val="18"/>
                <w:szCs w:val="18"/>
                <w:lang w:val="en-GB" w:eastAsia="en-GB"/>
              </w:rPr>
              <w:t xml:space="preserve"> specified in column 1 of SUEWS_OHMCoefficients.txt.</w:t>
            </w:r>
          </w:p>
        </w:tc>
      </w:tr>
      <w:tr w:rsidR="004B7CA4" w:rsidRPr="004B7CA4" w14:paraId="4ACB7FA2"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04DAFE2B"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25</w:t>
            </w:r>
          </w:p>
        </w:tc>
        <w:tc>
          <w:tcPr>
            <w:tcW w:w="567" w:type="dxa"/>
          </w:tcPr>
          <w:p w14:paraId="60556447"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w:t>
            </w:r>
          </w:p>
        </w:tc>
        <w:tc>
          <w:tcPr>
            <w:tcW w:w="1842" w:type="dxa"/>
            <w:noWrap/>
            <w:hideMark/>
          </w:tcPr>
          <w:p w14:paraId="46F4DB86"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OHMCode_SummerDry</w:t>
            </w:r>
          </w:p>
        </w:tc>
        <w:tc>
          <w:tcPr>
            <w:tcW w:w="993" w:type="dxa"/>
          </w:tcPr>
          <w:p w14:paraId="3A967474"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38FE58A3" w14:textId="77777777" w:rsidR="004B7CA4" w:rsidRP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Code for OHM coefficients to use for this surface during dry conditions in summer.</w:t>
            </w:r>
          </w:p>
          <w:p w14:paraId="109B3E88" w14:textId="77777777" w:rsidR="004B7CA4" w:rsidRP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Links to SUEWS_OHMCoefficients.txt.</w:t>
            </w:r>
          </w:p>
          <w:p w14:paraId="2EBAAEAA" w14:textId="18175E07" w:rsidR="004B7CA4" w:rsidRPr="004B7CA4" w:rsidRDefault="00514E61"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4B7CA4" w:rsidRPr="004B7CA4">
              <w:rPr>
                <w:rFonts w:eastAsia="Times New Roman" w:cs="Times New Roman"/>
                <w:sz w:val="18"/>
                <w:szCs w:val="18"/>
                <w:lang w:val="en-GB" w:eastAsia="en-GB"/>
              </w:rPr>
              <w:t xml:space="preserve"> specified in column 1 of SUEWS_OHMCoefficients.txt.</w:t>
            </w:r>
          </w:p>
        </w:tc>
      </w:tr>
      <w:tr w:rsidR="004B7CA4" w:rsidRPr="004B7CA4" w14:paraId="57596C6D"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7BEC3573"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26</w:t>
            </w:r>
          </w:p>
        </w:tc>
        <w:tc>
          <w:tcPr>
            <w:tcW w:w="567" w:type="dxa"/>
          </w:tcPr>
          <w:p w14:paraId="2FCB878C"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w:t>
            </w:r>
          </w:p>
        </w:tc>
        <w:tc>
          <w:tcPr>
            <w:tcW w:w="1842" w:type="dxa"/>
            <w:noWrap/>
            <w:hideMark/>
          </w:tcPr>
          <w:p w14:paraId="2E1BC89F"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OHMCode_WinterWet</w:t>
            </w:r>
          </w:p>
        </w:tc>
        <w:tc>
          <w:tcPr>
            <w:tcW w:w="993" w:type="dxa"/>
          </w:tcPr>
          <w:p w14:paraId="7AEC4F87" w14:textId="77777777" w:rsidR="004B7CA4" w:rsidRPr="004B7CA4" w:rsidRDefault="004B7CA4" w:rsidP="004B7CA4">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56B3F117" w14:textId="77777777" w:rsidR="004B7CA4" w:rsidRPr="004B7CA4" w:rsidRDefault="004B7CA4"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Code for OHM coefficients to use for this surface during wet conditions in winter.</w:t>
            </w:r>
          </w:p>
          <w:p w14:paraId="5034F3B8" w14:textId="77777777" w:rsidR="004B7CA4" w:rsidRPr="004B7CA4" w:rsidRDefault="004B7CA4"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Links to SUEWS_OHMCoefficients.txt.</w:t>
            </w:r>
          </w:p>
          <w:p w14:paraId="1A76B70F" w14:textId="464DFF5C" w:rsidR="004B7CA4" w:rsidRPr="004B7CA4" w:rsidRDefault="00514E61" w:rsidP="004B7CA4">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4B7CA4" w:rsidRPr="004B7CA4">
              <w:rPr>
                <w:rFonts w:eastAsia="Times New Roman" w:cs="Times New Roman"/>
                <w:sz w:val="18"/>
                <w:szCs w:val="18"/>
                <w:lang w:val="en-GB" w:eastAsia="en-GB"/>
              </w:rPr>
              <w:t xml:space="preserve"> specified in column 1 of SUEWS_OHMCoefficients.txt.</w:t>
            </w:r>
          </w:p>
        </w:tc>
      </w:tr>
      <w:tr w:rsidR="004B7CA4" w:rsidRPr="004B7CA4" w14:paraId="552BEA84"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26" w:type="dxa"/>
            <w:noWrap/>
            <w:hideMark/>
          </w:tcPr>
          <w:p w14:paraId="1CA1715C" w14:textId="77777777" w:rsidR="004B7CA4" w:rsidRPr="004B7CA4" w:rsidRDefault="004B7CA4" w:rsidP="004B7CA4">
            <w:pPr>
              <w:tabs>
                <w:tab w:val="left" w:pos="142"/>
                <w:tab w:val="left" w:pos="377"/>
              </w:tabs>
              <w:jc w:val="center"/>
              <w:rPr>
                <w:rFonts w:eastAsia="Times New Roman" w:cs="Times New Roman"/>
                <w:b w:val="0"/>
                <w:sz w:val="18"/>
                <w:szCs w:val="18"/>
                <w:lang w:val="en-GB" w:eastAsia="en-GB"/>
              </w:rPr>
            </w:pPr>
            <w:r w:rsidRPr="004B7CA4">
              <w:rPr>
                <w:rFonts w:eastAsia="Times New Roman" w:cs="Times New Roman"/>
                <w:b w:val="0"/>
                <w:sz w:val="18"/>
                <w:szCs w:val="18"/>
                <w:lang w:val="en-GB" w:eastAsia="en-GB"/>
              </w:rPr>
              <w:t>27</w:t>
            </w:r>
          </w:p>
        </w:tc>
        <w:tc>
          <w:tcPr>
            <w:tcW w:w="567" w:type="dxa"/>
          </w:tcPr>
          <w:p w14:paraId="78868F24"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w:t>
            </w:r>
          </w:p>
        </w:tc>
        <w:tc>
          <w:tcPr>
            <w:tcW w:w="1842" w:type="dxa"/>
            <w:noWrap/>
            <w:hideMark/>
          </w:tcPr>
          <w:p w14:paraId="5D2E452C"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OHMCode_WinterDry</w:t>
            </w:r>
          </w:p>
        </w:tc>
        <w:tc>
          <w:tcPr>
            <w:tcW w:w="993" w:type="dxa"/>
          </w:tcPr>
          <w:p w14:paraId="532094CE" w14:textId="77777777" w:rsidR="004B7CA4" w:rsidRPr="004B7CA4" w:rsidRDefault="004B7CA4" w:rsidP="004B7CA4">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23F98B4A" w14:textId="77777777" w:rsidR="004B7CA4" w:rsidRP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Code for OHM coefficients to use for this surface during dry conditions in winter.</w:t>
            </w:r>
          </w:p>
          <w:p w14:paraId="3761514D" w14:textId="77777777" w:rsidR="004B7CA4" w:rsidRPr="004B7CA4" w:rsidRDefault="004B7CA4"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Links to SUEWS_OHMCoefficients.txt.</w:t>
            </w:r>
          </w:p>
          <w:p w14:paraId="2B78D263" w14:textId="70C6F1E6" w:rsidR="004B7CA4" w:rsidRPr="004B7CA4" w:rsidRDefault="00514E61" w:rsidP="004B7CA4">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4B7CA4" w:rsidRPr="004B7CA4">
              <w:rPr>
                <w:rFonts w:eastAsia="Times New Roman" w:cs="Times New Roman"/>
                <w:sz w:val="18"/>
                <w:szCs w:val="18"/>
                <w:lang w:val="en-GB" w:eastAsia="en-GB"/>
              </w:rPr>
              <w:t xml:space="preserve"> specified in column 1 of SUEWS_OHMCoefficients.txt.</w:t>
            </w:r>
          </w:p>
        </w:tc>
      </w:tr>
    </w:tbl>
    <w:p w14:paraId="10D0BFE5" w14:textId="77777777" w:rsidR="00624DE6" w:rsidRDefault="00624DE6" w:rsidP="004668AF">
      <w:pPr>
        <w:rPr>
          <w:lang w:val="en-US"/>
        </w:rPr>
      </w:pPr>
    </w:p>
    <w:p w14:paraId="335E63EC" w14:textId="77777777" w:rsidR="00624DE6" w:rsidRDefault="00624DE6" w:rsidP="008A71CF">
      <w:pPr>
        <w:pStyle w:val="Heading3"/>
        <w:numPr>
          <w:ilvl w:val="2"/>
          <w:numId w:val="40"/>
        </w:numPr>
        <w:rPr>
          <w:b/>
          <w:lang w:val="en-US"/>
        </w:rPr>
      </w:pPr>
      <w:bookmarkStart w:id="56" w:name="_Toc414112034"/>
      <w:r w:rsidRPr="002372B4">
        <w:rPr>
          <w:b/>
          <w:lang w:val="en-US"/>
        </w:rPr>
        <w:t>SUEWS_Water.txt</w:t>
      </w:r>
      <w:bookmarkEnd w:id="56"/>
    </w:p>
    <w:p w14:paraId="472C2342" w14:textId="77777777" w:rsidR="00624DE6" w:rsidRPr="00624DE6" w:rsidRDefault="00624DE6" w:rsidP="00624DE6">
      <w:pPr>
        <w:rPr>
          <w:szCs w:val="20"/>
          <w:lang w:val="en-US"/>
        </w:rPr>
      </w:pPr>
      <w:r w:rsidRPr="00624DE6">
        <w:rPr>
          <w:szCs w:val="20"/>
          <w:lang w:val="en-US"/>
        </w:rPr>
        <w:t>SUEWS_</w:t>
      </w:r>
      <w:r>
        <w:rPr>
          <w:szCs w:val="20"/>
          <w:lang w:val="en-US"/>
        </w:rPr>
        <w:t>Water</w:t>
      </w:r>
      <w:r w:rsidRPr="00624DE6">
        <w:rPr>
          <w:szCs w:val="20"/>
          <w:lang w:val="en-US"/>
        </w:rPr>
        <w:t xml:space="preserve">.txt specifies the characteristics for the </w:t>
      </w:r>
      <w:r>
        <w:rPr>
          <w:szCs w:val="20"/>
          <w:lang w:val="en-US"/>
        </w:rPr>
        <w:t xml:space="preserve">water </w:t>
      </w:r>
      <w:r w:rsidRPr="00624DE6">
        <w:rPr>
          <w:szCs w:val="20"/>
          <w:lang w:val="en-US"/>
        </w:rPr>
        <w:t>surface cover type by linking codes in column 1 of SUEWS_</w:t>
      </w:r>
      <w:r>
        <w:rPr>
          <w:szCs w:val="20"/>
          <w:lang w:val="en-US"/>
        </w:rPr>
        <w:t>Water.</w:t>
      </w:r>
      <w:r w:rsidRPr="00624DE6">
        <w:rPr>
          <w:szCs w:val="20"/>
          <w:lang w:val="en-US"/>
        </w:rPr>
        <w:t>txt to the codes specified in SUEWS_SiteSelect.txt (Code_</w:t>
      </w:r>
      <w:r>
        <w:rPr>
          <w:szCs w:val="20"/>
          <w:lang w:val="en-US"/>
        </w:rPr>
        <w:t>Water</w:t>
      </w:r>
      <w:r w:rsidRPr="00624DE6">
        <w:rPr>
          <w:szCs w:val="20"/>
          <w:lang w:val="en-US"/>
        </w:rPr>
        <w:t>).</w:t>
      </w:r>
    </w:p>
    <w:p w14:paraId="0351829B" w14:textId="77777777" w:rsidR="00624DE6" w:rsidRDefault="00624DE6" w:rsidP="00624DE6">
      <w:pPr>
        <w:rPr>
          <w:lang w:val="en-US"/>
        </w:rPr>
      </w:pPr>
    </w:p>
    <w:tbl>
      <w:tblPr>
        <w:tblStyle w:val="ListTable2-Accent11"/>
        <w:tblW w:w="10031" w:type="dxa"/>
        <w:tblLook w:val="04A0" w:firstRow="1" w:lastRow="0" w:firstColumn="1" w:lastColumn="0" w:noHBand="0" w:noVBand="1"/>
      </w:tblPr>
      <w:tblGrid>
        <w:gridCol w:w="567"/>
        <w:gridCol w:w="567"/>
        <w:gridCol w:w="1843"/>
        <w:gridCol w:w="851"/>
        <w:gridCol w:w="6203"/>
      </w:tblGrid>
      <w:tr w:rsidR="007040F1" w:rsidRPr="00F81E49" w14:paraId="55BA4B24" w14:textId="77777777" w:rsidTr="00514E61">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90C2FCD" w14:textId="77777777" w:rsidR="007040F1" w:rsidRPr="00DF532F" w:rsidRDefault="007040F1" w:rsidP="005F494A">
            <w:pPr>
              <w:tabs>
                <w:tab w:val="left" w:pos="142"/>
                <w:tab w:val="left" w:pos="377"/>
              </w:tabs>
              <w:jc w:val="center"/>
              <w:rPr>
                <w:rFonts w:eastAsia="Times New Roman" w:cs="Times New Roman"/>
                <w:sz w:val="18"/>
                <w:szCs w:val="18"/>
                <w:lang w:val="en-GB" w:eastAsia="en-GB"/>
              </w:rPr>
            </w:pPr>
            <w:r w:rsidRPr="00DF532F">
              <w:rPr>
                <w:sz w:val="18"/>
                <w:szCs w:val="18"/>
                <w:lang w:val="en-US"/>
              </w:rPr>
              <w:lastRenderedPageBreak/>
              <w:t>No.</w:t>
            </w:r>
          </w:p>
        </w:tc>
        <w:tc>
          <w:tcPr>
            <w:tcW w:w="567" w:type="dxa"/>
          </w:tcPr>
          <w:p w14:paraId="1392ADDC" w14:textId="77777777" w:rsidR="007040F1" w:rsidRPr="00904261" w:rsidRDefault="007040F1" w:rsidP="005F494A">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904261">
              <w:rPr>
                <w:sz w:val="18"/>
                <w:szCs w:val="18"/>
                <w:lang w:val="en-US"/>
              </w:rPr>
              <w:t>USE</w:t>
            </w:r>
          </w:p>
        </w:tc>
        <w:tc>
          <w:tcPr>
            <w:tcW w:w="1843" w:type="dxa"/>
            <w:noWrap/>
            <w:hideMark/>
          </w:tcPr>
          <w:p w14:paraId="7D2487FE" w14:textId="77777777" w:rsidR="007040F1" w:rsidRPr="00904261" w:rsidRDefault="007040F1" w:rsidP="005F494A">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904261">
              <w:rPr>
                <w:sz w:val="18"/>
                <w:szCs w:val="18"/>
                <w:lang w:val="en-US"/>
              </w:rPr>
              <w:t>Column name</w:t>
            </w:r>
          </w:p>
        </w:tc>
        <w:tc>
          <w:tcPr>
            <w:tcW w:w="851" w:type="dxa"/>
          </w:tcPr>
          <w:p w14:paraId="7D820884" w14:textId="77777777" w:rsidR="007040F1" w:rsidRPr="00904261" w:rsidRDefault="007040F1" w:rsidP="005F494A">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904261">
              <w:rPr>
                <w:sz w:val="18"/>
                <w:szCs w:val="18"/>
                <w:lang w:val="en-US"/>
              </w:rPr>
              <w:t>Example</w:t>
            </w:r>
          </w:p>
        </w:tc>
        <w:tc>
          <w:tcPr>
            <w:tcW w:w="6203" w:type="dxa"/>
          </w:tcPr>
          <w:p w14:paraId="008DA9DE" w14:textId="77777777" w:rsidR="007040F1" w:rsidRPr="00904261" w:rsidRDefault="007040F1" w:rsidP="005F494A">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904261">
              <w:rPr>
                <w:sz w:val="18"/>
                <w:szCs w:val="18"/>
                <w:lang w:val="en-US"/>
              </w:rPr>
              <w:t>Description</w:t>
            </w:r>
          </w:p>
        </w:tc>
      </w:tr>
      <w:tr w:rsidR="007040F1" w:rsidRPr="00F81E49" w14:paraId="15E29513"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6E18556"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1</w:t>
            </w:r>
          </w:p>
        </w:tc>
        <w:tc>
          <w:tcPr>
            <w:tcW w:w="567" w:type="dxa"/>
          </w:tcPr>
          <w:p w14:paraId="74C510B3"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471EA8C6"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w:t>
            </w:r>
          </w:p>
        </w:tc>
        <w:tc>
          <w:tcPr>
            <w:tcW w:w="851" w:type="dxa"/>
          </w:tcPr>
          <w:p w14:paraId="7E3D969B"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331</w:t>
            </w:r>
          </w:p>
          <w:p w14:paraId="1BC7C0FB"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59431CA6" w14:textId="77777777" w:rsidR="0068556F" w:rsidRDefault="007040F1" w:rsidP="0068556F">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 xml:space="preserve">Code linking to SUEWS_SiteSelect.txt for </w:t>
            </w:r>
            <w:r w:rsidR="0068556F">
              <w:rPr>
                <w:rFonts w:eastAsia="Times New Roman" w:cs="Times New Roman"/>
                <w:sz w:val="18"/>
                <w:szCs w:val="18"/>
                <w:lang w:val="en-GB" w:eastAsia="en-GB"/>
              </w:rPr>
              <w:t>water</w:t>
            </w:r>
            <w:r w:rsidRPr="00553A6C">
              <w:rPr>
                <w:rFonts w:eastAsia="Times New Roman" w:cs="Times New Roman"/>
                <w:sz w:val="18"/>
                <w:szCs w:val="18"/>
                <w:lang w:val="en-GB" w:eastAsia="en-GB"/>
              </w:rPr>
              <w:t xml:space="preserve"> surfaces (Code_</w:t>
            </w:r>
            <w:r w:rsidR="0068556F">
              <w:rPr>
                <w:rFonts w:eastAsia="Times New Roman" w:cs="Times New Roman"/>
                <w:sz w:val="18"/>
                <w:szCs w:val="18"/>
                <w:lang w:val="en-GB" w:eastAsia="en-GB"/>
              </w:rPr>
              <w:t>Water</w:t>
            </w:r>
            <w:r w:rsidRPr="00553A6C">
              <w:rPr>
                <w:rFonts w:eastAsia="Times New Roman" w:cs="Times New Roman"/>
                <w:sz w:val="18"/>
                <w:szCs w:val="18"/>
                <w:lang w:val="en-GB" w:eastAsia="en-GB"/>
              </w:rPr>
              <w:t>)</w:t>
            </w:r>
            <w:r w:rsidR="0068556F">
              <w:rPr>
                <w:rFonts w:eastAsia="Times New Roman" w:cs="Times New Roman"/>
                <w:sz w:val="18"/>
                <w:szCs w:val="18"/>
                <w:lang w:val="en-GB" w:eastAsia="en-GB"/>
              </w:rPr>
              <w:t>.</w:t>
            </w:r>
          </w:p>
          <w:p w14:paraId="7EAEE05F" w14:textId="3F8ED68A" w:rsidR="007040F1" w:rsidRPr="00553A6C" w:rsidRDefault="00514E61" w:rsidP="0068556F">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7040F1" w:rsidRPr="00553A6C">
              <w:rPr>
                <w:rFonts w:eastAsia="Times New Roman" w:cs="Times New Roman"/>
                <w:sz w:val="18"/>
                <w:szCs w:val="18"/>
                <w:lang w:val="en-GB" w:eastAsia="en-GB"/>
              </w:rPr>
              <w:t xml:space="preserve"> specified in SUEWS_SiteSelect.txt.</w:t>
            </w:r>
          </w:p>
        </w:tc>
      </w:tr>
      <w:tr w:rsidR="007040F1" w:rsidRPr="00F81E49" w14:paraId="50B9ED41"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07DB76B"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2</w:t>
            </w:r>
          </w:p>
        </w:tc>
        <w:tc>
          <w:tcPr>
            <w:tcW w:w="567" w:type="dxa"/>
          </w:tcPr>
          <w:p w14:paraId="61F26294"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MU</w:t>
            </w:r>
          </w:p>
        </w:tc>
        <w:tc>
          <w:tcPr>
            <w:tcW w:w="1843" w:type="dxa"/>
            <w:noWrap/>
            <w:hideMark/>
          </w:tcPr>
          <w:p w14:paraId="2ABCB862"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Albedo</w:t>
            </w:r>
          </w:p>
        </w:tc>
        <w:tc>
          <w:tcPr>
            <w:tcW w:w="851" w:type="dxa"/>
          </w:tcPr>
          <w:p w14:paraId="24FA61AB"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0-1</w:t>
            </w:r>
          </w:p>
        </w:tc>
        <w:tc>
          <w:tcPr>
            <w:tcW w:w="6203" w:type="dxa"/>
          </w:tcPr>
          <w:p w14:paraId="34819D56"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Albedo of this surface [-]</w:t>
            </w:r>
          </w:p>
          <w:p w14:paraId="6B7DB944"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Effective surface albedo (</w:t>
            </w:r>
            <w:r w:rsidRPr="00553A6C">
              <w:rPr>
                <w:rFonts w:eastAsia="Times New Roman" w:cs="Times New Roman"/>
                <w:sz w:val="18"/>
                <w:szCs w:val="18"/>
                <w:lang w:val="en-US" w:eastAsia="en-GB"/>
              </w:rPr>
              <w:t>full leaf-on, middle of the day value</w:t>
            </w:r>
            <w:r w:rsidRPr="00553A6C">
              <w:rPr>
                <w:rFonts w:eastAsia="Times New Roman" w:cs="Times New Roman"/>
                <w:sz w:val="18"/>
                <w:szCs w:val="18"/>
                <w:lang w:val="en-GB" w:eastAsia="en-GB"/>
              </w:rPr>
              <w:t xml:space="preserve">). </w:t>
            </w:r>
          </w:p>
          <w:p w14:paraId="51395B6A"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View factors should be taken into account.</w:t>
            </w:r>
          </w:p>
          <w:tbl>
            <w:tblPr>
              <w:tblStyle w:val="TableGrid"/>
              <w:tblW w:w="0" w:type="auto"/>
              <w:tblLook w:val="04A0" w:firstRow="1" w:lastRow="0" w:firstColumn="1" w:lastColumn="0" w:noHBand="0" w:noVBand="1"/>
            </w:tblPr>
            <w:tblGrid>
              <w:gridCol w:w="422"/>
              <w:gridCol w:w="1472"/>
            </w:tblGrid>
            <w:tr w:rsidR="007040F1" w:rsidRPr="00553A6C" w14:paraId="42AC06A3" w14:textId="77777777" w:rsidTr="00514E61">
              <w:tc>
                <w:tcPr>
                  <w:tcW w:w="0" w:type="auto"/>
                  <w:shd w:val="clear" w:color="auto" w:fill="C2D69B" w:themeFill="accent3" w:themeFillTint="99"/>
                </w:tcPr>
                <w:p w14:paraId="2074D923" w14:textId="77777777" w:rsidR="007040F1" w:rsidRPr="00553A6C" w:rsidRDefault="0068556F" w:rsidP="005F494A">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0.1</w:t>
                  </w:r>
                </w:p>
              </w:tc>
              <w:tc>
                <w:tcPr>
                  <w:tcW w:w="0" w:type="auto"/>
                </w:tcPr>
                <w:p w14:paraId="3DBACF35" w14:textId="77777777" w:rsidR="007040F1" w:rsidRPr="00553A6C" w:rsidRDefault="007040F1" w:rsidP="0068556F">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w:t>
                  </w:r>
                  <w:r w:rsidR="0068556F">
                    <w:rPr>
                      <w:rFonts w:eastAsia="Times New Roman" w:cs="Times New Roman"/>
                      <w:sz w:val="18"/>
                      <w:szCs w:val="18"/>
                      <w:lang w:eastAsia="en-GB"/>
                    </w:rPr>
                    <w:t>Water</w:t>
                  </w:r>
                  <w:r w:rsidRPr="00553A6C">
                    <w:rPr>
                      <w:rFonts w:eastAsia="Times New Roman" w:cs="Times New Roman"/>
                      <w:sz w:val="18"/>
                      <w:szCs w:val="18"/>
                      <w:lang w:eastAsia="en-GB"/>
                    </w:rPr>
                    <w:t>, Oke (1987)</w:t>
                  </w:r>
                </w:p>
              </w:tc>
            </w:tr>
          </w:tbl>
          <w:p w14:paraId="5C8761A5"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7040F1" w:rsidRPr="00F81E49" w14:paraId="019AB729"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7CFA930"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3</w:t>
            </w:r>
          </w:p>
        </w:tc>
        <w:tc>
          <w:tcPr>
            <w:tcW w:w="567" w:type="dxa"/>
          </w:tcPr>
          <w:p w14:paraId="449A505B"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MU</w:t>
            </w:r>
          </w:p>
        </w:tc>
        <w:tc>
          <w:tcPr>
            <w:tcW w:w="1843" w:type="dxa"/>
            <w:noWrap/>
            <w:hideMark/>
          </w:tcPr>
          <w:p w14:paraId="6F099C8E"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Emissivity</w:t>
            </w:r>
          </w:p>
        </w:tc>
        <w:tc>
          <w:tcPr>
            <w:tcW w:w="851" w:type="dxa"/>
          </w:tcPr>
          <w:p w14:paraId="5EC7EA32"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0-</w:t>
            </w:r>
            <w:r>
              <w:rPr>
                <w:rFonts w:eastAsia="Times New Roman" w:cs="Times New Roman"/>
                <w:sz w:val="18"/>
                <w:szCs w:val="18"/>
                <w:lang w:val="en-GB" w:eastAsia="en-GB"/>
              </w:rPr>
              <w:t>1</w:t>
            </w:r>
          </w:p>
        </w:tc>
        <w:tc>
          <w:tcPr>
            <w:tcW w:w="6203" w:type="dxa"/>
          </w:tcPr>
          <w:p w14:paraId="36706EAF"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Emissivity of this surface [-]</w:t>
            </w:r>
          </w:p>
          <w:p w14:paraId="12530658"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 xml:space="preserve">Effective surface emissivity. </w:t>
            </w:r>
          </w:p>
          <w:p w14:paraId="16271E7C"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 xml:space="preserve">View factors should be taken into account </w:t>
            </w:r>
          </w:p>
          <w:tbl>
            <w:tblPr>
              <w:tblStyle w:val="TableGrid"/>
              <w:tblW w:w="0" w:type="auto"/>
              <w:tblLook w:val="04A0" w:firstRow="1" w:lastRow="0" w:firstColumn="1" w:lastColumn="0" w:noHBand="0" w:noVBand="1"/>
            </w:tblPr>
            <w:tblGrid>
              <w:gridCol w:w="504"/>
              <w:gridCol w:w="1472"/>
            </w:tblGrid>
            <w:tr w:rsidR="007040F1" w:rsidRPr="00553A6C" w14:paraId="4166262F" w14:textId="77777777" w:rsidTr="00514E61">
              <w:tc>
                <w:tcPr>
                  <w:tcW w:w="0" w:type="auto"/>
                  <w:shd w:val="clear" w:color="auto" w:fill="C2D69B" w:themeFill="accent3" w:themeFillTint="99"/>
                </w:tcPr>
                <w:p w14:paraId="75C93D95" w14:textId="77777777" w:rsidR="007040F1" w:rsidRPr="00553A6C" w:rsidRDefault="007040F1" w:rsidP="0068556F">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0.9</w:t>
                  </w:r>
                  <w:r w:rsidR="0068556F">
                    <w:rPr>
                      <w:rFonts w:eastAsia="Times New Roman" w:cs="Times New Roman"/>
                      <w:sz w:val="18"/>
                      <w:szCs w:val="18"/>
                      <w:lang w:eastAsia="en-GB"/>
                    </w:rPr>
                    <w:t>5</w:t>
                  </w:r>
                </w:p>
              </w:tc>
              <w:tc>
                <w:tcPr>
                  <w:tcW w:w="0" w:type="auto"/>
                </w:tcPr>
                <w:p w14:paraId="444C625B" w14:textId="77777777" w:rsidR="007040F1" w:rsidRPr="00553A6C" w:rsidRDefault="007040F1" w:rsidP="0068556F">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w:t>
                  </w:r>
                  <w:r w:rsidR="0068556F">
                    <w:rPr>
                      <w:rFonts w:eastAsia="Times New Roman" w:cs="Times New Roman"/>
                      <w:sz w:val="18"/>
                      <w:szCs w:val="18"/>
                      <w:lang w:eastAsia="en-GB"/>
                    </w:rPr>
                    <w:t>Water</w:t>
                  </w:r>
                  <w:r w:rsidRPr="00553A6C">
                    <w:rPr>
                      <w:rFonts w:eastAsia="Times New Roman" w:cs="Times New Roman"/>
                      <w:sz w:val="18"/>
                      <w:szCs w:val="18"/>
                      <w:lang w:eastAsia="en-GB"/>
                    </w:rPr>
                    <w:t>, Oke (1987)</w:t>
                  </w:r>
                </w:p>
              </w:tc>
            </w:tr>
          </w:tbl>
          <w:p w14:paraId="06D3ACD9"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7040F1" w:rsidRPr="00F81E49" w14:paraId="76D0C0E4"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7714775" w14:textId="77777777" w:rsidR="007040F1" w:rsidRPr="00303A94" w:rsidRDefault="007040F1" w:rsidP="005F494A">
            <w:pPr>
              <w:tabs>
                <w:tab w:val="left" w:pos="142"/>
                <w:tab w:val="left" w:pos="377"/>
              </w:tabs>
              <w:jc w:val="center"/>
              <w:rPr>
                <w:rFonts w:eastAsia="Times New Roman" w:cs="Times New Roman"/>
                <w:b w:val="0"/>
                <w:sz w:val="18"/>
                <w:szCs w:val="18"/>
                <w:lang w:val="en-GB" w:eastAsia="en-GB"/>
              </w:rPr>
            </w:pPr>
            <w:r w:rsidRPr="00303A94">
              <w:rPr>
                <w:rFonts w:eastAsia="Times New Roman" w:cs="Times New Roman"/>
                <w:b w:val="0"/>
                <w:sz w:val="18"/>
                <w:szCs w:val="18"/>
                <w:lang w:val="en-GB" w:eastAsia="en-GB"/>
              </w:rPr>
              <w:t>4</w:t>
            </w:r>
          </w:p>
        </w:tc>
        <w:tc>
          <w:tcPr>
            <w:tcW w:w="567" w:type="dxa"/>
          </w:tcPr>
          <w:p w14:paraId="3FCF29BF" w14:textId="77777777" w:rsidR="007040F1" w:rsidRPr="00303A94"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303A94">
              <w:rPr>
                <w:rFonts w:eastAsia="Times New Roman" w:cs="Times New Roman"/>
                <w:sz w:val="18"/>
                <w:szCs w:val="18"/>
                <w:lang w:val="en-GB" w:eastAsia="en-GB"/>
              </w:rPr>
              <w:t>MD</w:t>
            </w:r>
          </w:p>
        </w:tc>
        <w:tc>
          <w:tcPr>
            <w:tcW w:w="1843" w:type="dxa"/>
            <w:noWrap/>
            <w:hideMark/>
          </w:tcPr>
          <w:p w14:paraId="09816C5A" w14:textId="77777777" w:rsidR="007040F1" w:rsidRPr="00303A94"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303A94">
              <w:rPr>
                <w:rFonts w:eastAsia="Times New Roman" w:cs="Times New Roman"/>
                <w:sz w:val="18"/>
                <w:szCs w:val="18"/>
                <w:lang w:val="en-GB" w:eastAsia="en-GB"/>
              </w:rPr>
              <w:t>StorageMin</w:t>
            </w:r>
          </w:p>
        </w:tc>
        <w:tc>
          <w:tcPr>
            <w:tcW w:w="851" w:type="dxa"/>
          </w:tcPr>
          <w:p w14:paraId="45268054" w14:textId="77777777" w:rsidR="007040F1" w:rsidRPr="007717F0"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highlight w:val="yellow"/>
                <w:lang w:val="en-GB" w:eastAsia="en-GB"/>
              </w:rPr>
            </w:pPr>
          </w:p>
        </w:tc>
        <w:tc>
          <w:tcPr>
            <w:tcW w:w="6203" w:type="dxa"/>
          </w:tcPr>
          <w:p w14:paraId="7115E2DD"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Minimum water storage capacity of this surface [mm]</w:t>
            </w:r>
          </w:p>
          <w:p w14:paraId="6FAD3C02"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Minimum water storage capacity for upper surfaces (i.e. canopy).</w:t>
            </w:r>
          </w:p>
          <w:p w14:paraId="63E3FF27"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Min and max values are to account for seasonal variation (e.g. leaf-on/leaf-off differences for vegetated surfaces).</w:t>
            </w:r>
          </w:p>
          <w:tbl>
            <w:tblPr>
              <w:tblStyle w:val="TableGrid"/>
              <w:tblW w:w="0" w:type="auto"/>
              <w:tblLook w:val="04A0" w:firstRow="1" w:lastRow="0" w:firstColumn="1" w:lastColumn="0" w:noHBand="0" w:noVBand="1"/>
            </w:tblPr>
            <w:tblGrid>
              <w:gridCol w:w="422"/>
              <w:gridCol w:w="651"/>
            </w:tblGrid>
            <w:tr w:rsidR="007040F1" w:rsidRPr="00553A6C" w14:paraId="31004C64" w14:textId="77777777" w:rsidTr="00514E61">
              <w:tc>
                <w:tcPr>
                  <w:tcW w:w="0" w:type="auto"/>
                  <w:shd w:val="clear" w:color="auto" w:fill="92CDDC" w:themeFill="accent5" w:themeFillTint="99"/>
                </w:tcPr>
                <w:p w14:paraId="3CC060B2" w14:textId="77777777" w:rsidR="007040F1" w:rsidRPr="00553A6C" w:rsidRDefault="00303A94" w:rsidP="005F494A">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0.5</w:t>
                  </w:r>
                </w:p>
              </w:tc>
              <w:tc>
                <w:tcPr>
                  <w:tcW w:w="0" w:type="auto"/>
                </w:tcPr>
                <w:p w14:paraId="3B4A6B39" w14:textId="77777777" w:rsidR="007040F1" w:rsidRPr="00553A6C" w:rsidRDefault="007040F1" w:rsidP="00303A94">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w:t>
                  </w:r>
                  <w:r w:rsidR="00303A94">
                    <w:rPr>
                      <w:rFonts w:eastAsia="Times New Roman" w:cs="Times New Roman"/>
                      <w:sz w:val="18"/>
                      <w:szCs w:val="18"/>
                      <w:lang w:eastAsia="en-GB"/>
                    </w:rPr>
                    <w:t>Water</w:t>
                  </w:r>
                </w:p>
              </w:tc>
            </w:tr>
          </w:tbl>
          <w:p w14:paraId="737F5445"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7040F1" w:rsidRPr="00F81E49" w14:paraId="032FCC54"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184E556"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5</w:t>
            </w:r>
          </w:p>
        </w:tc>
        <w:tc>
          <w:tcPr>
            <w:tcW w:w="567" w:type="dxa"/>
          </w:tcPr>
          <w:p w14:paraId="225EED7C"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hideMark/>
          </w:tcPr>
          <w:p w14:paraId="2EC96E56"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StorageMax</w:t>
            </w:r>
          </w:p>
        </w:tc>
        <w:tc>
          <w:tcPr>
            <w:tcW w:w="851" w:type="dxa"/>
          </w:tcPr>
          <w:p w14:paraId="009AAD3E"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48F4C863"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Maximum water storage capacity of this surface [mm]</w:t>
            </w:r>
          </w:p>
          <w:p w14:paraId="71B865E4"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553A6C">
              <w:rPr>
                <w:rFonts w:eastAsia="Times New Roman" w:cs="Times New Roman"/>
                <w:sz w:val="18"/>
                <w:szCs w:val="18"/>
                <w:lang w:val="en-GB" w:eastAsia="fi-FI"/>
              </w:rPr>
              <w:t>Maximum water storage capacity for upper surfaces (i.e. canopy)</w:t>
            </w:r>
          </w:p>
          <w:p w14:paraId="4A29BEA9" w14:textId="77777777" w:rsidR="007040F1"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553A6C">
              <w:rPr>
                <w:rFonts w:eastAsia="Times New Roman" w:cs="Times New Roman"/>
                <w:sz w:val="18"/>
                <w:szCs w:val="18"/>
                <w:lang w:val="en-GB" w:eastAsia="fi-FI"/>
              </w:rPr>
              <w:t>Min and max values are to account for seasonal variation (e.g. leaf-on/leaf-off differences for vegetated surfaces)</w:t>
            </w:r>
          </w:p>
          <w:tbl>
            <w:tblPr>
              <w:tblStyle w:val="TableGrid"/>
              <w:tblW w:w="0" w:type="auto"/>
              <w:tblLook w:val="04A0" w:firstRow="1" w:lastRow="0" w:firstColumn="1" w:lastColumn="0" w:noHBand="0" w:noVBand="1"/>
            </w:tblPr>
            <w:tblGrid>
              <w:gridCol w:w="422"/>
              <w:gridCol w:w="651"/>
            </w:tblGrid>
            <w:tr w:rsidR="00303A94" w:rsidRPr="00553A6C" w14:paraId="18E8622A" w14:textId="77777777" w:rsidTr="00514E61">
              <w:tc>
                <w:tcPr>
                  <w:tcW w:w="0" w:type="auto"/>
                  <w:shd w:val="clear" w:color="auto" w:fill="92CDDC" w:themeFill="accent5" w:themeFillTint="99"/>
                </w:tcPr>
                <w:p w14:paraId="3E842359" w14:textId="77777777" w:rsidR="00303A94" w:rsidRPr="00553A6C" w:rsidRDefault="00303A94" w:rsidP="00303A94">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0.5</w:t>
                  </w:r>
                </w:p>
              </w:tc>
              <w:tc>
                <w:tcPr>
                  <w:tcW w:w="0" w:type="auto"/>
                </w:tcPr>
                <w:p w14:paraId="6E4CF1E2" w14:textId="77777777" w:rsidR="00303A94" w:rsidRPr="00553A6C" w:rsidRDefault="00303A94" w:rsidP="00303A94">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w:t>
                  </w:r>
                  <w:r>
                    <w:rPr>
                      <w:rFonts w:eastAsia="Times New Roman" w:cs="Times New Roman"/>
                      <w:sz w:val="18"/>
                      <w:szCs w:val="18"/>
                      <w:lang w:eastAsia="en-GB"/>
                    </w:rPr>
                    <w:t>Water</w:t>
                  </w:r>
                </w:p>
              </w:tc>
            </w:tr>
          </w:tbl>
          <w:p w14:paraId="260AB0DD"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7040F1" w:rsidRPr="00F81E49" w14:paraId="5E7A4104"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5BBE7546"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6</w:t>
            </w:r>
          </w:p>
        </w:tc>
        <w:tc>
          <w:tcPr>
            <w:tcW w:w="567" w:type="dxa"/>
          </w:tcPr>
          <w:p w14:paraId="34A5F891" w14:textId="77777777" w:rsidR="007040F1" w:rsidRDefault="007040F1" w:rsidP="00850C2F">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w:t>
            </w:r>
            <w:r w:rsidR="00850C2F">
              <w:rPr>
                <w:rFonts w:eastAsia="Times New Roman" w:cs="Times New Roman"/>
                <w:sz w:val="18"/>
                <w:szCs w:val="18"/>
                <w:lang w:val="en-GB" w:eastAsia="en-GB"/>
              </w:rPr>
              <w:t>U</w:t>
            </w:r>
          </w:p>
        </w:tc>
        <w:tc>
          <w:tcPr>
            <w:tcW w:w="1843" w:type="dxa"/>
            <w:noWrap/>
          </w:tcPr>
          <w:p w14:paraId="5E3DA000"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StateLimit</w:t>
            </w:r>
          </w:p>
        </w:tc>
        <w:tc>
          <w:tcPr>
            <w:tcW w:w="851" w:type="dxa"/>
          </w:tcPr>
          <w:p w14:paraId="7D300B38"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372B60C6" w14:textId="77777777" w:rsidR="007040F1"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Upper limit to the surface state [mm]</w:t>
            </w:r>
          </w:p>
          <w:p w14:paraId="162C6878" w14:textId="77777777" w:rsidR="00C1364C" w:rsidRDefault="00C1364C"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State cannot exceed this value. Set to a large value (e.g. 20000 mm = 20 m) if the water body is substantial (lake, river, etc) or a small value (e.g. 10 mm) if water bodies are very shallow (e.g. fountains).</w:t>
            </w:r>
          </w:p>
          <w:tbl>
            <w:tblPr>
              <w:tblStyle w:val="TableGrid"/>
              <w:tblW w:w="0" w:type="auto"/>
              <w:tblLook w:val="04A0" w:firstRow="1" w:lastRow="0" w:firstColumn="1" w:lastColumn="0" w:noHBand="0" w:noVBand="1"/>
            </w:tblPr>
            <w:tblGrid>
              <w:gridCol w:w="627"/>
              <w:gridCol w:w="651"/>
            </w:tblGrid>
            <w:tr w:rsidR="00303A94" w:rsidRPr="00553A6C" w14:paraId="08A767C0" w14:textId="77777777" w:rsidTr="00514E61">
              <w:tc>
                <w:tcPr>
                  <w:tcW w:w="0" w:type="auto"/>
                  <w:shd w:val="clear" w:color="auto" w:fill="92CDDC" w:themeFill="accent5" w:themeFillTint="99"/>
                </w:tcPr>
                <w:p w14:paraId="40B08395" w14:textId="77777777" w:rsidR="00303A94" w:rsidRPr="00553A6C" w:rsidRDefault="00303A94" w:rsidP="00303A94">
                  <w:pPr>
                    <w:tabs>
                      <w:tab w:val="left" w:pos="142"/>
                      <w:tab w:val="left" w:pos="377"/>
                    </w:tabs>
                    <w:rPr>
                      <w:rFonts w:eastAsia="Times New Roman" w:cs="Times New Roman"/>
                      <w:sz w:val="18"/>
                      <w:szCs w:val="18"/>
                      <w:lang w:eastAsia="en-GB"/>
                    </w:rPr>
                  </w:pPr>
                  <w:r>
                    <w:rPr>
                      <w:rFonts w:eastAsia="Times New Roman" w:cs="Times New Roman"/>
                      <w:sz w:val="18"/>
                      <w:szCs w:val="18"/>
                      <w:lang w:eastAsia="en-GB"/>
                    </w:rPr>
                    <w:t>20000</w:t>
                  </w:r>
                </w:p>
              </w:tc>
              <w:tc>
                <w:tcPr>
                  <w:tcW w:w="0" w:type="auto"/>
                </w:tcPr>
                <w:p w14:paraId="4EB4C99D" w14:textId="77777777" w:rsidR="00303A94" w:rsidRPr="00553A6C" w:rsidRDefault="00303A94" w:rsidP="00303A94">
                  <w:pPr>
                    <w:tabs>
                      <w:tab w:val="left" w:pos="142"/>
                      <w:tab w:val="left" w:pos="377"/>
                    </w:tabs>
                    <w:rPr>
                      <w:rFonts w:eastAsia="Times New Roman" w:cs="Times New Roman"/>
                      <w:sz w:val="18"/>
                      <w:szCs w:val="18"/>
                      <w:lang w:eastAsia="en-GB"/>
                    </w:rPr>
                  </w:pPr>
                  <w:r w:rsidRPr="00553A6C">
                    <w:rPr>
                      <w:rFonts w:eastAsia="Times New Roman" w:cs="Times New Roman"/>
                      <w:sz w:val="18"/>
                      <w:szCs w:val="18"/>
                      <w:lang w:eastAsia="en-GB"/>
                    </w:rPr>
                    <w:t>!</w:t>
                  </w:r>
                  <w:r>
                    <w:rPr>
                      <w:rFonts w:eastAsia="Times New Roman" w:cs="Times New Roman"/>
                      <w:sz w:val="18"/>
                      <w:szCs w:val="18"/>
                      <w:lang w:eastAsia="en-GB"/>
                    </w:rPr>
                    <w:t>Water</w:t>
                  </w:r>
                </w:p>
              </w:tc>
            </w:tr>
          </w:tbl>
          <w:p w14:paraId="1943F0D1"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7040F1" w:rsidRPr="00F81E49" w14:paraId="51FEBE96"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31D0E0C"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7</w:t>
            </w:r>
          </w:p>
        </w:tc>
        <w:tc>
          <w:tcPr>
            <w:tcW w:w="567" w:type="dxa"/>
          </w:tcPr>
          <w:p w14:paraId="5CB0A2CC"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hideMark/>
          </w:tcPr>
          <w:p w14:paraId="7F624E09"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DrainageEq</w:t>
            </w:r>
          </w:p>
        </w:tc>
        <w:tc>
          <w:tcPr>
            <w:tcW w:w="851" w:type="dxa"/>
          </w:tcPr>
          <w:p w14:paraId="7958BEFB" w14:textId="77777777" w:rsidR="007040F1" w:rsidRPr="00553A6C" w:rsidRDefault="001A35AA"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-999</w:t>
            </w:r>
          </w:p>
        </w:tc>
        <w:tc>
          <w:tcPr>
            <w:tcW w:w="6203" w:type="dxa"/>
          </w:tcPr>
          <w:p w14:paraId="5CA38C02"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Drainage equation to use for this surface</w:t>
            </w:r>
            <w:r>
              <w:rPr>
                <w:rFonts w:eastAsia="Times New Roman" w:cs="Times New Roman"/>
                <w:sz w:val="18"/>
                <w:szCs w:val="18"/>
                <w:lang w:val="en-GB" w:eastAsia="en-GB"/>
              </w:rPr>
              <w:t>. Coefficients specified in the following two columns.</w:t>
            </w:r>
          </w:p>
          <w:p w14:paraId="093F0711" w14:textId="77777777" w:rsidR="007040F1" w:rsidRPr="00553A6C" w:rsidRDefault="001A35AA"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**Not currently used for water suface**</w:t>
            </w:r>
          </w:p>
        </w:tc>
      </w:tr>
      <w:tr w:rsidR="007040F1" w:rsidRPr="00F81E49" w14:paraId="1550E5C4"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4E26F2A"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8</w:t>
            </w:r>
          </w:p>
        </w:tc>
        <w:tc>
          <w:tcPr>
            <w:tcW w:w="567" w:type="dxa"/>
          </w:tcPr>
          <w:p w14:paraId="6DCF5C98"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hideMark/>
          </w:tcPr>
          <w:p w14:paraId="47203837"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DrainageCoef1</w:t>
            </w:r>
          </w:p>
        </w:tc>
        <w:tc>
          <w:tcPr>
            <w:tcW w:w="851" w:type="dxa"/>
          </w:tcPr>
          <w:p w14:paraId="3A197FB4" w14:textId="77777777" w:rsidR="007040F1" w:rsidRPr="00553A6C" w:rsidRDefault="001A35AA"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-999</w:t>
            </w:r>
          </w:p>
        </w:tc>
        <w:tc>
          <w:tcPr>
            <w:tcW w:w="6203" w:type="dxa"/>
          </w:tcPr>
          <w:p w14:paraId="7F45018A" w14:textId="77777777" w:rsidR="007040F1"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Coefficient for drainage equation [units vary according to equation]</w:t>
            </w:r>
          </w:p>
          <w:p w14:paraId="15591395" w14:textId="77777777" w:rsidR="007040F1" w:rsidRPr="00553A6C" w:rsidRDefault="001A35AA"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**Not currently used for water suface**</w:t>
            </w:r>
          </w:p>
        </w:tc>
      </w:tr>
      <w:tr w:rsidR="007040F1" w:rsidRPr="00F81E49" w14:paraId="1A7BE032"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B8B513D"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9</w:t>
            </w:r>
          </w:p>
        </w:tc>
        <w:tc>
          <w:tcPr>
            <w:tcW w:w="567" w:type="dxa"/>
          </w:tcPr>
          <w:p w14:paraId="0AB8847A"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MD</w:t>
            </w:r>
          </w:p>
        </w:tc>
        <w:tc>
          <w:tcPr>
            <w:tcW w:w="1843" w:type="dxa"/>
            <w:noWrap/>
            <w:hideMark/>
          </w:tcPr>
          <w:p w14:paraId="63BF04B3"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DrainageCoef2</w:t>
            </w:r>
          </w:p>
        </w:tc>
        <w:tc>
          <w:tcPr>
            <w:tcW w:w="851" w:type="dxa"/>
          </w:tcPr>
          <w:p w14:paraId="322432B3" w14:textId="77777777" w:rsidR="007040F1" w:rsidRPr="00553A6C" w:rsidRDefault="001A35AA"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-999</w:t>
            </w:r>
          </w:p>
        </w:tc>
        <w:tc>
          <w:tcPr>
            <w:tcW w:w="6203" w:type="dxa"/>
          </w:tcPr>
          <w:p w14:paraId="31B9D78B" w14:textId="77777777" w:rsidR="007040F1"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Coefficient for drainage equation [units vary according to equation]</w:t>
            </w:r>
          </w:p>
          <w:p w14:paraId="418EB328" w14:textId="77777777" w:rsidR="007040F1" w:rsidRPr="00553A6C" w:rsidRDefault="001A35AA"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**Not currently used for water suface**</w:t>
            </w:r>
          </w:p>
        </w:tc>
      </w:tr>
      <w:tr w:rsidR="007040F1" w:rsidRPr="00F81E49" w14:paraId="4F6F4705"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D54AFC3" w14:textId="77777777" w:rsidR="007040F1" w:rsidRPr="00DF532F" w:rsidRDefault="0068556F" w:rsidP="0068556F">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10</w:t>
            </w:r>
          </w:p>
        </w:tc>
        <w:tc>
          <w:tcPr>
            <w:tcW w:w="567" w:type="dxa"/>
          </w:tcPr>
          <w:p w14:paraId="54E79E43"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54AF42AF"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OHMCode_Su</w:t>
            </w:r>
            <w:r w:rsidRPr="00553A6C">
              <w:rPr>
                <w:rFonts w:eastAsia="Times New Roman" w:cs="Times New Roman"/>
                <w:sz w:val="18"/>
                <w:szCs w:val="18"/>
                <w:lang w:val="en-GB" w:eastAsia="en-GB"/>
              </w:rPr>
              <w:t>mmerWet</w:t>
            </w:r>
          </w:p>
        </w:tc>
        <w:tc>
          <w:tcPr>
            <w:tcW w:w="851" w:type="dxa"/>
          </w:tcPr>
          <w:p w14:paraId="629E2550"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680A63EC"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for OHM coefficients to use for this surface during wet conditions in summer.</w:t>
            </w:r>
          </w:p>
          <w:p w14:paraId="71A84A38"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Links to SUEWS_OHMCoefficients.txt.</w:t>
            </w:r>
          </w:p>
          <w:p w14:paraId="60343F5A" w14:textId="76E443BC" w:rsidR="007040F1" w:rsidRPr="00553A6C" w:rsidRDefault="00514E6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7040F1" w:rsidRPr="00553A6C">
              <w:rPr>
                <w:rFonts w:eastAsia="Times New Roman" w:cs="Times New Roman"/>
                <w:sz w:val="18"/>
                <w:szCs w:val="18"/>
                <w:lang w:val="en-GB" w:eastAsia="en-GB"/>
              </w:rPr>
              <w:t xml:space="preserve"> specified in column 1 of SUEWS_OHMCoefficients.txt.</w:t>
            </w:r>
          </w:p>
        </w:tc>
      </w:tr>
      <w:tr w:rsidR="007040F1" w:rsidRPr="00F81E49" w14:paraId="46CF89AC"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B047729" w14:textId="77777777" w:rsidR="007040F1" w:rsidRPr="00DF532F" w:rsidRDefault="0068556F" w:rsidP="005F494A">
            <w:pPr>
              <w:tabs>
                <w:tab w:val="left" w:pos="142"/>
                <w:tab w:val="left" w:pos="377"/>
              </w:tabs>
              <w:jc w:val="center"/>
              <w:rPr>
                <w:rFonts w:eastAsia="Times New Roman" w:cs="Times New Roman"/>
                <w:b w:val="0"/>
                <w:sz w:val="18"/>
                <w:szCs w:val="18"/>
                <w:lang w:val="en-GB" w:eastAsia="en-GB"/>
              </w:rPr>
            </w:pPr>
            <w:r>
              <w:rPr>
                <w:rFonts w:eastAsia="Times New Roman" w:cs="Times New Roman"/>
                <w:b w:val="0"/>
                <w:sz w:val="18"/>
                <w:szCs w:val="18"/>
                <w:lang w:val="en-GB" w:eastAsia="en-GB"/>
              </w:rPr>
              <w:t>11</w:t>
            </w:r>
          </w:p>
        </w:tc>
        <w:tc>
          <w:tcPr>
            <w:tcW w:w="567" w:type="dxa"/>
          </w:tcPr>
          <w:p w14:paraId="755C52C2"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71DFC7D9"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OHMCode_SummerDry</w:t>
            </w:r>
          </w:p>
        </w:tc>
        <w:tc>
          <w:tcPr>
            <w:tcW w:w="851" w:type="dxa"/>
          </w:tcPr>
          <w:p w14:paraId="3102B4E9"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4FE329D5"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for OHM coefficients to use for this surface during dry conditions in summer.</w:t>
            </w:r>
          </w:p>
          <w:p w14:paraId="58C8AC64"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Links to SUEWS_OHMCoefficients.txt.</w:t>
            </w:r>
          </w:p>
          <w:p w14:paraId="258A5444" w14:textId="727A6997" w:rsidR="007040F1" w:rsidRPr="00553A6C" w:rsidRDefault="00514E6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7040F1" w:rsidRPr="00553A6C">
              <w:rPr>
                <w:rFonts w:eastAsia="Times New Roman" w:cs="Times New Roman"/>
                <w:sz w:val="18"/>
                <w:szCs w:val="18"/>
                <w:lang w:val="en-GB" w:eastAsia="en-GB"/>
              </w:rPr>
              <w:t xml:space="preserve"> specified in column 1 of SUEWS_OHMCoefficients.txt.</w:t>
            </w:r>
          </w:p>
        </w:tc>
      </w:tr>
      <w:tr w:rsidR="007040F1" w:rsidRPr="00F81E49" w14:paraId="4A9558FC"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2E16494"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1</w:t>
            </w:r>
            <w:r w:rsidR="0068556F">
              <w:rPr>
                <w:rFonts w:eastAsia="Times New Roman" w:cs="Times New Roman"/>
                <w:b w:val="0"/>
                <w:sz w:val="18"/>
                <w:szCs w:val="18"/>
                <w:lang w:val="en-GB" w:eastAsia="en-GB"/>
              </w:rPr>
              <w:t>2</w:t>
            </w:r>
          </w:p>
        </w:tc>
        <w:tc>
          <w:tcPr>
            <w:tcW w:w="567" w:type="dxa"/>
          </w:tcPr>
          <w:p w14:paraId="3BDC341E"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09C83F24"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OHMCode_WinterWet</w:t>
            </w:r>
          </w:p>
        </w:tc>
        <w:tc>
          <w:tcPr>
            <w:tcW w:w="851" w:type="dxa"/>
          </w:tcPr>
          <w:p w14:paraId="622AEC31" w14:textId="77777777" w:rsidR="007040F1" w:rsidRPr="00553A6C" w:rsidRDefault="007040F1"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23B402C6"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for OHM coefficients to use for this surface during wet conditions in winter.</w:t>
            </w:r>
          </w:p>
          <w:p w14:paraId="4BDB19C8" w14:textId="77777777" w:rsidR="007040F1" w:rsidRPr="00553A6C" w:rsidRDefault="007040F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Links to SUEWS_OHMCoefficients.txt.</w:t>
            </w:r>
          </w:p>
          <w:p w14:paraId="2F78DBCF" w14:textId="57DBB28A" w:rsidR="007040F1" w:rsidRPr="00553A6C" w:rsidRDefault="00514E6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7040F1" w:rsidRPr="00553A6C">
              <w:rPr>
                <w:rFonts w:eastAsia="Times New Roman" w:cs="Times New Roman"/>
                <w:sz w:val="18"/>
                <w:szCs w:val="18"/>
                <w:lang w:val="en-GB" w:eastAsia="en-GB"/>
              </w:rPr>
              <w:t xml:space="preserve"> specified in column 1 of SUEWS_OHMCoefficients.txt.</w:t>
            </w:r>
          </w:p>
        </w:tc>
      </w:tr>
      <w:tr w:rsidR="007040F1" w:rsidRPr="00F81E49" w14:paraId="2B0019E6"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E838BA5" w14:textId="77777777" w:rsidR="007040F1" w:rsidRPr="00DF532F" w:rsidRDefault="007040F1" w:rsidP="005F494A">
            <w:pPr>
              <w:tabs>
                <w:tab w:val="left" w:pos="142"/>
                <w:tab w:val="left" w:pos="377"/>
              </w:tabs>
              <w:jc w:val="center"/>
              <w:rPr>
                <w:rFonts w:eastAsia="Times New Roman" w:cs="Times New Roman"/>
                <w:b w:val="0"/>
                <w:sz w:val="18"/>
                <w:szCs w:val="18"/>
                <w:lang w:val="en-GB" w:eastAsia="en-GB"/>
              </w:rPr>
            </w:pPr>
            <w:r w:rsidRPr="00DF532F">
              <w:rPr>
                <w:rFonts w:eastAsia="Times New Roman" w:cs="Times New Roman"/>
                <w:b w:val="0"/>
                <w:sz w:val="18"/>
                <w:szCs w:val="18"/>
                <w:lang w:val="en-GB" w:eastAsia="en-GB"/>
              </w:rPr>
              <w:t>1</w:t>
            </w:r>
            <w:r w:rsidR="0068556F">
              <w:rPr>
                <w:rFonts w:eastAsia="Times New Roman" w:cs="Times New Roman"/>
                <w:b w:val="0"/>
                <w:sz w:val="18"/>
                <w:szCs w:val="18"/>
                <w:lang w:val="en-GB" w:eastAsia="en-GB"/>
              </w:rPr>
              <w:t>3</w:t>
            </w:r>
          </w:p>
        </w:tc>
        <w:tc>
          <w:tcPr>
            <w:tcW w:w="567" w:type="dxa"/>
          </w:tcPr>
          <w:p w14:paraId="77911972"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L</w:t>
            </w:r>
          </w:p>
        </w:tc>
        <w:tc>
          <w:tcPr>
            <w:tcW w:w="1843" w:type="dxa"/>
            <w:noWrap/>
            <w:hideMark/>
          </w:tcPr>
          <w:p w14:paraId="148A28D2"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OHMCode_WinterDry</w:t>
            </w:r>
          </w:p>
        </w:tc>
        <w:tc>
          <w:tcPr>
            <w:tcW w:w="851" w:type="dxa"/>
          </w:tcPr>
          <w:p w14:paraId="134CC441" w14:textId="77777777" w:rsidR="007040F1" w:rsidRPr="00553A6C" w:rsidRDefault="007040F1"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03119B6D"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Code for OHM coefficients to use for this surface during dry conditions in winter.</w:t>
            </w:r>
          </w:p>
          <w:p w14:paraId="558465B6" w14:textId="77777777" w:rsidR="007040F1" w:rsidRPr="00553A6C" w:rsidRDefault="007040F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553A6C">
              <w:rPr>
                <w:rFonts w:eastAsia="Times New Roman" w:cs="Times New Roman"/>
                <w:sz w:val="18"/>
                <w:szCs w:val="18"/>
                <w:lang w:val="en-GB" w:eastAsia="en-GB"/>
              </w:rPr>
              <w:t>Links to SUEWS_OHMCoefficients.txt.</w:t>
            </w:r>
          </w:p>
          <w:p w14:paraId="533ECB0A" w14:textId="6E60F776" w:rsidR="007040F1" w:rsidRPr="00553A6C" w:rsidRDefault="00514E6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7040F1" w:rsidRPr="00553A6C">
              <w:rPr>
                <w:rFonts w:eastAsia="Times New Roman" w:cs="Times New Roman"/>
                <w:sz w:val="18"/>
                <w:szCs w:val="18"/>
                <w:lang w:val="en-GB" w:eastAsia="en-GB"/>
              </w:rPr>
              <w:t xml:space="preserve"> specified in column 1 of SUEWS_OHMCoefficients.txt.</w:t>
            </w:r>
          </w:p>
        </w:tc>
      </w:tr>
    </w:tbl>
    <w:p w14:paraId="3DEE492C" w14:textId="77777777" w:rsidR="007040F1" w:rsidRDefault="007040F1" w:rsidP="00624DE6">
      <w:pPr>
        <w:rPr>
          <w:lang w:val="en-US"/>
        </w:rPr>
      </w:pPr>
    </w:p>
    <w:p w14:paraId="7979F4CC" w14:textId="77777777" w:rsidR="00C00C89" w:rsidRDefault="00C00C89" w:rsidP="008A71CF">
      <w:pPr>
        <w:pStyle w:val="Heading3"/>
        <w:numPr>
          <w:ilvl w:val="2"/>
          <w:numId w:val="40"/>
        </w:numPr>
        <w:rPr>
          <w:b/>
          <w:lang w:val="en-US"/>
        </w:rPr>
      </w:pPr>
      <w:bookmarkStart w:id="57" w:name="_Toc414112035"/>
      <w:r w:rsidRPr="002372B4">
        <w:rPr>
          <w:b/>
          <w:lang w:val="en-US"/>
        </w:rPr>
        <w:t>SUEWS_Snow.txt</w:t>
      </w:r>
      <w:bookmarkEnd w:id="57"/>
    </w:p>
    <w:p w14:paraId="56B131D1" w14:textId="77777777" w:rsidR="00B14329" w:rsidRDefault="00C00C89" w:rsidP="00C00C89">
      <w:pPr>
        <w:rPr>
          <w:lang w:val="en-US"/>
        </w:rPr>
      </w:pPr>
      <w:r>
        <w:rPr>
          <w:lang w:val="en-US"/>
        </w:rPr>
        <w:t xml:space="preserve">SUEWS_Snow.txt specifies the characteristics for snow surfaces when SnowUse=1 in </w:t>
      </w:r>
      <w:r w:rsidR="0010276E">
        <w:fldChar w:fldCharType="begin"/>
      </w:r>
      <w:r w:rsidR="0010276E">
        <w:instrText xml:space="preserve"> REF _Ref413681826 \h  \* MERGEFORMAT </w:instrText>
      </w:r>
      <w:r w:rsidR="0010276E">
        <w:fldChar w:fldCharType="separate"/>
      </w:r>
      <w:r w:rsidR="00237E8B" w:rsidRPr="00237E8B">
        <w:rPr>
          <w:b/>
        </w:rPr>
        <w:t>4.1 RunControl</w:t>
      </w:r>
      <w:r w:rsidR="00237E8B" w:rsidRPr="00303A94">
        <w:t>.nml</w:t>
      </w:r>
      <w:r w:rsidR="0010276E">
        <w:fldChar w:fldCharType="end"/>
      </w:r>
      <w:r>
        <w:rPr>
          <w:lang w:val="en-US"/>
        </w:rPr>
        <w:t>.</w:t>
      </w:r>
      <w:r w:rsidR="00B14329">
        <w:rPr>
          <w:lang w:val="en-US"/>
        </w:rPr>
        <w:t xml:space="preserve"> If the snow part of the model is not run, fill this table with ‘-999’ except for the first (Code) column and set SnowUse=0 in </w:t>
      </w:r>
      <w:r w:rsidR="0010276E">
        <w:fldChar w:fldCharType="begin"/>
      </w:r>
      <w:r w:rsidR="0010276E">
        <w:instrText xml:space="preserve"> REF _Ref413681826 \h  \* MERGEFORMAT </w:instrText>
      </w:r>
      <w:r w:rsidR="0010276E">
        <w:fldChar w:fldCharType="separate"/>
      </w:r>
      <w:r w:rsidR="00237E8B" w:rsidRPr="00237E8B">
        <w:rPr>
          <w:b/>
        </w:rPr>
        <w:t>4.1 RunControl</w:t>
      </w:r>
      <w:r w:rsidR="00237E8B" w:rsidRPr="00303A94">
        <w:t>.nml</w:t>
      </w:r>
      <w:r w:rsidR="0010276E">
        <w:fldChar w:fldCharType="end"/>
      </w:r>
      <w:r w:rsidR="00B14329">
        <w:rPr>
          <w:lang w:val="en-US"/>
        </w:rPr>
        <w:t>.</w:t>
      </w:r>
    </w:p>
    <w:p w14:paraId="66D0F491" w14:textId="634DF1E6" w:rsidR="00C00C89" w:rsidRDefault="00C00C89" w:rsidP="00C00C89">
      <w:pPr>
        <w:rPr>
          <w:lang w:val="en-US"/>
        </w:rPr>
      </w:pPr>
      <w:r>
        <w:rPr>
          <w:lang w:val="en-US"/>
        </w:rPr>
        <w:t xml:space="preserve">For a detailed description of the variables, see </w:t>
      </w:r>
      <w:r>
        <w:rPr>
          <w:rFonts w:eastAsia="Times New Roman" w:cs="Times New Roman"/>
          <w:color w:val="000000"/>
          <w:szCs w:val="20"/>
          <w:lang w:eastAsia="fi-FI"/>
        </w:rPr>
        <w:t>Järvi et al. (2014).</w:t>
      </w:r>
      <w:r w:rsidR="005A56DC">
        <w:rPr>
          <w:rFonts w:eastAsia="Times New Roman" w:cs="Times New Roman"/>
          <w:color w:val="000000"/>
          <w:szCs w:val="20"/>
          <w:lang w:eastAsia="fi-FI"/>
        </w:rPr>
        <w:t xml:space="preserve"> </w:t>
      </w:r>
      <w:r w:rsidR="005A56DC" w:rsidRPr="00E15F68">
        <w:rPr>
          <w:rFonts w:eastAsia="Times New Roman" w:cs="Times New Roman"/>
          <w:color w:val="FF0000"/>
          <w:szCs w:val="20"/>
          <w:lang w:eastAsia="fi-FI"/>
        </w:rPr>
        <w:t>In the current version SnowUse should be set to 0</w:t>
      </w:r>
      <w:r w:rsidR="005A56DC">
        <w:rPr>
          <w:rFonts w:eastAsia="Times New Roman" w:cs="Times New Roman"/>
          <w:color w:val="000000"/>
          <w:szCs w:val="20"/>
          <w:lang w:eastAsia="fi-FI"/>
        </w:rPr>
        <w:t>.</w:t>
      </w:r>
    </w:p>
    <w:p w14:paraId="7943501D" w14:textId="77777777" w:rsidR="00C00C89" w:rsidRPr="00C00C89" w:rsidRDefault="00C00C89" w:rsidP="00C00C89">
      <w:pPr>
        <w:rPr>
          <w:lang w:val="en-US"/>
        </w:rPr>
      </w:pPr>
    </w:p>
    <w:p w14:paraId="266568E4" w14:textId="77777777" w:rsidR="00C00C89" w:rsidRDefault="00C00C89" w:rsidP="00C00C89">
      <w:pPr>
        <w:rPr>
          <w:lang w:val="en-US"/>
        </w:rPr>
      </w:pPr>
    </w:p>
    <w:tbl>
      <w:tblPr>
        <w:tblStyle w:val="ListTable21"/>
        <w:tblW w:w="10031" w:type="dxa"/>
        <w:tblLook w:val="04A0" w:firstRow="1" w:lastRow="0" w:firstColumn="1" w:lastColumn="0" w:noHBand="0" w:noVBand="1"/>
      </w:tblPr>
      <w:tblGrid>
        <w:gridCol w:w="567"/>
        <w:gridCol w:w="567"/>
        <w:gridCol w:w="1843"/>
        <w:gridCol w:w="851"/>
        <w:gridCol w:w="6203"/>
      </w:tblGrid>
      <w:tr w:rsidR="00C00C89" w:rsidRPr="00742351" w14:paraId="159A55AA" w14:textId="77777777" w:rsidTr="00514E61">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B75AC27" w14:textId="77777777" w:rsidR="00C00C89" w:rsidRPr="00742351" w:rsidRDefault="00C00C89" w:rsidP="005F494A">
            <w:pPr>
              <w:tabs>
                <w:tab w:val="left" w:pos="142"/>
                <w:tab w:val="left" w:pos="377"/>
              </w:tabs>
              <w:jc w:val="center"/>
              <w:rPr>
                <w:rFonts w:eastAsia="Times New Roman" w:cs="Times New Roman"/>
                <w:sz w:val="18"/>
                <w:szCs w:val="18"/>
                <w:lang w:val="en-GB" w:eastAsia="en-GB"/>
              </w:rPr>
            </w:pPr>
            <w:r w:rsidRPr="00742351">
              <w:rPr>
                <w:sz w:val="18"/>
                <w:szCs w:val="18"/>
                <w:lang w:val="en-US"/>
              </w:rPr>
              <w:t>No.</w:t>
            </w:r>
          </w:p>
        </w:tc>
        <w:tc>
          <w:tcPr>
            <w:tcW w:w="567" w:type="dxa"/>
          </w:tcPr>
          <w:p w14:paraId="0C5A05ED" w14:textId="77777777" w:rsidR="00C00C89" w:rsidRPr="00742351" w:rsidRDefault="00C00C89" w:rsidP="005F494A">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42351">
              <w:rPr>
                <w:sz w:val="18"/>
                <w:szCs w:val="18"/>
                <w:lang w:val="en-US"/>
              </w:rPr>
              <w:t>USE</w:t>
            </w:r>
          </w:p>
        </w:tc>
        <w:tc>
          <w:tcPr>
            <w:tcW w:w="1843" w:type="dxa"/>
            <w:noWrap/>
            <w:hideMark/>
          </w:tcPr>
          <w:p w14:paraId="74A1F996" w14:textId="77777777" w:rsidR="00C00C89" w:rsidRPr="00742351" w:rsidRDefault="00C00C89" w:rsidP="005F494A">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sz w:val="18"/>
                <w:szCs w:val="18"/>
                <w:lang w:val="en-US"/>
              </w:rPr>
              <w:t>Column name</w:t>
            </w:r>
          </w:p>
        </w:tc>
        <w:tc>
          <w:tcPr>
            <w:tcW w:w="851" w:type="dxa"/>
          </w:tcPr>
          <w:p w14:paraId="04F0DAF1" w14:textId="77777777" w:rsidR="00C00C89" w:rsidRPr="00742351" w:rsidRDefault="00C00C89" w:rsidP="005F494A">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42351">
              <w:rPr>
                <w:sz w:val="18"/>
                <w:szCs w:val="18"/>
                <w:lang w:val="en-US"/>
              </w:rPr>
              <w:t>Example</w:t>
            </w:r>
          </w:p>
        </w:tc>
        <w:tc>
          <w:tcPr>
            <w:tcW w:w="6203" w:type="dxa"/>
          </w:tcPr>
          <w:p w14:paraId="270C1550" w14:textId="77777777" w:rsidR="00C00C89" w:rsidRPr="00742351" w:rsidRDefault="00C00C89" w:rsidP="005F494A">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sz w:val="18"/>
                <w:szCs w:val="18"/>
                <w:lang w:val="en-US"/>
              </w:rPr>
              <w:t>Description</w:t>
            </w:r>
          </w:p>
        </w:tc>
      </w:tr>
      <w:tr w:rsidR="005D02E9" w:rsidRPr="00742351" w14:paraId="0A74B277"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CD505B1" w14:textId="77777777" w:rsidR="00C00C89" w:rsidRPr="00742351" w:rsidRDefault="00C00C8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w:t>
            </w:r>
          </w:p>
        </w:tc>
        <w:tc>
          <w:tcPr>
            <w:tcW w:w="567" w:type="dxa"/>
          </w:tcPr>
          <w:p w14:paraId="73483436"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L</w:t>
            </w:r>
          </w:p>
        </w:tc>
        <w:tc>
          <w:tcPr>
            <w:tcW w:w="1843" w:type="dxa"/>
            <w:noWrap/>
            <w:hideMark/>
          </w:tcPr>
          <w:p w14:paraId="3407DE73"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Code</w:t>
            </w:r>
          </w:p>
        </w:tc>
        <w:tc>
          <w:tcPr>
            <w:tcW w:w="851" w:type="dxa"/>
          </w:tcPr>
          <w:p w14:paraId="2CEDABBC"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331</w:t>
            </w:r>
          </w:p>
          <w:p w14:paraId="34E2097D"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5E92D11B"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Code linking to SUEWS_SiteSelect.txt for snow surfaces (SnowCode).</w:t>
            </w:r>
          </w:p>
          <w:p w14:paraId="416CEAB3" w14:textId="08D21293" w:rsidR="00C00C89" w:rsidRPr="00742351" w:rsidRDefault="00514E6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C00C89" w:rsidRPr="00742351">
              <w:rPr>
                <w:rFonts w:eastAsia="Times New Roman" w:cs="Times New Roman"/>
                <w:sz w:val="18"/>
                <w:szCs w:val="18"/>
                <w:lang w:val="en-GB" w:eastAsia="en-GB"/>
              </w:rPr>
              <w:t xml:space="preserve"> specified in SUEWS_SiteSelect.txt.</w:t>
            </w:r>
          </w:p>
        </w:tc>
      </w:tr>
      <w:tr w:rsidR="00C00C89" w:rsidRPr="00742351" w14:paraId="5486837D"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39EF461D" w14:textId="77777777" w:rsidR="00C00C89" w:rsidRPr="00742351" w:rsidRDefault="00C00C8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2</w:t>
            </w:r>
          </w:p>
        </w:tc>
        <w:tc>
          <w:tcPr>
            <w:tcW w:w="567" w:type="dxa"/>
          </w:tcPr>
          <w:p w14:paraId="2B6199EF" w14:textId="77777777" w:rsidR="00C00C89" w:rsidRPr="00742351" w:rsidRDefault="00640894"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MU</w:t>
            </w:r>
          </w:p>
        </w:tc>
        <w:tc>
          <w:tcPr>
            <w:tcW w:w="1843" w:type="dxa"/>
            <w:noWrap/>
          </w:tcPr>
          <w:p w14:paraId="5A5B1FAB"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RadMeltFactor</w:t>
            </w:r>
          </w:p>
        </w:tc>
        <w:tc>
          <w:tcPr>
            <w:tcW w:w="851" w:type="dxa"/>
          </w:tcPr>
          <w:p w14:paraId="74DAC5A6" w14:textId="77777777" w:rsidR="00C00C89" w:rsidRPr="00742351" w:rsidRDefault="00B1432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color w:val="000000"/>
                <w:sz w:val="18"/>
                <w:szCs w:val="18"/>
                <w:lang w:eastAsia="fi-FI"/>
              </w:rPr>
              <w:t>0.0016</w:t>
            </w:r>
          </w:p>
        </w:tc>
        <w:tc>
          <w:tcPr>
            <w:tcW w:w="6203" w:type="dxa"/>
          </w:tcPr>
          <w:p w14:paraId="07DD6C0A"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color w:val="000000"/>
                <w:sz w:val="18"/>
                <w:szCs w:val="18"/>
                <w:lang w:eastAsia="fi-FI"/>
              </w:rPr>
              <w:t>Hourly radiation melt factor of snow</w:t>
            </w:r>
            <w:r w:rsidR="004F7B3D" w:rsidRPr="00742351">
              <w:rPr>
                <w:rFonts w:eastAsia="Times New Roman" w:cs="Times New Roman"/>
                <w:color w:val="000000"/>
                <w:sz w:val="18"/>
                <w:szCs w:val="18"/>
                <w:lang w:eastAsia="fi-FI"/>
              </w:rPr>
              <w:t xml:space="preserve"> [mm W</w:t>
            </w:r>
            <w:r w:rsidR="004F7B3D" w:rsidRPr="00742351">
              <w:rPr>
                <w:rFonts w:eastAsia="Times New Roman" w:cs="Times New Roman"/>
                <w:color w:val="000000"/>
                <w:sz w:val="18"/>
                <w:szCs w:val="18"/>
                <w:vertAlign w:val="superscript"/>
                <w:lang w:eastAsia="fi-FI"/>
              </w:rPr>
              <w:t>-1</w:t>
            </w:r>
            <w:r w:rsidR="004F7B3D" w:rsidRPr="00742351">
              <w:rPr>
                <w:rFonts w:eastAsia="Times New Roman" w:cs="Times New Roman"/>
                <w:color w:val="000000"/>
                <w:sz w:val="18"/>
                <w:szCs w:val="18"/>
                <w:lang w:eastAsia="fi-FI"/>
              </w:rPr>
              <w:t xml:space="preserve"> h</w:t>
            </w:r>
            <w:r w:rsidR="004F7B3D" w:rsidRPr="00742351">
              <w:rPr>
                <w:rFonts w:eastAsia="Times New Roman" w:cs="Times New Roman"/>
                <w:color w:val="000000"/>
                <w:sz w:val="18"/>
                <w:szCs w:val="18"/>
                <w:vertAlign w:val="superscript"/>
                <w:lang w:eastAsia="fi-FI"/>
              </w:rPr>
              <w:t>-1</w:t>
            </w:r>
            <w:r w:rsidR="004F7B3D" w:rsidRPr="00742351">
              <w:rPr>
                <w:rFonts w:eastAsia="Times New Roman" w:cs="Times New Roman"/>
                <w:color w:val="000000"/>
                <w:sz w:val="18"/>
                <w:szCs w:val="18"/>
                <w:lang w:eastAsia="fi-FI"/>
              </w:rPr>
              <w:t>]</w:t>
            </w:r>
          </w:p>
        </w:tc>
      </w:tr>
      <w:tr w:rsidR="00C00C89" w:rsidRPr="00742351" w14:paraId="76D2CBFD"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476F33AB" w14:textId="77777777" w:rsidR="00C00C89" w:rsidRPr="00742351" w:rsidRDefault="00C00C8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3</w:t>
            </w:r>
          </w:p>
        </w:tc>
        <w:tc>
          <w:tcPr>
            <w:tcW w:w="567" w:type="dxa"/>
          </w:tcPr>
          <w:p w14:paraId="101DF81F" w14:textId="77777777" w:rsidR="00C00C89" w:rsidRPr="00742351" w:rsidRDefault="00640894"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MU</w:t>
            </w:r>
          </w:p>
        </w:tc>
        <w:tc>
          <w:tcPr>
            <w:tcW w:w="1843" w:type="dxa"/>
            <w:noWrap/>
          </w:tcPr>
          <w:p w14:paraId="68C47E4C"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TempMeltFactor</w:t>
            </w:r>
          </w:p>
        </w:tc>
        <w:tc>
          <w:tcPr>
            <w:tcW w:w="851" w:type="dxa"/>
          </w:tcPr>
          <w:p w14:paraId="552E1CEC" w14:textId="77777777" w:rsidR="00C00C89" w:rsidRPr="00742351" w:rsidRDefault="00B1432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0.12</w:t>
            </w:r>
          </w:p>
        </w:tc>
        <w:tc>
          <w:tcPr>
            <w:tcW w:w="6203" w:type="dxa"/>
          </w:tcPr>
          <w:p w14:paraId="6518787A"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color w:val="000000"/>
                <w:sz w:val="18"/>
                <w:szCs w:val="18"/>
                <w:lang w:eastAsia="fi-FI"/>
              </w:rPr>
              <w:t>Hourly temperature melt factor of snow</w:t>
            </w:r>
            <w:r w:rsidR="004F7B3D" w:rsidRPr="00742351">
              <w:rPr>
                <w:rFonts w:eastAsia="Times New Roman" w:cs="Times New Roman"/>
                <w:color w:val="000000"/>
                <w:sz w:val="18"/>
                <w:szCs w:val="18"/>
                <w:lang w:eastAsia="fi-FI"/>
              </w:rPr>
              <w:t xml:space="preserve"> [mm </w:t>
            </w:r>
            <w:r w:rsidR="004F7B3D" w:rsidRPr="00742351">
              <w:rPr>
                <w:rFonts w:eastAsia="Times New Roman" w:cs="Times New Roman"/>
                <w:sz w:val="18"/>
                <w:szCs w:val="18"/>
                <w:lang w:val="en-GB" w:eastAsia="en-GB"/>
              </w:rPr>
              <w:t>°C</w:t>
            </w:r>
            <w:r w:rsidR="004F7B3D" w:rsidRPr="00742351">
              <w:rPr>
                <w:rFonts w:eastAsia="Times New Roman" w:cs="Times New Roman"/>
                <w:color w:val="000000"/>
                <w:sz w:val="18"/>
                <w:szCs w:val="18"/>
                <w:vertAlign w:val="superscript"/>
                <w:lang w:eastAsia="fi-FI"/>
              </w:rPr>
              <w:t xml:space="preserve"> -1</w:t>
            </w:r>
            <w:r w:rsidR="004F7B3D" w:rsidRPr="00742351">
              <w:rPr>
                <w:rFonts w:eastAsia="Times New Roman" w:cs="Times New Roman"/>
                <w:color w:val="000000"/>
                <w:sz w:val="18"/>
                <w:szCs w:val="18"/>
                <w:lang w:eastAsia="fi-FI"/>
              </w:rPr>
              <w:t xml:space="preserve"> h</w:t>
            </w:r>
            <w:r w:rsidR="004F7B3D" w:rsidRPr="00742351">
              <w:rPr>
                <w:rFonts w:eastAsia="Times New Roman" w:cs="Times New Roman"/>
                <w:color w:val="000000"/>
                <w:sz w:val="18"/>
                <w:szCs w:val="18"/>
                <w:vertAlign w:val="superscript"/>
                <w:lang w:eastAsia="fi-FI"/>
              </w:rPr>
              <w:t>-1</w:t>
            </w:r>
            <w:r w:rsidR="004F7B3D" w:rsidRPr="00742351">
              <w:rPr>
                <w:rFonts w:eastAsia="Times New Roman" w:cs="Times New Roman"/>
                <w:color w:val="000000"/>
                <w:sz w:val="18"/>
                <w:szCs w:val="18"/>
                <w:lang w:eastAsia="fi-FI"/>
              </w:rPr>
              <w:t>]</w:t>
            </w:r>
          </w:p>
        </w:tc>
      </w:tr>
      <w:tr w:rsidR="00C00C89" w:rsidRPr="00742351" w14:paraId="15577DE0"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0FE8A9CA"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lastRenderedPageBreak/>
              <w:t>4</w:t>
            </w:r>
          </w:p>
        </w:tc>
        <w:tc>
          <w:tcPr>
            <w:tcW w:w="567" w:type="dxa"/>
          </w:tcPr>
          <w:p w14:paraId="6BC66E0A" w14:textId="77777777" w:rsidR="00C00C89" w:rsidRPr="00742351" w:rsidRDefault="00640894"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MU</w:t>
            </w:r>
          </w:p>
        </w:tc>
        <w:tc>
          <w:tcPr>
            <w:tcW w:w="1843" w:type="dxa"/>
            <w:noWrap/>
          </w:tcPr>
          <w:p w14:paraId="367876A9"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AlbedoMin</w:t>
            </w:r>
          </w:p>
        </w:tc>
        <w:tc>
          <w:tcPr>
            <w:tcW w:w="851" w:type="dxa"/>
          </w:tcPr>
          <w:p w14:paraId="466D0324" w14:textId="77777777" w:rsidR="00C00C89" w:rsidRPr="00742351" w:rsidRDefault="00B1432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0-1</w:t>
            </w:r>
          </w:p>
        </w:tc>
        <w:tc>
          <w:tcPr>
            <w:tcW w:w="6203" w:type="dxa"/>
          </w:tcPr>
          <w:p w14:paraId="5F1E5C6F"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sidRPr="00742351">
              <w:rPr>
                <w:rFonts w:eastAsia="Times New Roman" w:cs="Times New Roman"/>
                <w:color w:val="000000"/>
                <w:sz w:val="18"/>
                <w:szCs w:val="18"/>
                <w:lang w:eastAsia="fi-FI"/>
              </w:rPr>
              <w:t>Minimum snow albedo [-]</w:t>
            </w:r>
          </w:p>
          <w:p w14:paraId="2ACCFECB" w14:textId="77777777" w:rsidR="00640894" w:rsidRPr="00742351" w:rsidRDefault="00640894"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sidRPr="00742351">
              <w:rPr>
                <w:rFonts w:eastAsia="Times New Roman" w:cs="Times New Roman"/>
                <w:color w:val="000000"/>
                <w:sz w:val="18"/>
                <w:szCs w:val="18"/>
                <w:lang w:eastAsia="fi-FI"/>
              </w:rPr>
              <w:t>e.g. 0.18, Järvi et al. (2014)</w:t>
            </w:r>
          </w:p>
        </w:tc>
      </w:tr>
      <w:tr w:rsidR="00C00C89" w:rsidRPr="00742351" w14:paraId="4A499DFC"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5884C2D4"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5</w:t>
            </w:r>
          </w:p>
        </w:tc>
        <w:tc>
          <w:tcPr>
            <w:tcW w:w="567" w:type="dxa"/>
          </w:tcPr>
          <w:p w14:paraId="783331A7" w14:textId="77777777" w:rsidR="00C00C89" w:rsidRPr="00742351" w:rsidRDefault="00640894"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MU</w:t>
            </w:r>
          </w:p>
        </w:tc>
        <w:tc>
          <w:tcPr>
            <w:tcW w:w="1843" w:type="dxa"/>
            <w:noWrap/>
          </w:tcPr>
          <w:p w14:paraId="5F04D06C"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AlbedoMax</w:t>
            </w:r>
          </w:p>
        </w:tc>
        <w:tc>
          <w:tcPr>
            <w:tcW w:w="851" w:type="dxa"/>
          </w:tcPr>
          <w:p w14:paraId="56BCA9B5" w14:textId="77777777" w:rsidR="00C00C89" w:rsidRPr="00742351" w:rsidRDefault="00B1432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0-1</w:t>
            </w:r>
          </w:p>
        </w:tc>
        <w:tc>
          <w:tcPr>
            <w:tcW w:w="6203" w:type="dxa"/>
          </w:tcPr>
          <w:p w14:paraId="1EC762DE"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sidRPr="00742351">
              <w:rPr>
                <w:rFonts w:eastAsia="Times New Roman" w:cs="Times New Roman"/>
                <w:color w:val="000000"/>
                <w:sz w:val="18"/>
                <w:szCs w:val="18"/>
                <w:lang w:eastAsia="fi-FI"/>
              </w:rPr>
              <w:t>Maximum snow albedo (fresh snow) [-]</w:t>
            </w:r>
          </w:p>
          <w:p w14:paraId="62289784" w14:textId="77777777" w:rsidR="00640894" w:rsidRPr="00742351" w:rsidRDefault="00640894"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sidRPr="00742351">
              <w:rPr>
                <w:rFonts w:eastAsia="Times New Roman" w:cs="Times New Roman"/>
                <w:color w:val="000000"/>
                <w:sz w:val="18"/>
                <w:szCs w:val="18"/>
                <w:lang w:eastAsia="fi-FI"/>
              </w:rPr>
              <w:t>e.g. 0.85, Järvi et al. (2014)</w:t>
            </w:r>
          </w:p>
        </w:tc>
      </w:tr>
      <w:tr w:rsidR="00C00C89" w:rsidRPr="00742351" w14:paraId="4F6E744F"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3EB021"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6</w:t>
            </w:r>
          </w:p>
        </w:tc>
        <w:tc>
          <w:tcPr>
            <w:tcW w:w="567" w:type="dxa"/>
          </w:tcPr>
          <w:p w14:paraId="50F7A4D3"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MU</w:t>
            </w:r>
          </w:p>
        </w:tc>
        <w:tc>
          <w:tcPr>
            <w:tcW w:w="1843" w:type="dxa"/>
            <w:noWrap/>
            <w:hideMark/>
          </w:tcPr>
          <w:p w14:paraId="477B0D64"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Albedo</w:t>
            </w:r>
          </w:p>
        </w:tc>
        <w:tc>
          <w:tcPr>
            <w:tcW w:w="851" w:type="dxa"/>
          </w:tcPr>
          <w:p w14:paraId="56BD8DE4"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0-1</w:t>
            </w:r>
          </w:p>
        </w:tc>
        <w:tc>
          <w:tcPr>
            <w:tcW w:w="6203" w:type="dxa"/>
          </w:tcPr>
          <w:p w14:paraId="40F9587E"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Albedo of this surface [-]</w:t>
            </w:r>
          </w:p>
          <w:p w14:paraId="38C4AC7F"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Effective surface albedo (</w:t>
            </w:r>
            <w:r w:rsidRPr="00742351">
              <w:rPr>
                <w:rFonts w:eastAsia="Times New Roman" w:cs="Times New Roman"/>
                <w:sz w:val="18"/>
                <w:szCs w:val="18"/>
                <w:lang w:val="en-US" w:eastAsia="en-GB"/>
              </w:rPr>
              <w:t>full leaf-on, middle of the day value</w:t>
            </w:r>
            <w:r w:rsidRPr="00742351">
              <w:rPr>
                <w:rFonts w:eastAsia="Times New Roman" w:cs="Times New Roman"/>
                <w:sz w:val="18"/>
                <w:szCs w:val="18"/>
                <w:lang w:val="en-GB" w:eastAsia="en-GB"/>
              </w:rPr>
              <w:t xml:space="preserve">). </w:t>
            </w:r>
          </w:p>
          <w:p w14:paraId="6C1A4BFE"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View factors should be taken into account.</w:t>
            </w:r>
          </w:p>
          <w:tbl>
            <w:tblPr>
              <w:tblStyle w:val="TableGrid"/>
              <w:tblW w:w="0" w:type="auto"/>
              <w:tblLook w:val="04A0" w:firstRow="1" w:lastRow="0" w:firstColumn="1" w:lastColumn="0" w:noHBand="0" w:noVBand="1"/>
            </w:tblPr>
            <w:tblGrid>
              <w:gridCol w:w="422"/>
              <w:gridCol w:w="1849"/>
            </w:tblGrid>
            <w:tr w:rsidR="00C00C89" w:rsidRPr="00742351" w14:paraId="21A4F090" w14:textId="77777777" w:rsidTr="00514E61">
              <w:tc>
                <w:tcPr>
                  <w:tcW w:w="0" w:type="auto"/>
                  <w:shd w:val="clear" w:color="auto" w:fill="C2D69B" w:themeFill="accent3" w:themeFillTint="99"/>
                </w:tcPr>
                <w:p w14:paraId="47E23088" w14:textId="77777777" w:rsidR="00C00C89" w:rsidRPr="00742351" w:rsidRDefault="00C00C89" w:rsidP="005F494A">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0.</w:t>
                  </w:r>
                  <w:r w:rsidR="00640894" w:rsidRPr="00742351">
                    <w:rPr>
                      <w:rFonts w:eastAsia="Times New Roman" w:cs="Times New Roman"/>
                      <w:sz w:val="18"/>
                      <w:szCs w:val="18"/>
                      <w:lang w:eastAsia="en-GB"/>
                    </w:rPr>
                    <w:t>5</w:t>
                  </w:r>
                </w:p>
              </w:tc>
              <w:tc>
                <w:tcPr>
                  <w:tcW w:w="0" w:type="auto"/>
                </w:tcPr>
                <w:p w14:paraId="4B6CA28E" w14:textId="77777777" w:rsidR="00C00C89" w:rsidRPr="00742351" w:rsidRDefault="00C00C89" w:rsidP="00640894">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w:t>
                  </w:r>
                  <w:r w:rsidR="00640894" w:rsidRPr="00742351">
                    <w:rPr>
                      <w:rFonts w:eastAsia="Times New Roman" w:cs="Times New Roman"/>
                      <w:sz w:val="18"/>
                      <w:szCs w:val="18"/>
                      <w:lang w:eastAsia="en-GB"/>
                    </w:rPr>
                    <w:t>Snow</w:t>
                  </w:r>
                  <w:r w:rsidRPr="00742351">
                    <w:rPr>
                      <w:rFonts w:eastAsia="Times New Roman" w:cs="Times New Roman"/>
                      <w:sz w:val="18"/>
                      <w:szCs w:val="18"/>
                      <w:lang w:eastAsia="en-GB"/>
                    </w:rPr>
                    <w:t xml:space="preserve">, </w:t>
                  </w:r>
                  <w:r w:rsidR="00640894" w:rsidRPr="00742351">
                    <w:rPr>
                      <w:rFonts w:eastAsia="Times New Roman" w:cs="Times New Roman"/>
                      <w:color w:val="000000"/>
                      <w:sz w:val="18"/>
                      <w:szCs w:val="18"/>
                      <w:lang w:eastAsia="fi-FI"/>
                    </w:rPr>
                    <w:t>Järvi et al. (2014)</w:t>
                  </w:r>
                </w:p>
              </w:tc>
            </w:tr>
          </w:tbl>
          <w:p w14:paraId="4FAD8905"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5D02E9" w:rsidRPr="00742351" w14:paraId="09E2A6BA"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B70DF54"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7</w:t>
            </w:r>
          </w:p>
        </w:tc>
        <w:tc>
          <w:tcPr>
            <w:tcW w:w="567" w:type="dxa"/>
          </w:tcPr>
          <w:p w14:paraId="1434712F"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MU</w:t>
            </w:r>
          </w:p>
        </w:tc>
        <w:tc>
          <w:tcPr>
            <w:tcW w:w="1843" w:type="dxa"/>
            <w:noWrap/>
            <w:hideMark/>
          </w:tcPr>
          <w:p w14:paraId="3AE6DF7B"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Emissivity</w:t>
            </w:r>
          </w:p>
        </w:tc>
        <w:tc>
          <w:tcPr>
            <w:tcW w:w="851" w:type="dxa"/>
          </w:tcPr>
          <w:p w14:paraId="46184F7E"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0-1</w:t>
            </w:r>
          </w:p>
        </w:tc>
        <w:tc>
          <w:tcPr>
            <w:tcW w:w="6203" w:type="dxa"/>
          </w:tcPr>
          <w:p w14:paraId="2DAE7E80"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Emissivity of this surface [-]</w:t>
            </w:r>
          </w:p>
          <w:p w14:paraId="1A37B34B"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 xml:space="preserve">Effective surface emissivity. </w:t>
            </w:r>
          </w:p>
          <w:p w14:paraId="65E5FFF6"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 xml:space="preserve">View factors should be taken into account </w:t>
            </w:r>
          </w:p>
          <w:tbl>
            <w:tblPr>
              <w:tblStyle w:val="TableGrid"/>
              <w:tblW w:w="0" w:type="auto"/>
              <w:tblLook w:val="04A0" w:firstRow="1" w:lastRow="0" w:firstColumn="1" w:lastColumn="0" w:noHBand="0" w:noVBand="1"/>
            </w:tblPr>
            <w:tblGrid>
              <w:gridCol w:w="504"/>
              <w:gridCol w:w="1849"/>
            </w:tblGrid>
            <w:tr w:rsidR="00C00C89" w:rsidRPr="00742351" w14:paraId="41791085" w14:textId="77777777" w:rsidTr="00514E61">
              <w:tc>
                <w:tcPr>
                  <w:tcW w:w="0" w:type="auto"/>
                  <w:shd w:val="clear" w:color="auto" w:fill="C2D69B" w:themeFill="accent3" w:themeFillTint="99"/>
                </w:tcPr>
                <w:p w14:paraId="439977A7" w14:textId="77777777" w:rsidR="00C00C89" w:rsidRPr="00742351" w:rsidRDefault="00C00C89" w:rsidP="005F494A">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0.9</w:t>
                  </w:r>
                  <w:r w:rsidR="00640894" w:rsidRPr="00742351">
                    <w:rPr>
                      <w:rFonts w:eastAsia="Times New Roman" w:cs="Times New Roman"/>
                      <w:sz w:val="18"/>
                      <w:szCs w:val="18"/>
                      <w:lang w:eastAsia="en-GB"/>
                    </w:rPr>
                    <w:t>9</w:t>
                  </w:r>
                </w:p>
              </w:tc>
              <w:tc>
                <w:tcPr>
                  <w:tcW w:w="0" w:type="auto"/>
                </w:tcPr>
                <w:p w14:paraId="71902219" w14:textId="77777777" w:rsidR="00C00C89" w:rsidRPr="00742351" w:rsidRDefault="00C00C89" w:rsidP="00640894">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w:t>
                  </w:r>
                  <w:r w:rsidR="00640894" w:rsidRPr="00742351">
                    <w:rPr>
                      <w:rFonts w:eastAsia="Times New Roman" w:cs="Times New Roman"/>
                      <w:sz w:val="18"/>
                      <w:szCs w:val="18"/>
                      <w:lang w:eastAsia="en-GB"/>
                    </w:rPr>
                    <w:t>Snow</w:t>
                  </w:r>
                  <w:r w:rsidRPr="00742351">
                    <w:rPr>
                      <w:rFonts w:eastAsia="Times New Roman" w:cs="Times New Roman"/>
                      <w:sz w:val="18"/>
                      <w:szCs w:val="18"/>
                      <w:lang w:eastAsia="en-GB"/>
                    </w:rPr>
                    <w:t xml:space="preserve">, </w:t>
                  </w:r>
                  <w:r w:rsidR="00640894" w:rsidRPr="00742351">
                    <w:rPr>
                      <w:rFonts w:eastAsia="Times New Roman" w:cs="Times New Roman"/>
                      <w:color w:val="000000"/>
                      <w:sz w:val="18"/>
                      <w:szCs w:val="18"/>
                      <w:lang w:eastAsia="fi-FI"/>
                    </w:rPr>
                    <w:t>Järvi et al. (2014)</w:t>
                  </w:r>
                </w:p>
              </w:tc>
            </w:tr>
          </w:tbl>
          <w:p w14:paraId="5C7B8679"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C00C89" w:rsidRPr="00742351" w14:paraId="6AC31269"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722EE15"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8</w:t>
            </w:r>
          </w:p>
        </w:tc>
        <w:tc>
          <w:tcPr>
            <w:tcW w:w="567" w:type="dxa"/>
          </w:tcPr>
          <w:p w14:paraId="72148487"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MD</w:t>
            </w:r>
          </w:p>
        </w:tc>
        <w:tc>
          <w:tcPr>
            <w:tcW w:w="1843" w:type="dxa"/>
            <w:noWrap/>
            <w:hideMark/>
          </w:tcPr>
          <w:p w14:paraId="182D1446"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tau_a</w:t>
            </w:r>
          </w:p>
        </w:tc>
        <w:tc>
          <w:tcPr>
            <w:tcW w:w="851" w:type="dxa"/>
          </w:tcPr>
          <w:p w14:paraId="146F8432"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highlight w:val="yellow"/>
                <w:lang w:val="en-GB" w:eastAsia="en-GB"/>
              </w:rPr>
            </w:pPr>
          </w:p>
        </w:tc>
        <w:tc>
          <w:tcPr>
            <w:tcW w:w="6203" w:type="dxa"/>
          </w:tcPr>
          <w:p w14:paraId="152F1F93" w14:textId="77777777" w:rsidR="00C00C89" w:rsidRPr="00742351" w:rsidRDefault="00640894"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color w:val="000000"/>
                <w:sz w:val="18"/>
                <w:szCs w:val="18"/>
                <w:lang w:eastAsia="fi-FI"/>
              </w:rPr>
              <w:t>Time constant for snow albedo aging in cold snow</w:t>
            </w:r>
            <w:r w:rsidR="004F7B3D" w:rsidRPr="00742351">
              <w:rPr>
                <w:rFonts w:eastAsia="Times New Roman" w:cs="Times New Roman"/>
                <w:color w:val="000000"/>
                <w:sz w:val="18"/>
                <w:szCs w:val="18"/>
                <w:lang w:eastAsia="fi-FI"/>
              </w:rPr>
              <w:t xml:space="preserve"> [-]</w:t>
            </w:r>
          </w:p>
          <w:tbl>
            <w:tblPr>
              <w:tblStyle w:val="TableGrid"/>
              <w:tblW w:w="0" w:type="auto"/>
              <w:tblLook w:val="04A0" w:firstRow="1" w:lastRow="0" w:firstColumn="1" w:lastColumn="0" w:noHBand="0" w:noVBand="1"/>
            </w:tblPr>
            <w:tblGrid>
              <w:gridCol w:w="586"/>
              <w:gridCol w:w="1398"/>
            </w:tblGrid>
            <w:tr w:rsidR="00C00C89" w:rsidRPr="00742351" w14:paraId="4087B761" w14:textId="77777777" w:rsidTr="00514E61">
              <w:tc>
                <w:tcPr>
                  <w:tcW w:w="0" w:type="auto"/>
                  <w:shd w:val="clear" w:color="auto" w:fill="92CDDC" w:themeFill="accent5" w:themeFillTint="99"/>
                </w:tcPr>
                <w:p w14:paraId="4BDB00BA" w14:textId="77777777" w:rsidR="00C00C89" w:rsidRPr="00742351" w:rsidRDefault="004F7B3D" w:rsidP="005F494A">
                  <w:pPr>
                    <w:tabs>
                      <w:tab w:val="left" w:pos="142"/>
                      <w:tab w:val="left" w:pos="377"/>
                    </w:tabs>
                    <w:rPr>
                      <w:rFonts w:eastAsia="Times New Roman" w:cs="Times New Roman"/>
                      <w:sz w:val="18"/>
                      <w:szCs w:val="18"/>
                      <w:lang w:eastAsia="en-GB"/>
                    </w:rPr>
                  </w:pPr>
                  <w:r w:rsidRPr="00742351">
                    <w:rPr>
                      <w:rFonts w:eastAsia="Times New Roman" w:cs="Times New Roman"/>
                      <w:color w:val="000000"/>
                      <w:sz w:val="18"/>
                      <w:szCs w:val="18"/>
                      <w:lang w:eastAsia="fi-FI"/>
                    </w:rPr>
                    <w:t>0.018</w:t>
                  </w:r>
                </w:p>
              </w:tc>
              <w:tc>
                <w:tcPr>
                  <w:tcW w:w="0" w:type="auto"/>
                </w:tcPr>
                <w:p w14:paraId="2BB7AD7F" w14:textId="77777777" w:rsidR="00C00C89" w:rsidRPr="00742351" w:rsidRDefault="00C00C89" w:rsidP="004F7B3D">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w:t>
                  </w:r>
                  <w:r w:rsidR="004F7B3D" w:rsidRPr="00742351">
                    <w:rPr>
                      <w:rFonts w:eastAsia="Times New Roman" w:cs="Times New Roman"/>
                      <w:color w:val="000000"/>
                      <w:sz w:val="18"/>
                      <w:szCs w:val="18"/>
                      <w:lang w:eastAsia="fi-FI"/>
                    </w:rPr>
                    <w:t>Järvi et al. (2014)</w:t>
                  </w:r>
                </w:p>
              </w:tc>
            </w:tr>
          </w:tbl>
          <w:p w14:paraId="3192E0B3"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5D02E9" w:rsidRPr="00742351" w14:paraId="6FF7EDDC"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8A628C0"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9</w:t>
            </w:r>
          </w:p>
        </w:tc>
        <w:tc>
          <w:tcPr>
            <w:tcW w:w="567" w:type="dxa"/>
          </w:tcPr>
          <w:p w14:paraId="79762916"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MD</w:t>
            </w:r>
          </w:p>
        </w:tc>
        <w:tc>
          <w:tcPr>
            <w:tcW w:w="1843" w:type="dxa"/>
            <w:noWrap/>
            <w:hideMark/>
          </w:tcPr>
          <w:p w14:paraId="45131AF1"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tau_f</w:t>
            </w:r>
          </w:p>
        </w:tc>
        <w:tc>
          <w:tcPr>
            <w:tcW w:w="851" w:type="dxa"/>
          </w:tcPr>
          <w:p w14:paraId="08FD6366"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7BDAFD58" w14:textId="77777777" w:rsidR="00C00C89" w:rsidRPr="00742351" w:rsidRDefault="00640894"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742351">
              <w:rPr>
                <w:rFonts w:eastAsia="Times New Roman" w:cs="Times New Roman"/>
                <w:color w:val="000000"/>
                <w:sz w:val="18"/>
                <w:szCs w:val="18"/>
                <w:lang w:eastAsia="fi-FI"/>
              </w:rPr>
              <w:t>Time constant for snow albedo aging in melting snow</w:t>
            </w:r>
            <w:r w:rsidR="004F7B3D" w:rsidRPr="00742351">
              <w:rPr>
                <w:rFonts w:eastAsia="Times New Roman" w:cs="Times New Roman"/>
                <w:color w:val="000000"/>
                <w:sz w:val="18"/>
                <w:szCs w:val="18"/>
                <w:lang w:eastAsia="fi-FI"/>
              </w:rPr>
              <w:t xml:space="preserve"> [-]</w:t>
            </w:r>
          </w:p>
          <w:tbl>
            <w:tblPr>
              <w:tblStyle w:val="TableGrid"/>
              <w:tblW w:w="0" w:type="auto"/>
              <w:tblLook w:val="04A0" w:firstRow="1" w:lastRow="0" w:firstColumn="1" w:lastColumn="0" w:noHBand="0" w:noVBand="1"/>
            </w:tblPr>
            <w:tblGrid>
              <w:gridCol w:w="504"/>
              <w:gridCol w:w="1398"/>
            </w:tblGrid>
            <w:tr w:rsidR="00C00C89" w:rsidRPr="00742351" w14:paraId="18DE27B1" w14:textId="77777777" w:rsidTr="00514E61">
              <w:tc>
                <w:tcPr>
                  <w:tcW w:w="0" w:type="auto"/>
                  <w:shd w:val="clear" w:color="auto" w:fill="92CDDC" w:themeFill="accent5" w:themeFillTint="99"/>
                </w:tcPr>
                <w:p w14:paraId="1B360924" w14:textId="77777777" w:rsidR="00C00C89" w:rsidRPr="00742351" w:rsidRDefault="00C00C89" w:rsidP="005F494A">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0.</w:t>
                  </w:r>
                  <w:r w:rsidR="004F7B3D" w:rsidRPr="00742351">
                    <w:rPr>
                      <w:rFonts w:eastAsia="Times New Roman" w:cs="Times New Roman"/>
                      <w:sz w:val="18"/>
                      <w:szCs w:val="18"/>
                      <w:lang w:eastAsia="en-GB"/>
                    </w:rPr>
                    <w:t>11</w:t>
                  </w:r>
                </w:p>
              </w:tc>
              <w:tc>
                <w:tcPr>
                  <w:tcW w:w="0" w:type="auto"/>
                </w:tcPr>
                <w:p w14:paraId="03095A69" w14:textId="77777777" w:rsidR="00C00C89" w:rsidRPr="00742351" w:rsidRDefault="004F7B3D" w:rsidP="005F494A">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w:t>
                  </w:r>
                  <w:r w:rsidRPr="00742351">
                    <w:rPr>
                      <w:rFonts w:eastAsia="Times New Roman" w:cs="Times New Roman"/>
                      <w:color w:val="000000"/>
                      <w:sz w:val="18"/>
                      <w:szCs w:val="18"/>
                      <w:lang w:eastAsia="fi-FI"/>
                    </w:rPr>
                    <w:t>Järvi et al. (2014)</w:t>
                  </w:r>
                </w:p>
              </w:tc>
            </w:tr>
          </w:tbl>
          <w:p w14:paraId="1DA577F7"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C00C89" w:rsidRPr="00742351" w14:paraId="3EAA3677"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156CF46E"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10</w:t>
            </w:r>
          </w:p>
        </w:tc>
        <w:tc>
          <w:tcPr>
            <w:tcW w:w="567" w:type="dxa"/>
          </w:tcPr>
          <w:p w14:paraId="0FE9DBD5" w14:textId="77777777" w:rsidR="00C00C89" w:rsidRPr="00742351" w:rsidRDefault="004F7B3D"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MD</w:t>
            </w:r>
          </w:p>
        </w:tc>
        <w:tc>
          <w:tcPr>
            <w:tcW w:w="1843" w:type="dxa"/>
            <w:noWrap/>
          </w:tcPr>
          <w:p w14:paraId="19A332E1"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color w:val="000000"/>
                <w:sz w:val="18"/>
                <w:szCs w:val="18"/>
                <w:lang w:eastAsia="fi-FI"/>
              </w:rPr>
              <w:t>PrecipiLimAlb</w:t>
            </w:r>
          </w:p>
        </w:tc>
        <w:tc>
          <w:tcPr>
            <w:tcW w:w="851" w:type="dxa"/>
          </w:tcPr>
          <w:p w14:paraId="24E39391" w14:textId="77777777" w:rsidR="00C00C89" w:rsidRPr="00742351" w:rsidRDefault="00640894"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2</w:t>
            </w:r>
          </w:p>
        </w:tc>
        <w:tc>
          <w:tcPr>
            <w:tcW w:w="6203" w:type="dxa"/>
          </w:tcPr>
          <w:p w14:paraId="49A0F37F" w14:textId="7C7DFAA0" w:rsidR="00C00C89" w:rsidRPr="00742351" w:rsidRDefault="00640894" w:rsidP="00286BC3">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color w:val="000000"/>
                <w:sz w:val="18"/>
                <w:szCs w:val="18"/>
                <w:lang w:eastAsia="fi-FI"/>
              </w:rPr>
              <w:t xml:space="preserve">Limit for hourly precipitation when </w:t>
            </w:r>
            <w:r w:rsidR="00286BC3">
              <w:rPr>
                <w:rFonts w:eastAsia="Times New Roman" w:cs="Times New Roman"/>
                <w:color w:val="000000"/>
                <w:sz w:val="18"/>
                <w:szCs w:val="18"/>
                <w:lang w:eastAsia="fi-FI"/>
              </w:rPr>
              <w:t xml:space="preserve">the ground is fully covered with snow. Then </w:t>
            </w:r>
            <w:r w:rsidRPr="00742351">
              <w:rPr>
                <w:rFonts w:eastAsia="Times New Roman" w:cs="Times New Roman"/>
                <w:color w:val="000000"/>
                <w:sz w:val="18"/>
                <w:szCs w:val="18"/>
                <w:lang w:eastAsia="fi-FI"/>
              </w:rPr>
              <w:t>snow albedo is reset to AlbedoMax</w:t>
            </w:r>
            <w:r w:rsidR="00C00C89" w:rsidRPr="00742351">
              <w:rPr>
                <w:rFonts w:eastAsia="Times New Roman" w:cs="Times New Roman"/>
                <w:sz w:val="18"/>
                <w:szCs w:val="18"/>
                <w:lang w:val="en-GB" w:eastAsia="en-GB"/>
              </w:rPr>
              <w:t xml:space="preserve"> [mm]</w:t>
            </w:r>
          </w:p>
        </w:tc>
      </w:tr>
      <w:tr w:rsidR="005D02E9" w:rsidRPr="00742351" w14:paraId="1835449D"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2F83937"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11</w:t>
            </w:r>
          </w:p>
        </w:tc>
        <w:tc>
          <w:tcPr>
            <w:tcW w:w="567" w:type="dxa"/>
          </w:tcPr>
          <w:p w14:paraId="27B7BF7C"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MD</w:t>
            </w:r>
          </w:p>
        </w:tc>
        <w:tc>
          <w:tcPr>
            <w:tcW w:w="1843" w:type="dxa"/>
            <w:noWrap/>
            <w:hideMark/>
          </w:tcPr>
          <w:p w14:paraId="4F39BCFB"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i/>
                <w:color w:val="000000"/>
                <w:sz w:val="18"/>
                <w:szCs w:val="18"/>
                <w:lang w:eastAsia="fi-FI"/>
              </w:rPr>
              <w:t>snowDensMin</w:t>
            </w:r>
          </w:p>
        </w:tc>
        <w:tc>
          <w:tcPr>
            <w:tcW w:w="851" w:type="dxa"/>
          </w:tcPr>
          <w:p w14:paraId="7513C737" w14:textId="77777777" w:rsidR="00C00C89" w:rsidRPr="00742351" w:rsidRDefault="004F7B3D"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100</w:t>
            </w:r>
          </w:p>
        </w:tc>
        <w:tc>
          <w:tcPr>
            <w:tcW w:w="6203" w:type="dxa"/>
          </w:tcPr>
          <w:p w14:paraId="12CE879D" w14:textId="77777777" w:rsidR="00C00C89" w:rsidRPr="00742351" w:rsidRDefault="004F7B3D"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Fresh snow density [kg m</w:t>
            </w:r>
            <w:r w:rsidRPr="00742351">
              <w:rPr>
                <w:rFonts w:eastAsia="Times New Roman" w:cs="Times New Roman"/>
                <w:sz w:val="18"/>
                <w:szCs w:val="18"/>
                <w:vertAlign w:val="superscript"/>
                <w:lang w:val="en-GB" w:eastAsia="en-GB"/>
              </w:rPr>
              <w:t>-3</w:t>
            </w:r>
            <w:r w:rsidRPr="00742351">
              <w:rPr>
                <w:rFonts w:eastAsia="Times New Roman" w:cs="Times New Roman"/>
                <w:sz w:val="18"/>
                <w:szCs w:val="18"/>
                <w:lang w:val="en-GB" w:eastAsia="en-GB"/>
              </w:rPr>
              <w:t>]</w:t>
            </w:r>
          </w:p>
        </w:tc>
      </w:tr>
      <w:tr w:rsidR="00C00C89" w:rsidRPr="00742351" w14:paraId="0D974030"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E9605D0"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12</w:t>
            </w:r>
          </w:p>
        </w:tc>
        <w:tc>
          <w:tcPr>
            <w:tcW w:w="567" w:type="dxa"/>
          </w:tcPr>
          <w:p w14:paraId="6C69E10A"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MD</w:t>
            </w:r>
          </w:p>
        </w:tc>
        <w:tc>
          <w:tcPr>
            <w:tcW w:w="1843" w:type="dxa"/>
            <w:noWrap/>
            <w:hideMark/>
          </w:tcPr>
          <w:p w14:paraId="34EB2CBA"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i/>
                <w:color w:val="000000"/>
                <w:sz w:val="18"/>
                <w:szCs w:val="18"/>
                <w:lang w:eastAsia="fi-FI"/>
              </w:rPr>
              <w:t>snowDensMax</w:t>
            </w:r>
          </w:p>
        </w:tc>
        <w:tc>
          <w:tcPr>
            <w:tcW w:w="851" w:type="dxa"/>
          </w:tcPr>
          <w:p w14:paraId="3D1FAB38" w14:textId="77777777" w:rsidR="00C00C89" w:rsidRPr="00742351" w:rsidRDefault="004F7B3D"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400</w:t>
            </w:r>
          </w:p>
        </w:tc>
        <w:tc>
          <w:tcPr>
            <w:tcW w:w="6203" w:type="dxa"/>
          </w:tcPr>
          <w:p w14:paraId="02F86069" w14:textId="77777777" w:rsidR="00C00C89" w:rsidRPr="00742351" w:rsidRDefault="004F7B3D" w:rsidP="004F7B3D">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Maximum snow density [kg m</w:t>
            </w:r>
            <w:r w:rsidRPr="00742351">
              <w:rPr>
                <w:rFonts w:eastAsia="Times New Roman" w:cs="Times New Roman"/>
                <w:sz w:val="18"/>
                <w:szCs w:val="18"/>
                <w:vertAlign w:val="superscript"/>
                <w:lang w:val="en-GB" w:eastAsia="en-GB"/>
              </w:rPr>
              <w:t>-3</w:t>
            </w:r>
            <w:r w:rsidRPr="00742351">
              <w:rPr>
                <w:rFonts w:eastAsia="Times New Roman" w:cs="Times New Roman"/>
                <w:sz w:val="18"/>
                <w:szCs w:val="18"/>
                <w:lang w:val="en-GB" w:eastAsia="en-GB"/>
              </w:rPr>
              <w:t>]</w:t>
            </w:r>
          </w:p>
        </w:tc>
      </w:tr>
      <w:tr w:rsidR="005D02E9" w:rsidRPr="00742351" w14:paraId="3CFBCE97"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E863313"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13</w:t>
            </w:r>
          </w:p>
        </w:tc>
        <w:tc>
          <w:tcPr>
            <w:tcW w:w="567" w:type="dxa"/>
          </w:tcPr>
          <w:p w14:paraId="7D62553D"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MD</w:t>
            </w:r>
          </w:p>
        </w:tc>
        <w:tc>
          <w:tcPr>
            <w:tcW w:w="1843" w:type="dxa"/>
            <w:noWrap/>
            <w:hideMark/>
          </w:tcPr>
          <w:p w14:paraId="406CF062"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tau_r</w:t>
            </w:r>
          </w:p>
        </w:tc>
        <w:tc>
          <w:tcPr>
            <w:tcW w:w="851" w:type="dxa"/>
          </w:tcPr>
          <w:p w14:paraId="2E4EB6BF"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1CC57A61" w14:textId="77777777" w:rsidR="00C00C89" w:rsidRPr="00742351" w:rsidRDefault="004F7B3D" w:rsidP="004F7B3D">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Time constant for snow density ageing [-]</w:t>
            </w:r>
          </w:p>
          <w:tbl>
            <w:tblPr>
              <w:tblStyle w:val="TableGrid"/>
              <w:tblW w:w="0" w:type="auto"/>
              <w:tblLook w:val="04A0" w:firstRow="1" w:lastRow="0" w:firstColumn="1" w:lastColumn="0" w:noHBand="0" w:noVBand="1"/>
            </w:tblPr>
            <w:tblGrid>
              <w:gridCol w:w="586"/>
              <w:gridCol w:w="1398"/>
            </w:tblGrid>
            <w:tr w:rsidR="004F7B3D" w:rsidRPr="00742351" w14:paraId="2B37E1AB" w14:textId="77777777" w:rsidTr="00514E61">
              <w:tc>
                <w:tcPr>
                  <w:tcW w:w="0" w:type="auto"/>
                  <w:shd w:val="clear" w:color="auto" w:fill="92CDDC" w:themeFill="accent5" w:themeFillTint="99"/>
                </w:tcPr>
                <w:p w14:paraId="5EF4AF88" w14:textId="77777777" w:rsidR="004F7B3D" w:rsidRPr="00742351" w:rsidRDefault="004F7B3D" w:rsidP="004F7B3D">
                  <w:pPr>
                    <w:tabs>
                      <w:tab w:val="left" w:pos="142"/>
                      <w:tab w:val="left" w:pos="377"/>
                    </w:tabs>
                    <w:rPr>
                      <w:rFonts w:eastAsia="Times New Roman" w:cs="Times New Roman"/>
                      <w:sz w:val="18"/>
                      <w:szCs w:val="18"/>
                      <w:lang w:eastAsia="en-GB"/>
                    </w:rPr>
                  </w:pPr>
                  <w:r w:rsidRPr="00742351">
                    <w:rPr>
                      <w:rFonts w:eastAsia="Times New Roman" w:cs="Times New Roman"/>
                      <w:color w:val="000000"/>
                      <w:sz w:val="18"/>
                      <w:szCs w:val="18"/>
                      <w:lang w:eastAsia="fi-FI"/>
                    </w:rPr>
                    <w:t>0.043</w:t>
                  </w:r>
                </w:p>
              </w:tc>
              <w:tc>
                <w:tcPr>
                  <w:tcW w:w="0" w:type="auto"/>
                </w:tcPr>
                <w:p w14:paraId="6BFEDB81" w14:textId="77777777" w:rsidR="004F7B3D" w:rsidRPr="00742351" w:rsidRDefault="004F7B3D" w:rsidP="00833A13">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w:t>
                  </w:r>
                  <w:r w:rsidRPr="00742351">
                    <w:rPr>
                      <w:rFonts w:eastAsia="Times New Roman" w:cs="Times New Roman"/>
                      <w:color w:val="000000"/>
                      <w:sz w:val="18"/>
                      <w:szCs w:val="18"/>
                      <w:lang w:eastAsia="fi-FI"/>
                    </w:rPr>
                    <w:t>Järvi et al. (2014)</w:t>
                  </w:r>
                </w:p>
              </w:tc>
            </w:tr>
          </w:tbl>
          <w:p w14:paraId="19D93610" w14:textId="77777777" w:rsidR="004F7B3D" w:rsidRPr="00742351" w:rsidRDefault="004F7B3D" w:rsidP="004F7B3D">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5D02E9" w:rsidRPr="00742351" w14:paraId="282DD72D"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23315B56" w14:textId="77777777" w:rsidR="005D02E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14</w:t>
            </w:r>
          </w:p>
        </w:tc>
        <w:tc>
          <w:tcPr>
            <w:tcW w:w="567" w:type="dxa"/>
          </w:tcPr>
          <w:p w14:paraId="3789BBF9" w14:textId="77777777" w:rsidR="005D02E9" w:rsidRPr="00742351" w:rsidRDefault="004F7B3D"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MD</w:t>
            </w:r>
          </w:p>
        </w:tc>
        <w:tc>
          <w:tcPr>
            <w:tcW w:w="1843" w:type="dxa"/>
            <w:noWrap/>
          </w:tcPr>
          <w:p w14:paraId="39FD0F1B" w14:textId="77777777" w:rsidR="005D02E9" w:rsidRPr="00742351" w:rsidRDefault="005D02E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CRWMin</w:t>
            </w:r>
          </w:p>
        </w:tc>
        <w:tc>
          <w:tcPr>
            <w:tcW w:w="851" w:type="dxa"/>
          </w:tcPr>
          <w:p w14:paraId="3C395BDF" w14:textId="77777777" w:rsidR="005D02E9" w:rsidRPr="00742351" w:rsidRDefault="005D02E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7F864469" w14:textId="77777777" w:rsidR="005D02E9" w:rsidRPr="00742351" w:rsidRDefault="004F7B3D"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sidRPr="00742351">
              <w:rPr>
                <w:rFonts w:eastAsia="Times New Roman" w:cs="Times New Roman"/>
                <w:color w:val="000000"/>
                <w:sz w:val="18"/>
                <w:szCs w:val="18"/>
                <w:lang w:eastAsia="fi-FI"/>
              </w:rPr>
              <w:t>Minimum water holding capacity of snow [mm]</w:t>
            </w:r>
          </w:p>
          <w:tbl>
            <w:tblPr>
              <w:tblStyle w:val="TableGrid"/>
              <w:tblW w:w="0" w:type="auto"/>
              <w:tblLook w:val="04A0" w:firstRow="1" w:lastRow="0" w:firstColumn="1" w:lastColumn="0" w:noHBand="0" w:noVBand="1"/>
            </w:tblPr>
            <w:tblGrid>
              <w:gridCol w:w="504"/>
              <w:gridCol w:w="1398"/>
            </w:tblGrid>
            <w:tr w:rsidR="004F7B3D" w:rsidRPr="00742351" w14:paraId="7294A516" w14:textId="77777777" w:rsidTr="00514E61">
              <w:tc>
                <w:tcPr>
                  <w:tcW w:w="0" w:type="auto"/>
                  <w:shd w:val="clear" w:color="auto" w:fill="92CDDC" w:themeFill="accent5" w:themeFillTint="99"/>
                </w:tcPr>
                <w:p w14:paraId="5CFB7E82" w14:textId="77777777" w:rsidR="004F7B3D" w:rsidRPr="00742351" w:rsidRDefault="004F7B3D" w:rsidP="00833A13">
                  <w:pPr>
                    <w:tabs>
                      <w:tab w:val="left" w:pos="142"/>
                      <w:tab w:val="left" w:pos="377"/>
                    </w:tabs>
                    <w:rPr>
                      <w:rFonts w:eastAsia="Times New Roman" w:cs="Times New Roman"/>
                      <w:sz w:val="18"/>
                      <w:szCs w:val="18"/>
                      <w:lang w:eastAsia="en-GB"/>
                    </w:rPr>
                  </w:pPr>
                  <w:r w:rsidRPr="00742351">
                    <w:rPr>
                      <w:rFonts w:eastAsia="Times New Roman" w:cs="Times New Roman"/>
                      <w:color w:val="000000"/>
                      <w:sz w:val="18"/>
                      <w:szCs w:val="18"/>
                      <w:lang w:eastAsia="fi-FI"/>
                    </w:rPr>
                    <w:t>0.05</w:t>
                  </w:r>
                </w:p>
              </w:tc>
              <w:tc>
                <w:tcPr>
                  <w:tcW w:w="0" w:type="auto"/>
                </w:tcPr>
                <w:p w14:paraId="37311F90" w14:textId="77777777" w:rsidR="004F7B3D" w:rsidRPr="00742351" w:rsidRDefault="004F7B3D" w:rsidP="00833A13">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w:t>
                  </w:r>
                  <w:r w:rsidRPr="00742351">
                    <w:rPr>
                      <w:rFonts w:eastAsia="Times New Roman" w:cs="Times New Roman"/>
                      <w:color w:val="000000"/>
                      <w:sz w:val="18"/>
                      <w:szCs w:val="18"/>
                      <w:lang w:eastAsia="fi-FI"/>
                    </w:rPr>
                    <w:t>Järvi et al. (2014)</w:t>
                  </w:r>
                </w:p>
              </w:tc>
            </w:tr>
          </w:tbl>
          <w:p w14:paraId="4B8E2BA9" w14:textId="77777777" w:rsidR="004F7B3D" w:rsidRPr="00742351" w:rsidRDefault="004F7B3D"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5D02E9" w:rsidRPr="00742351" w14:paraId="0CBC626A"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01A49897" w14:textId="77777777" w:rsidR="005D02E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15</w:t>
            </w:r>
          </w:p>
        </w:tc>
        <w:tc>
          <w:tcPr>
            <w:tcW w:w="567" w:type="dxa"/>
          </w:tcPr>
          <w:p w14:paraId="227E9806" w14:textId="77777777" w:rsidR="005D02E9" w:rsidRPr="00742351" w:rsidRDefault="004F7B3D"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MD</w:t>
            </w:r>
          </w:p>
        </w:tc>
        <w:tc>
          <w:tcPr>
            <w:tcW w:w="1843" w:type="dxa"/>
            <w:noWrap/>
          </w:tcPr>
          <w:p w14:paraId="6D9AD660" w14:textId="77777777" w:rsidR="005D02E9" w:rsidRPr="00742351" w:rsidRDefault="005D02E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CRWMax</w:t>
            </w:r>
          </w:p>
        </w:tc>
        <w:tc>
          <w:tcPr>
            <w:tcW w:w="851" w:type="dxa"/>
          </w:tcPr>
          <w:p w14:paraId="681F0F0E" w14:textId="77777777" w:rsidR="005D02E9" w:rsidRPr="00742351" w:rsidRDefault="005D02E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0A917D28" w14:textId="77777777" w:rsidR="004F7B3D" w:rsidRPr="00742351" w:rsidRDefault="004F7B3D" w:rsidP="004F7B3D">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sidRPr="00742351">
              <w:rPr>
                <w:rFonts w:eastAsia="Times New Roman" w:cs="Times New Roman"/>
                <w:color w:val="000000"/>
                <w:sz w:val="18"/>
                <w:szCs w:val="18"/>
                <w:lang w:eastAsia="fi-FI"/>
              </w:rPr>
              <w:t>Maximum water holding capacity of snow [mm]</w:t>
            </w:r>
          </w:p>
          <w:tbl>
            <w:tblPr>
              <w:tblStyle w:val="TableGrid"/>
              <w:tblW w:w="0" w:type="auto"/>
              <w:tblLook w:val="04A0" w:firstRow="1" w:lastRow="0" w:firstColumn="1" w:lastColumn="0" w:noHBand="0" w:noVBand="1"/>
            </w:tblPr>
            <w:tblGrid>
              <w:gridCol w:w="504"/>
              <w:gridCol w:w="1398"/>
            </w:tblGrid>
            <w:tr w:rsidR="004F7B3D" w:rsidRPr="00742351" w14:paraId="3F658016" w14:textId="77777777" w:rsidTr="00514E61">
              <w:tc>
                <w:tcPr>
                  <w:tcW w:w="0" w:type="auto"/>
                  <w:shd w:val="clear" w:color="auto" w:fill="92CDDC" w:themeFill="accent5" w:themeFillTint="99"/>
                </w:tcPr>
                <w:p w14:paraId="0A7B1EAF" w14:textId="77777777" w:rsidR="004F7B3D" w:rsidRPr="00742351" w:rsidRDefault="004F7B3D" w:rsidP="00833A13">
                  <w:pPr>
                    <w:tabs>
                      <w:tab w:val="left" w:pos="142"/>
                      <w:tab w:val="left" w:pos="377"/>
                    </w:tabs>
                    <w:rPr>
                      <w:rFonts w:eastAsia="Times New Roman" w:cs="Times New Roman"/>
                      <w:sz w:val="18"/>
                      <w:szCs w:val="18"/>
                      <w:lang w:eastAsia="en-GB"/>
                    </w:rPr>
                  </w:pPr>
                  <w:r w:rsidRPr="00742351">
                    <w:rPr>
                      <w:rFonts w:eastAsia="Times New Roman" w:cs="Times New Roman"/>
                      <w:color w:val="000000"/>
                      <w:sz w:val="18"/>
                      <w:szCs w:val="18"/>
                      <w:lang w:eastAsia="fi-FI"/>
                    </w:rPr>
                    <w:t>0.20</w:t>
                  </w:r>
                </w:p>
              </w:tc>
              <w:tc>
                <w:tcPr>
                  <w:tcW w:w="0" w:type="auto"/>
                </w:tcPr>
                <w:p w14:paraId="3054C710" w14:textId="77777777" w:rsidR="004F7B3D" w:rsidRPr="00742351" w:rsidRDefault="004F7B3D" w:rsidP="00833A13">
                  <w:pPr>
                    <w:tabs>
                      <w:tab w:val="left" w:pos="142"/>
                      <w:tab w:val="left" w:pos="377"/>
                    </w:tabs>
                    <w:rPr>
                      <w:rFonts w:eastAsia="Times New Roman" w:cs="Times New Roman"/>
                      <w:sz w:val="18"/>
                      <w:szCs w:val="18"/>
                      <w:lang w:eastAsia="en-GB"/>
                    </w:rPr>
                  </w:pPr>
                  <w:r w:rsidRPr="00742351">
                    <w:rPr>
                      <w:rFonts w:eastAsia="Times New Roman" w:cs="Times New Roman"/>
                      <w:sz w:val="18"/>
                      <w:szCs w:val="18"/>
                      <w:lang w:eastAsia="en-GB"/>
                    </w:rPr>
                    <w:t>!</w:t>
                  </w:r>
                  <w:r w:rsidRPr="00742351">
                    <w:rPr>
                      <w:rFonts w:eastAsia="Times New Roman" w:cs="Times New Roman"/>
                      <w:color w:val="000000"/>
                      <w:sz w:val="18"/>
                      <w:szCs w:val="18"/>
                      <w:lang w:eastAsia="fi-FI"/>
                    </w:rPr>
                    <w:t>Järvi et al. (2014)</w:t>
                  </w:r>
                </w:p>
              </w:tc>
            </w:tr>
          </w:tbl>
          <w:p w14:paraId="33EFAC93" w14:textId="77777777" w:rsidR="005D02E9" w:rsidRPr="00742351" w:rsidRDefault="005D02E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5D02E9" w:rsidRPr="00742351" w14:paraId="7BC84DF4"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tcPr>
          <w:p w14:paraId="32183C46" w14:textId="77777777" w:rsidR="005D02E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16</w:t>
            </w:r>
          </w:p>
        </w:tc>
        <w:tc>
          <w:tcPr>
            <w:tcW w:w="567" w:type="dxa"/>
          </w:tcPr>
          <w:p w14:paraId="66CD1302" w14:textId="77777777" w:rsidR="005D02E9" w:rsidRPr="00742351" w:rsidRDefault="004F7B3D"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MD</w:t>
            </w:r>
          </w:p>
        </w:tc>
        <w:tc>
          <w:tcPr>
            <w:tcW w:w="1843" w:type="dxa"/>
            <w:noWrap/>
          </w:tcPr>
          <w:p w14:paraId="645F1BCD" w14:textId="77777777" w:rsidR="005D02E9" w:rsidRPr="00742351" w:rsidRDefault="005D02E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PrecipLimSnow</w:t>
            </w:r>
          </w:p>
        </w:tc>
        <w:tc>
          <w:tcPr>
            <w:tcW w:w="851" w:type="dxa"/>
          </w:tcPr>
          <w:p w14:paraId="2FBA6CC7" w14:textId="77777777" w:rsidR="005D02E9" w:rsidRPr="00742351" w:rsidRDefault="004F7B3D"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2.2</w:t>
            </w:r>
          </w:p>
        </w:tc>
        <w:tc>
          <w:tcPr>
            <w:tcW w:w="6203" w:type="dxa"/>
          </w:tcPr>
          <w:p w14:paraId="1DEBD7F3" w14:textId="12478B2D" w:rsidR="005D02E9" w:rsidRPr="00742351" w:rsidRDefault="00286BC3" w:rsidP="00E15F68">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Temperature limit when p</w:t>
            </w:r>
            <w:r w:rsidR="004F7B3D" w:rsidRPr="00742351">
              <w:rPr>
                <w:rFonts w:eastAsia="Times New Roman" w:cs="Times New Roman"/>
                <w:sz w:val="18"/>
                <w:szCs w:val="18"/>
                <w:lang w:val="en-GB" w:eastAsia="en-GB"/>
              </w:rPr>
              <w:t xml:space="preserve">recipitation </w:t>
            </w:r>
            <w:r w:rsidR="00E15F68">
              <w:rPr>
                <w:rFonts w:eastAsia="Times New Roman" w:cs="Times New Roman"/>
                <w:sz w:val="18"/>
                <w:szCs w:val="18"/>
                <w:lang w:val="en-GB" w:eastAsia="en-GB"/>
              </w:rPr>
              <w:t xml:space="preserve">falls </w:t>
            </w:r>
            <w:r>
              <w:rPr>
                <w:rFonts w:eastAsia="Times New Roman" w:cs="Times New Roman"/>
                <w:sz w:val="18"/>
                <w:szCs w:val="18"/>
                <w:lang w:val="en-GB" w:eastAsia="en-GB"/>
              </w:rPr>
              <w:t>as snow</w:t>
            </w:r>
            <w:r w:rsidR="00E15F68">
              <w:rPr>
                <w:rFonts w:eastAsia="Times New Roman" w:cs="Times New Roman"/>
                <w:sz w:val="18"/>
                <w:szCs w:val="18"/>
                <w:lang w:val="en-GB" w:eastAsia="en-GB"/>
              </w:rPr>
              <w:t xml:space="preserve"> </w:t>
            </w:r>
            <w:r w:rsidR="004F7B3D" w:rsidRPr="00742351">
              <w:rPr>
                <w:rFonts w:eastAsia="Times New Roman" w:cs="Times New Roman"/>
                <w:sz w:val="18"/>
                <w:szCs w:val="18"/>
                <w:lang w:val="en-GB" w:eastAsia="en-GB"/>
              </w:rPr>
              <w:t>[</w:t>
            </w:r>
            <w:r w:rsidR="00E15F68">
              <w:rPr>
                <w:rFonts w:ascii="Times New Roman" w:eastAsia="Times New Roman" w:hAnsi="Times New Roman" w:cs="Times New Roman"/>
                <w:sz w:val="18"/>
                <w:szCs w:val="18"/>
                <w:lang w:val="en-GB" w:eastAsia="en-GB"/>
              </w:rPr>
              <w:t>°</w:t>
            </w:r>
            <w:r w:rsidR="00E15F68">
              <w:rPr>
                <w:rFonts w:eastAsia="Times New Roman" w:cs="Times New Roman"/>
                <w:sz w:val="18"/>
                <w:szCs w:val="18"/>
                <w:lang w:val="en-GB" w:eastAsia="en-GB"/>
              </w:rPr>
              <w:t>C</w:t>
            </w:r>
            <w:r w:rsidR="004F7B3D" w:rsidRPr="00742351">
              <w:rPr>
                <w:rFonts w:eastAsia="Times New Roman" w:cs="Times New Roman"/>
                <w:sz w:val="18"/>
                <w:szCs w:val="18"/>
                <w:lang w:val="en-GB" w:eastAsia="en-GB"/>
              </w:rPr>
              <w:t>]</w:t>
            </w:r>
            <w:r>
              <w:rPr>
                <w:rFonts w:eastAsia="Times New Roman" w:cs="Times New Roman"/>
                <w:sz w:val="18"/>
                <w:szCs w:val="18"/>
                <w:lang w:val="en-GB" w:eastAsia="en-GB"/>
              </w:rPr>
              <w:t xml:space="preserve"> !Auer 1974</w:t>
            </w:r>
          </w:p>
        </w:tc>
      </w:tr>
      <w:tr w:rsidR="005D02E9" w:rsidRPr="00742351" w14:paraId="3AB916BE"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E63912F"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17</w:t>
            </w:r>
          </w:p>
        </w:tc>
        <w:tc>
          <w:tcPr>
            <w:tcW w:w="567" w:type="dxa"/>
          </w:tcPr>
          <w:p w14:paraId="5CC5A88A"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L</w:t>
            </w:r>
          </w:p>
        </w:tc>
        <w:tc>
          <w:tcPr>
            <w:tcW w:w="1843" w:type="dxa"/>
            <w:noWrap/>
            <w:hideMark/>
          </w:tcPr>
          <w:p w14:paraId="25DFA8A0"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OHMCode_SummerWet</w:t>
            </w:r>
          </w:p>
        </w:tc>
        <w:tc>
          <w:tcPr>
            <w:tcW w:w="851" w:type="dxa"/>
          </w:tcPr>
          <w:p w14:paraId="1054CA95"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1FEC8268"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Code for OHM coefficients to use for this surface during wet conditions in summer.</w:t>
            </w:r>
          </w:p>
          <w:p w14:paraId="4F53A62C"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Links to SUEWS_OHMCoefficients.txt.</w:t>
            </w:r>
          </w:p>
          <w:p w14:paraId="571AD062" w14:textId="73B89AA1" w:rsidR="00C00C89" w:rsidRPr="00742351" w:rsidRDefault="00514E6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C00C89" w:rsidRPr="00742351">
              <w:rPr>
                <w:rFonts w:eastAsia="Times New Roman" w:cs="Times New Roman"/>
                <w:sz w:val="18"/>
                <w:szCs w:val="18"/>
                <w:lang w:val="en-GB" w:eastAsia="en-GB"/>
              </w:rPr>
              <w:t xml:space="preserve"> specified in column 1 of SUEWS_OHMCoefficients.txt.</w:t>
            </w:r>
          </w:p>
        </w:tc>
      </w:tr>
      <w:tr w:rsidR="00C00C89" w:rsidRPr="00742351" w14:paraId="2426ABA4"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9AA5A60"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18</w:t>
            </w:r>
          </w:p>
        </w:tc>
        <w:tc>
          <w:tcPr>
            <w:tcW w:w="567" w:type="dxa"/>
          </w:tcPr>
          <w:p w14:paraId="475A0F88"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L</w:t>
            </w:r>
          </w:p>
        </w:tc>
        <w:tc>
          <w:tcPr>
            <w:tcW w:w="1843" w:type="dxa"/>
            <w:noWrap/>
            <w:hideMark/>
          </w:tcPr>
          <w:p w14:paraId="6512BB81"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OHMCode_SummerDry</w:t>
            </w:r>
          </w:p>
        </w:tc>
        <w:tc>
          <w:tcPr>
            <w:tcW w:w="851" w:type="dxa"/>
          </w:tcPr>
          <w:p w14:paraId="1AB041AC"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76D415FC"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Code for OHM coefficients to use for this surface during dry conditions in summer.</w:t>
            </w:r>
          </w:p>
          <w:p w14:paraId="415C4EB8"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Links to SUEWS_OHMCoefficients.txt.</w:t>
            </w:r>
          </w:p>
          <w:p w14:paraId="0D44D186" w14:textId="022A0E8A" w:rsidR="00C00C89" w:rsidRPr="00742351" w:rsidRDefault="00514E6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C00C89" w:rsidRPr="00742351">
              <w:rPr>
                <w:rFonts w:eastAsia="Times New Roman" w:cs="Times New Roman"/>
                <w:sz w:val="18"/>
                <w:szCs w:val="18"/>
                <w:lang w:val="en-GB" w:eastAsia="en-GB"/>
              </w:rPr>
              <w:t xml:space="preserve"> specified in column 1 of SUEWS_OHMCoefficients.txt.</w:t>
            </w:r>
          </w:p>
        </w:tc>
      </w:tr>
      <w:tr w:rsidR="005D02E9" w:rsidRPr="00742351" w14:paraId="20DAF812" w14:textId="77777777" w:rsidTr="00514E6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A9381A0" w14:textId="77777777" w:rsidR="00C00C89" w:rsidRPr="00742351" w:rsidRDefault="00C00C8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1</w:t>
            </w:r>
            <w:r w:rsidR="005D02E9" w:rsidRPr="00742351">
              <w:rPr>
                <w:rFonts w:eastAsia="Times New Roman" w:cs="Times New Roman"/>
                <w:b w:val="0"/>
                <w:sz w:val="18"/>
                <w:szCs w:val="18"/>
                <w:lang w:val="en-GB" w:eastAsia="en-GB"/>
              </w:rPr>
              <w:t>9</w:t>
            </w:r>
          </w:p>
        </w:tc>
        <w:tc>
          <w:tcPr>
            <w:tcW w:w="567" w:type="dxa"/>
          </w:tcPr>
          <w:p w14:paraId="07E0C92B"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L</w:t>
            </w:r>
          </w:p>
        </w:tc>
        <w:tc>
          <w:tcPr>
            <w:tcW w:w="1843" w:type="dxa"/>
            <w:noWrap/>
            <w:hideMark/>
          </w:tcPr>
          <w:p w14:paraId="55923BC7"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OHMCode_WinterWet</w:t>
            </w:r>
          </w:p>
        </w:tc>
        <w:tc>
          <w:tcPr>
            <w:tcW w:w="851" w:type="dxa"/>
          </w:tcPr>
          <w:p w14:paraId="660C343B" w14:textId="77777777" w:rsidR="00C00C89" w:rsidRPr="00742351" w:rsidRDefault="00C00C89" w:rsidP="005F494A">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7D3CADB2"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Code for OHM coefficients to use for this surface during wet conditions in winter.</w:t>
            </w:r>
          </w:p>
          <w:p w14:paraId="1BE085F2" w14:textId="77777777" w:rsidR="00C00C89" w:rsidRPr="00742351" w:rsidRDefault="00C00C89"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Links to SUEWS_OHMCoefficients.txt.</w:t>
            </w:r>
          </w:p>
          <w:p w14:paraId="0F7F4732" w14:textId="1CBA8533" w:rsidR="00C00C89" w:rsidRPr="00742351" w:rsidRDefault="00514E61" w:rsidP="005F494A">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C00C89" w:rsidRPr="00742351">
              <w:rPr>
                <w:rFonts w:eastAsia="Times New Roman" w:cs="Times New Roman"/>
                <w:sz w:val="18"/>
                <w:szCs w:val="18"/>
                <w:lang w:val="en-GB" w:eastAsia="en-GB"/>
              </w:rPr>
              <w:t xml:space="preserve"> specified in column 1 of SUEWS_OHMCoefficients.txt.</w:t>
            </w:r>
          </w:p>
        </w:tc>
      </w:tr>
      <w:tr w:rsidR="00C00C89" w:rsidRPr="00742351" w14:paraId="3FCF45F9" w14:textId="77777777" w:rsidTr="00514E6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B6B9924" w14:textId="77777777" w:rsidR="00C00C89" w:rsidRPr="00742351" w:rsidRDefault="005D02E9" w:rsidP="005F494A">
            <w:pPr>
              <w:tabs>
                <w:tab w:val="left" w:pos="142"/>
                <w:tab w:val="left" w:pos="377"/>
              </w:tabs>
              <w:jc w:val="center"/>
              <w:rPr>
                <w:rFonts w:eastAsia="Times New Roman" w:cs="Times New Roman"/>
                <w:b w:val="0"/>
                <w:sz w:val="18"/>
                <w:szCs w:val="18"/>
                <w:lang w:val="en-GB" w:eastAsia="en-GB"/>
              </w:rPr>
            </w:pPr>
            <w:r w:rsidRPr="00742351">
              <w:rPr>
                <w:rFonts w:eastAsia="Times New Roman" w:cs="Times New Roman"/>
                <w:b w:val="0"/>
                <w:sz w:val="18"/>
                <w:szCs w:val="18"/>
                <w:lang w:val="en-GB" w:eastAsia="en-GB"/>
              </w:rPr>
              <w:t>20</w:t>
            </w:r>
          </w:p>
        </w:tc>
        <w:tc>
          <w:tcPr>
            <w:tcW w:w="567" w:type="dxa"/>
          </w:tcPr>
          <w:p w14:paraId="39DEC24F"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L</w:t>
            </w:r>
          </w:p>
        </w:tc>
        <w:tc>
          <w:tcPr>
            <w:tcW w:w="1843" w:type="dxa"/>
            <w:noWrap/>
            <w:hideMark/>
          </w:tcPr>
          <w:p w14:paraId="31D12E70"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OHMCode_WinterDry</w:t>
            </w:r>
          </w:p>
        </w:tc>
        <w:tc>
          <w:tcPr>
            <w:tcW w:w="851" w:type="dxa"/>
          </w:tcPr>
          <w:p w14:paraId="40EF3B14" w14:textId="77777777" w:rsidR="00C00C89" w:rsidRPr="00742351" w:rsidRDefault="00C00C89" w:rsidP="005F494A">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34BA578A"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Code for OHM coefficients to use for this surface during dry conditions in winter.</w:t>
            </w:r>
          </w:p>
          <w:p w14:paraId="6BBD2AD6" w14:textId="77777777" w:rsidR="00C00C89" w:rsidRPr="00742351" w:rsidRDefault="00C00C89"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42351">
              <w:rPr>
                <w:rFonts w:eastAsia="Times New Roman" w:cs="Times New Roman"/>
                <w:sz w:val="18"/>
                <w:szCs w:val="18"/>
                <w:lang w:val="en-GB" w:eastAsia="en-GB"/>
              </w:rPr>
              <w:t>Links to SUEWS_OHMCoefficients.txt.</w:t>
            </w:r>
          </w:p>
          <w:p w14:paraId="53214E8C" w14:textId="78DBA6B7" w:rsidR="00C00C89" w:rsidRPr="00742351" w:rsidRDefault="00514E61" w:rsidP="005F494A">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C00C89" w:rsidRPr="00742351">
              <w:rPr>
                <w:rFonts w:eastAsia="Times New Roman" w:cs="Times New Roman"/>
                <w:sz w:val="18"/>
                <w:szCs w:val="18"/>
                <w:lang w:val="en-GB" w:eastAsia="en-GB"/>
              </w:rPr>
              <w:t xml:space="preserve"> specified in column 1 of SUEWS_OHMCoefficients.txt.</w:t>
            </w:r>
          </w:p>
        </w:tc>
      </w:tr>
    </w:tbl>
    <w:p w14:paraId="0DBC37A1" w14:textId="77777777" w:rsidR="00545AEC" w:rsidRDefault="00545AEC" w:rsidP="004668AF">
      <w:pPr>
        <w:rPr>
          <w:lang w:val="en-US"/>
        </w:rPr>
      </w:pPr>
    </w:p>
    <w:p w14:paraId="08AECA9F" w14:textId="77777777" w:rsidR="00545AEC" w:rsidRDefault="00545AEC" w:rsidP="008A71CF">
      <w:pPr>
        <w:pStyle w:val="Heading3"/>
        <w:numPr>
          <w:ilvl w:val="2"/>
          <w:numId w:val="40"/>
        </w:numPr>
        <w:rPr>
          <w:b/>
          <w:lang w:val="en-US"/>
        </w:rPr>
      </w:pPr>
      <w:bookmarkStart w:id="58" w:name="_Toc414112036"/>
      <w:r w:rsidRPr="002372B4">
        <w:rPr>
          <w:b/>
          <w:lang w:val="en-US"/>
        </w:rPr>
        <w:t>SUEWS_Soil.txt</w:t>
      </w:r>
      <w:bookmarkEnd w:id="58"/>
    </w:p>
    <w:p w14:paraId="349FF2E7" w14:textId="77777777" w:rsidR="003731CD" w:rsidRDefault="00545AEC" w:rsidP="00545AEC">
      <w:pPr>
        <w:rPr>
          <w:lang w:val="en-US"/>
        </w:rPr>
      </w:pPr>
      <w:r>
        <w:rPr>
          <w:lang w:val="en-US"/>
        </w:rPr>
        <w:t xml:space="preserve">SUEWS_Soil.txt specifies the characteristics of the sub-surface soil below each of the non-water surface types (Paved, Bldgs, EveTr, DecTr, Grass, BSoil). The model does not have a soi store below the water surfaces. Note that these sub-surface soil stores are different to the bare soil/unmamnaged surface cover type. </w:t>
      </w:r>
      <w:r w:rsidR="003D5E03">
        <w:rPr>
          <w:lang w:val="en-US"/>
        </w:rPr>
        <w:t>Each of the non-water surface types need to link to soil characteristics specified here.</w:t>
      </w:r>
      <w:r w:rsidR="003731CD">
        <w:rPr>
          <w:lang w:val="en-US"/>
        </w:rPr>
        <w:t xml:space="preserve"> </w:t>
      </w:r>
      <w:r w:rsidR="007F1C95">
        <w:rPr>
          <w:lang w:val="en-US"/>
        </w:rPr>
        <w:t xml:space="preserve">If the soil characteristics are assumed to be the same for all surface types, use a single code value to link the characteristics here with the SoilTypeCode columns in </w:t>
      </w:r>
      <w:r w:rsidR="007F1C95">
        <w:rPr>
          <w:lang w:val="en-US"/>
        </w:rPr>
        <w:fldChar w:fldCharType="begin"/>
      </w:r>
      <w:r w:rsidR="007F1C95">
        <w:rPr>
          <w:lang w:val="en-US"/>
        </w:rPr>
        <w:instrText xml:space="preserve"> REF _Ref413682139 </w:instrText>
      </w:r>
      <w:r w:rsidR="007F1C95">
        <w:rPr>
          <w:lang w:val="en-US"/>
        </w:rPr>
        <w:fldChar w:fldCharType="separate"/>
      </w:r>
      <w:r w:rsidR="00237E8B" w:rsidRPr="00514E61">
        <w:rPr>
          <w:szCs w:val="18"/>
          <w:lang w:val="en-US"/>
        </w:rPr>
        <w:t>SUEWS_NonVeg.txt</w:t>
      </w:r>
      <w:r w:rsidR="007F1C95">
        <w:rPr>
          <w:lang w:val="en-US"/>
        </w:rPr>
        <w:fldChar w:fldCharType="end"/>
      </w:r>
      <w:r w:rsidR="007F1C95">
        <w:rPr>
          <w:lang w:val="en-US"/>
        </w:rPr>
        <w:t xml:space="preserve"> and </w:t>
      </w:r>
      <w:r w:rsidR="007F1C95">
        <w:rPr>
          <w:lang w:val="en-US"/>
        </w:rPr>
        <w:fldChar w:fldCharType="begin"/>
      </w:r>
      <w:r w:rsidR="007F1C95">
        <w:rPr>
          <w:lang w:val="en-US"/>
        </w:rPr>
        <w:instrText xml:space="preserve"> REF _Ref413839694 </w:instrText>
      </w:r>
      <w:r w:rsidR="007F1C95">
        <w:rPr>
          <w:lang w:val="en-US"/>
        </w:rPr>
        <w:fldChar w:fldCharType="separate"/>
      </w:r>
      <w:r w:rsidR="00237E8B" w:rsidRPr="00514E61">
        <w:rPr>
          <w:lang w:val="en-US"/>
        </w:rPr>
        <w:t>SUEWS_Veg.txt</w:t>
      </w:r>
      <w:r w:rsidR="007F1C95">
        <w:rPr>
          <w:lang w:val="en-US"/>
        </w:rPr>
        <w:fldChar w:fldCharType="end"/>
      </w:r>
      <w:r w:rsidR="007F1C95">
        <w:rPr>
          <w:lang w:val="en-US"/>
        </w:rPr>
        <w:t xml:space="preserve">.   </w:t>
      </w:r>
    </w:p>
    <w:p w14:paraId="77366A25" w14:textId="77777777" w:rsidR="003731CD" w:rsidRDefault="003731CD" w:rsidP="00545AEC">
      <w:pPr>
        <w:rPr>
          <w:lang w:val="en-US"/>
        </w:rPr>
      </w:pPr>
    </w:p>
    <w:p w14:paraId="7D9312A9" w14:textId="77777777" w:rsidR="00545AEC" w:rsidRDefault="003731CD" w:rsidP="00545AEC">
      <w:pPr>
        <w:rPr>
          <w:lang w:val="en-US"/>
        </w:rPr>
      </w:pPr>
      <w:r>
        <w:rPr>
          <w:lang w:val="en-US"/>
        </w:rPr>
        <w:t xml:space="preserve">Soil moisture can either be provided using observational data in the met forcing file (smd_choice = 1 or 2 in </w:t>
      </w:r>
      <w:r>
        <w:rPr>
          <w:lang w:val="en-US"/>
        </w:rPr>
        <w:fldChar w:fldCharType="begin"/>
      </w:r>
      <w:r>
        <w:rPr>
          <w:lang w:val="en-US"/>
        </w:rPr>
        <w:instrText xml:space="preserve"> REF _Ref413681826 </w:instrText>
      </w:r>
      <w:r>
        <w:rPr>
          <w:lang w:val="en-US"/>
        </w:rPr>
        <w:fldChar w:fldCharType="separate"/>
      </w:r>
      <w:r w:rsidR="00237E8B">
        <w:t xml:space="preserve">4.1 </w:t>
      </w:r>
      <w:r w:rsidR="00237E8B" w:rsidRPr="00303A94">
        <w:t>RunControl.nml</w:t>
      </w:r>
      <w:r>
        <w:rPr>
          <w:lang w:val="en-US"/>
        </w:rPr>
        <w:fldChar w:fldCharType="end"/>
      </w:r>
      <w:r>
        <w:rPr>
          <w:lang w:val="en-US"/>
        </w:rPr>
        <w:t>) and providing some metadata information here (OBS_ columns), or modelled by SUEWS (smd_choice = 0</w:t>
      </w:r>
      <w:r w:rsidRPr="003731CD">
        <w:rPr>
          <w:lang w:val="en-US"/>
        </w:rPr>
        <w:t xml:space="preserve"> </w:t>
      </w:r>
      <w:r>
        <w:rPr>
          <w:lang w:val="en-US"/>
        </w:rPr>
        <w:t xml:space="preserve">in </w:t>
      </w:r>
      <w:r>
        <w:rPr>
          <w:lang w:val="en-US"/>
        </w:rPr>
        <w:fldChar w:fldCharType="begin"/>
      </w:r>
      <w:r>
        <w:rPr>
          <w:lang w:val="en-US"/>
        </w:rPr>
        <w:instrText xml:space="preserve"> REF _Ref413681826 </w:instrText>
      </w:r>
      <w:r>
        <w:rPr>
          <w:lang w:val="en-US"/>
        </w:rPr>
        <w:fldChar w:fldCharType="separate"/>
      </w:r>
      <w:r w:rsidR="00237E8B">
        <w:t xml:space="preserve">4.1 </w:t>
      </w:r>
      <w:r w:rsidR="00237E8B" w:rsidRPr="00303A94">
        <w:t>RunControl.nml</w:t>
      </w:r>
      <w:r>
        <w:rPr>
          <w:lang w:val="en-US"/>
        </w:rPr>
        <w:fldChar w:fldCharType="end"/>
      </w:r>
      <w:r>
        <w:rPr>
          <w:lang w:val="en-US"/>
        </w:rPr>
        <w:t>).</w:t>
      </w:r>
    </w:p>
    <w:p w14:paraId="0E3FDC1A" w14:textId="77777777" w:rsidR="00545AEC" w:rsidRPr="00545AEC" w:rsidRDefault="00545AEC" w:rsidP="00545AEC">
      <w:pPr>
        <w:rPr>
          <w:lang w:val="en-US"/>
        </w:rPr>
      </w:pPr>
    </w:p>
    <w:tbl>
      <w:tblPr>
        <w:tblStyle w:val="ListTable21"/>
        <w:tblW w:w="9516" w:type="dxa"/>
        <w:tblLook w:val="04A0" w:firstRow="1" w:lastRow="0" w:firstColumn="1" w:lastColumn="0" w:noHBand="0" w:noVBand="1"/>
      </w:tblPr>
      <w:tblGrid>
        <w:gridCol w:w="534"/>
        <w:gridCol w:w="567"/>
        <w:gridCol w:w="1496"/>
        <w:gridCol w:w="824"/>
        <w:gridCol w:w="6095"/>
      </w:tblGrid>
      <w:tr w:rsidR="00545AEC" w:rsidRPr="00D17E96" w14:paraId="2B603C01" w14:textId="77777777" w:rsidTr="00C959E5">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34" w:type="dxa"/>
            <w:noWrap/>
            <w:hideMark/>
          </w:tcPr>
          <w:p w14:paraId="42EB8AEA" w14:textId="77777777" w:rsidR="00545AEC" w:rsidRPr="00D17E96" w:rsidRDefault="00545AEC" w:rsidP="00833A13">
            <w:pPr>
              <w:tabs>
                <w:tab w:val="left" w:pos="142"/>
                <w:tab w:val="left" w:pos="377"/>
              </w:tabs>
              <w:jc w:val="center"/>
              <w:rPr>
                <w:rFonts w:eastAsia="Times New Roman" w:cs="Times New Roman"/>
                <w:sz w:val="18"/>
                <w:szCs w:val="18"/>
                <w:lang w:val="en-GB" w:eastAsia="en-GB"/>
              </w:rPr>
            </w:pPr>
            <w:r w:rsidRPr="00D17E96">
              <w:rPr>
                <w:sz w:val="18"/>
                <w:szCs w:val="18"/>
                <w:lang w:val="en-US"/>
              </w:rPr>
              <w:t>No.</w:t>
            </w:r>
          </w:p>
        </w:tc>
        <w:tc>
          <w:tcPr>
            <w:tcW w:w="567" w:type="dxa"/>
            <w:noWrap/>
            <w:hideMark/>
          </w:tcPr>
          <w:p w14:paraId="613D190F" w14:textId="77777777" w:rsidR="00545AEC" w:rsidRPr="00D17E96" w:rsidRDefault="00545AEC" w:rsidP="00833A13">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D17E96">
              <w:rPr>
                <w:sz w:val="18"/>
                <w:szCs w:val="18"/>
                <w:lang w:val="en-US"/>
              </w:rPr>
              <w:t>USE</w:t>
            </w:r>
          </w:p>
        </w:tc>
        <w:tc>
          <w:tcPr>
            <w:tcW w:w="1496" w:type="dxa"/>
            <w:noWrap/>
            <w:hideMark/>
          </w:tcPr>
          <w:p w14:paraId="7FF73D6C" w14:textId="77777777" w:rsidR="00545AEC" w:rsidRPr="00D17E96" w:rsidRDefault="00545AEC" w:rsidP="00833A13">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sz w:val="18"/>
                <w:szCs w:val="18"/>
                <w:lang w:val="en-US"/>
              </w:rPr>
              <w:t>Column name</w:t>
            </w:r>
          </w:p>
        </w:tc>
        <w:tc>
          <w:tcPr>
            <w:tcW w:w="824" w:type="dxa"/>
          </w:tcPr>
          <w:p w14:paraId="4AFC446E" w14:textId="77777777" w:rsidR="00545AEC" w:rsidRPr="00D17E96" w:rsidRDefault="00545AEC" w:rsidP="00833A13">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D17E96">
              <w:rPr>
                <w:sz w:val="18"/>
                <w:szCs w:val="18"/>
                <w:lang w:val="en-US"/>
              </w:rPr>
              <w:t>Example</w:t>
            </w:r>
          </w:p>
        </w:tc>
        <w:tc>
          <w:tcPr>
            <w:tcW w:w="6095" w:type="dxa"/>
            <w:noWrap/>
            <w:hideMark/>
          </w:tcPr>
          <w:p w14:paraId="4ADA14E4" w14:textId="77777777" w:rsidR="00545AEC" w:rsidRPr="00D17E96" w:rsidRDefault="00545AEC" w:rsidP="00833A13">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sz w:val="18"/>
                <w:szCs w:val="18"/>
                <w:lang w:val="en-US"/>
              </w:rPr>
              <w:t>Description</w:t>
            </w:r>
          </w:p>
        </w:tc>
      </w:tr>
      <w:tr w:rsidR="00545AEC" w:rsidRPr="00D17E96" w14:paraId="4A69C06E"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34" w:type="dxa"/>
            <w:noWrap/>
            <w:hideMark/>
          </w:tcPr>
          <w:p w14:paraId="25EACFA7" w14:textId="77777777" w:rsidR="00545AEC" w:rsidRPr="00D17E96" w:rsidRDefault="00545AEC" w:rsidP="00C27B5E">
            <w:pPr>
              <w:jc w:val="center"/>
              <w:rPr>
                <w:rFonts w:eastAsia="Times New Roman" w:cs="Times New Roman"/>
                <w:b w:val="0"/>
                <w:sz w:val="18"/>
                <w:szCs w:val="18"/>
                <w:lang w:val="en-GB" w:eastAsia="en-GB"/>
              </w:rPr>
            </w:pPr>
            <w:r w:rsidRPr="00D17E96">
              <w:rPr>
                <w:rFonts w:eastAsia="Times New Roman" w:cs="Times New Roman"/>
                <w:b w:val="0"/>
                <w:sz w:val="18"/>
                <w:szCs w:val="18"/>
                <w:lang w:val="en-GB" w:eastAsia="en-GB"/>
              </w:rPr>
              <w:t>1</w:t>
            </w:r>
          </w:p>
        </w:tc>
        <w:tc>
          <w:tcPr>
            <w:tcW w:w="567" w:type="dxa"/>
            <w:noWrap/>
            <w:hideMark/>
          </w:tcPr>
          <w:p w14:paraId="3C2CF29D" w14:textId="77777777" w:rsidR="00545AEC" w:rsidRPr="00D17E96" w:rsidRDefault="003D5E03"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L</w:t>
            </w:r>
          </w:p>
        </w:tc>
        <w:tc>
          <w:tcPr>
            <w:tcW w:w="1496" w:type="dxa"/>
            <w:noWrap/>
            <w:hideMark/>
          </w:tcPr>
          <w:p w14:paraId="23644CAD" w14:textId="77777777" w:rsidR="00545AEC" w:rsidRPr="00D17E96" w:rsidRDefault="00545AEC"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Code</w:t>
            </w:r>
          </w:p>
        </w:tc>
        <w:tc>
          <w:tcPr>
            <w:tcW w:w="824" w:type="dxa"/>
          </w:tcPr>
          <w:p w14:paraId="59DE41F1" w14:textId="77777777" w:rsidR="00545AEC" w:rsidRPr="00D17E96" w:rsidRDefault="003D5E03"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331</w:t>
            </w:r>
          </w:p>
        </w:tc>
        <w:tc>
          <w:tcPr>
            <w:tcW w:w="6095" w:type="dxa"/>
            <w:noWrap/>
            <w:hideMark/>
          </w:tcPr>
          <w:p w14:paraId="3E94A420" w14:textId="77777777" w:rsidR="003D5E03" w:rsidRPr="00D17E96" w:rsidRDefault="003D5E03" w:rsidP="003D5E03">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Code linking to the SoilTypeCode column in SUEWS_NonVeg.txt (for Paved, Bldgs and BSoil surfaces) and SUEWS_Veg.txt (for EveTr, DecTr and Grass surfaces).</w:t>
            </w:r>
          </w:p>
          <w:p w14:paraId="676936D7" w14:textId="6023E5DB" w:rsidR="00545AEC" w:rsidRPr="00D17E96" w:rsidRDefault="00514E61" w:rsidP="003D5E03">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3D5E03" w:rsidRPr="00D17E96">
              <w:rPr>
                <w:rFonts w:eastAsia="Times New Roman" w:cs="Times New Roman"/>
                <w:sz w:val="18"/>
                <w:szCs w:val="18"/>
                <w:lang w:val="en-GB" w:eastAsia="en-GB"/>
              </w:rPr>
              <w:t xml:space="preserve"> specified in SUEWS_SiteSelect.txt.</w:t>
            </w:r>
          </w:p>
        </w:tc>
      </w:tr>
      <w:tr w:rsidR="00545AEC" w:rsidRPr="00D17E96" w14:paraId="4E5FE557" w14:textId="77777777" w:rsidTr="00C959E5">
        <w:trPr>
          <w:cantSplit/>
          <w:trHeight w:val="315"/>
        </w:trPr>
        <w:tc>
          <w:tcPr>
            <w:cnfStyle w:val="001000000000" w:firstRow="0" w:lastRow="0" w:firstColumn="1" w:lastColumn="0" w:oddVBand="0" w:evenVBand="0" w:oddHBand="0" w:evenHBand="0" w:firstRowFirstColumn="0" w:firstRowLastColumn="0" w:lastRowFirstColumn="0" w:lastRowLastColumn="0"/>
            <w:tcW w:w="534" w:type="dxa"/>
            <w:noWrap/>
            <w:hideMark/>
          </w:tcPr>
          <w:p w14:paraId="56080C22" w14:textId="77777777" w:rsidR="00545AEC" w:rsidRPr="00D17E96" w:rsidRDefault="00545AEC" w:rsidP="00C27B5E">
            <w:pPr>
              <w:jc w:val="center"/>
              <w:rPr>
                <w:rFonts w:eastAsia="Times New Roman" w:cs="Times New Roman"/>
                <w:b w:val="0"/>
                <w:sz w:val="18"/>
                <w:szCs w:val="18"/>
                <w:lang w:val="en-GB" w:eastAsia="en-GB"/>
              </w:rPr>
            </w:pPr>
            <w:r w:rsidRPr="00D17E96">
              <w:rPr>
                <w:rFonts w:eastAsia="Times New Roman" w:cs="Times New Roman"/>
                <w:b w:val="0"/>
                <w:sz w:val="18"/>
                <w:szCs w:val="18"/>
                <w:lang w:val="en-GB" w:eastAsia="en-GB"/>
              </w:rPr>
              <w:t>2</w:t>
            </w:r>
          </w:p>
        </w:tc>
        <w:tc>
          <w:tcPr>
            <w:tcW w:w="567" w:type="dxa"/>
            <w:noWrap/>
            <w:hideMark/>
          </w:tcPr>
          <w:p w14:paraId="0DC65BD5" w14:textId="77777777" w:rsidR="00545AEC" w:rsidRPr="00D17E96" w:rsidRDefault="005B734E"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MD</w:t>
            </w:r>
          </w:p>
        </w:tc>
        <w:tc>
          <w:tcPr>
            <w:tcW w:w="1496" w:type="dxa"/>
            <w:noWrap/>
            <w:hideMark/>
          </w:tcPr>
          <w:p w14:paraId="0DBDA7F0" w14:textId="77777777" w:rsidR="00545AEC" w:rsidRPr="00D17E96" w:rsidRDefault="00545AEC"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SoilDepth</w:t>
            </w:r>
          </w:p>
        </w:tc>
        <w:tc>
          <w:tcPr>
            <w:tcW w:w="824" w:type="dxa"/>
          </w:tcPr>
          <w:p w14:paraId="3FE06673" w14:textId="77777777" w:rsidR="00545AEC" w:rsidRPr="00D17E96" w:rsidRDefault="003D5E03"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350</w:t>
            </w:r>
          </w:p>
        </w:tc>
        <w:tc>
          <w:tcPr>
            <w:tcW w:w="6095" w:type="dxa"/>
            <w:noWrap/>
            <w:hideMark/>
          </w:tcPr>
          <w:p w14:paraId="1EC70F77" w14:textId="77777777" w:rsidR="00545AEC" w:rsidRPr="00D17E96" w:rsidRDefault="00545AEC" w:rsidP="00545AEC">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Depth of sub-surface soil store</w:t>
            </w:r>
            <w:r w:rsidR="003D5E03" w:rsidRPr="00D17E96">
              <w:rPr>
                <w:rFonts w:eastAsia="Times New Roman" w:cs="Times New Roman"/>
                <w:sz w:val="18"/>
                <w:szCs w:val="18"/>
                <w:lang w:val="en-GB" w:eastAsia="en-GB"/>
              </w:rPr>
              <w:t xml:space="preserve"> [mm]</w:t>
            </w:r>
          </w:p>
          <w:p w14:paraId="55A8F8DC" w14:textId="77777777" w:rsidR="00387297" w:rsidRPr="00D17E96" w:rsidRDefault="00387297" w:rsidP="00545AEC">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i.e. the depth of soil beneath the surface</w:t>
            </w:r>
          </w:p>
        </w:tc>
      </w:tr>
      <w:tr w:rsidR="00545AEC" w:rsidRPr="00D17E96" w14:paraId="709C315B" w14:textId="77777777" w:rsidTr="00C959E5">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534" w:type="dxa"/>
            <w:noWrap/>
            <w:hideMark/>
          </w:tcPr>
          <w:p w14:paraId="4FEE1724" w14:textId="77777777" w:rsidR="00545AEC" w:rsidRPr="00D17E96" w:rsidRDefault="00545AEC" w:rsidP="00C27B5E">
            <w:pPr>
              <w:jc w:val="center"/>
              <w:rPr>
                <w:rFonts w:eastAsia="Times New Roman" w:cs="Times New Roman"/>
                <w:b w:val="0"/>
                <w:sz w:val="18"/>
                <w:szCs w:val="18"/>
                <w:lang w:val="en-GB" w:eastAsia="en-GB"/>
              </w:rPr>
            </w:pPr>
            <w:r w:rsidRPr="00D17E96">
              <w:rPr>
                <w:rFonts w:eastAsia="Times New Roman" w:cs="Times New Roman"/>
                <w:b w:val="0"/>
                <w:sz w:val="18"/>
                <w:szCs w:val="18"/>
                <w:lang w:val="en-GB" w:eastAsia="en-GB"/>
              </w:rPr>
              <w:lastRenderedPageBreak/>
              <w:t>3</w:t>
            </w:r>
          </w:p>
        </w:tc>
        <w:tc>
          <w:tcPr>
            <w:tcW w:w="567" w:type="dxa"/>
            <w:noWrap/>
            <w:hideMark/>
          </w:tcPr>
          <w:p w14:paraId="7BFAA66D" w14:textId="77777777" w:rsidR="00545AEC" w:rsidRPr="00D17E96" w:rsidRDefault="005B734E"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MD</w:t>
            </w:r>
          </w:p>
        </w:tc>
        <w:tc>
          <w:tcPr>
            <w:tcW w:w="1496" w:type="dxa"/>
            <w:noWrap/>
            <w:hideMark/>
          </w:tcPr>
          <w:p w14:paraId="59CFA872" w14:textId="77777777" w:rsidR="00545AEC" w:rsidRPr="00D17E96" w:rsidRDefault="00545AEC"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SoilStoreCap</w:t>
            </w:r>
          </w:p>
        </w:tc>
        <w:tc>
          <w:tcPr>
            <w:tcW w:w="824" w:type="dxa"/>
          </w:tcPr>
          <w:p w14:paraId="0E7DF934" w14:textId="77777777" w:rsidR="00545AEC" w:rsidRPr="00D17E96" w:rsidRDefault="00387297"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150</w:t>
            </w:r>
          </w:p>
        </w:tc>
        <w:tc>
          <w:tcPr>
            <w:tcW w:w="6095" w:type="dxa"/>
            <w:noWrap/>
            <w:hideMark/>
          </w:tcPr>
          <w:p w14:paraId="11CE06ED" w14:textId="77777777" w:rsidR="00387297" w:rsidRPr="00D17E96" w:rsidRDefault="00545AEC" w:rsidP="0038729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Capacity of sub-surface soil store</w:t>
            </w:r>
            <w:r w:rsidR="00387297" w:rsidRPr="00D17E96">
              <w:rPr>
                <w:rFonts w:eastAsia="Times New Roman" w:cs="Times New Roman"/>
                <w:sz w:val="18"/>
                <w:szCs w:val="18"/>
                <w:lang w:val="en-GB" w:eastAsia="en-GB"/>
              </w:rPr>
              <w:t xml:space="preserve"> [mm]</w:t>
            </w:r>
          </w:p>
          <w:p w14:paraId="27EC6D11" w14:textId="77777777" w:rsidR="00387297" w:rsidRPr="00D17E96" w:rsidRDefault="00387297" w:rsidP="0038729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roofErr w:type="gramStart"/>
            <w:r w:rsidRPr="00D17E96">
              <w:rPr>
                <w:rFonts w:eastAsia="Times New Roman" w:cs="Times New Roman"/>
                <w:sz w:val="18"/>
                <w:szCs w:val="18"/>
                <w:lang w:val="en-GB" w:eastAsia="en-GB"/>
              </w:rPr>
              <w:t>i</w:t>
            </w:r>
            <w:proofErr w:type="gramEnd"/>
            <w:r w:rsidRPr="00D17E96">
              <w:rPr>
                <w:rFonts w:eastAsia="Times New Roman" w:cs="Times New Roman"/>
                <w:sz w:val="18"/>
                <w:szCs w:val="18"/>
                <w:lang w:val="en-GB" w:eastAsia="en-GB"/>
              </w:rPr>
              <w:t>.e. how much water can be stored in the sub-surface soil when at maximum capacity.</w:t>
            </w:r>
          </w:p>
          <w:p w14:paraId="3420FD25" w14:textId="77777777" w:rsidR="00545AEC" w:rsidRPr="00D17E96" w:rsidRDefault="00545AEC" w:rsidP="0038729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w:t>
            </w:r>
            <w:r w:rsidR="00387297" w:rsidRPr="00D17E96">
              <w:rPr>
                <w:rFonts w:eastAsia="Times New Roman" w:cs="Times New Roman"/>
                <w:sz w:val="18"/>
                <w:szCs w:val="18"/>
                <w:lang w:val="en-GB" w:eastAsia="en-GB"/>
              </w:rPr>
              <w:t>SoilStoreCap must not be greater than SoilDepth.)</w:t>
            </w:r>
          </w:p>
        </w:tc>
      </w:tr>
      <w:tr w:rsidR="00545AEC" w:rsidRPr="00D17E96" w14:paraId="20CF71A9" w14:textId="77777777" w:rsidTr="00C959E5">
        <w:trPr>
          <w:cantSplit/>
          <w:trHeight w:val="300"/>
        </w:trPr>
        <w:tc>
          <w:tcPr>
            <w:cnfStyle w:val="001000000000" w:firstRow="0" w:lastRow="0" w:firstColumn="1" w:lastColumn="0" w:oddVBand="0" w:evenVBand="0" w:oddHBand="0" w:evenHBand="0" w:firstRowFirstColumn="0" w:firstRowLastColumn="0" w:lastRowFirstColumn="0" w:lastRowLastColumn="0"/>
            <w:tcW w:w="534" w:type="dxa"/>
            <w:noWrap/>
            <w:hideMark/>
          </w:tcPr>
          <w:p w14:paraId="331E63C0" w14:textId="77777777" w:rsidR="00545AEC" w:rsidRPr="00D17E96" w:rsidRDefault="00545AEC" w:rsidP="00C27B5E">
            <w:pPr>
              <w:jc w:val="center"/>
              <w:rPr>
                <w:rFonts w:eastAsia="Times New Roman" w:cs="Times New Roman"/>
                <w:b w:val="0"/>
                <w:sz w:val="18"/>
                <w:szCs w:val="18"/>
                <w:lang w:val="en-GB" w:eastAsia="en-GB"/>
              </w:rPr>
            </w:pPr>
            <w:r w:rsidRPr="00D17E96">
              <w:rPr>
                <w:rFonts w:eastAsia="Times New Roman" w:cs="Times New Roman"/>
                <w:b w:val="0"/>
                <w:sz w:val="18"/>
                <w:szCs w:val="18"/>
                <w:lang w:val="en-GB" w:eastAsia="en-GB"/>
              </w:rPr>
              <w:t>4</w:t>
            </w:r>
          </w:p>
        </w:tc>
        <w:tc>
          <w:tcPr>
            <w:tcW w:w="567" w:type="dxa"/>
            <w:noWrap/>
            <w:hideMark/>
          </w:tcPr>
          <w:p w14:paraId="2FE5819C" w14:textId="77777777" w:rsidR="00545AEC" w:rsidRPr="00D17E96" w:rsidRDefault="005B734E"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MD</w:t>
            </w:r>
          </w:p>
        </w:tc>
        <w:tc>
          <w:tcPr>
            <w:tcW w:w="1496" w:type="dxa"/>
            <w:noWrap/>
            <w:hideMark/>
          </w:tcPr>
          <w:p w14:paraId="12AA14BE" w14:textId="77777777" w:rsidR="00545AEC" w:rsidRPr="00D17E96" w:rsidRDefault="00545AEC"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SatHydraulicCond</w:t>
            </w:r>
          </w:p>
        </w:tc>
        <w:tc>
          <w:tcPr>
            <w:tcW w:w="824" w:type="dxa"/>
          </w:tcPr>
          <w:p w14:paraId="21EA730D" w14:textId="77777777" w:rsidR="00545AEC" w:rsidRPr="00D17E96" w:rsidRDefault="00387297"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0.0005</w:t>
            </w:r>
          </w:p>
        </w:tc>
        <w:tc>
          <w:tcPr>
            <w:tcW w:w="6095" w:type="dxa"/>
            <w:noWrap/>
            <w:hideMark/>
          </w:tcPr>
          <w:p w14:paraId="3A4C6BC7" w14:textId="77777777" w:rsidR="00545AEC" w:rsidRPr="00D17E96" w:rsidRDefault="00545AEC" w:rsidP="00545AEC">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Hydraulic conductivity for saturated soil</w:t>
            </w:r>
            <w:r w:rsidR="00387297" w:rsidRPr="00D17E96">
              <w:rPr>
                <w:rFonts w:eastAsia="Times New Roman" w:cs="Times New Roman"/>
                <w:sz w:val="18"/>
                <w:szCs w:val="18"/>
                <w:lang w:val="en-GB" w:eastAsia="en-GB"/>
              </w:rPr>
              <w:t xml:space="preserve"> [mm s-1]</w:t>
            </w:r>
          </w:p>
        </w:tc>
      </w:tr>
      <w:tr w:rsidR="00545AEC" w:rsidRPr="00D17E96" w14:paraId="6A3E210D"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34" w:type="dxa"/>
            <w:noWrap/>
            <w:hideMark/>
          </w:tcPr>
          <w:p w14:paraId="514814FE" w14:textId="77777777" w:rsidR="00545AEC" w:rsidRPr="00D17E96" w:rsidRDefault="00545AEC" w:rsidP="00C27B5E">
            <w:pPr>
              <w:jc w:val="center"/>
              <w:rPr>
                <w:rFonts w:eastAsia="Times New Roman" w:cs="Times New Roman"/>
                <w:b w:val="0"/>
                <w:sz w:val="18"/>
                <w:szCs w:val="18"/>
                <w:lang w:val="en-GB" w:eastAsia="en-GB"/>
              </w:rPr>
            </w:pPr>
            <w:r w:rsidRPr="00D17E96">
              <w:rPr>
                <w:rFonts w:eastAsia="Times New Roman" w:cs="Times New Roman"/>
                <w:b w:val="0"/>
                <w:sz w:val="18"/>
                <w:szCs w:val="18"/>
                <w:lang w:val="en-GB" w:eastAsia="en-GB"/>
              </w:rPr>
              <w:t>5</w:t>
            </w:r>
          </w:p>
        </w:tc>
        <w:tc>
          <w:tcPr>
            <w:tcW w:w="567" w:type="dxa"/>
            <w:noWrap/>
            <w:hideMark/>
          </w:tcPr>
          <w:p w14:paraId="555A41BE" w14:textId="77777777" w:rsidR="00545AEC" w:rsidRPr="00D17E96" w:rsidRDefault="005B734E"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MD</w:t>
            </w:r>
          </w:p>
        </w:tc>
        <w:tc>
          <w:tcPr>
            <w:tcW w:w="1496" w:type="dxa"/>
            <w:noWrap/>
            <w:hideMark/>
          </w:tcPr>
          <w:p w14:paraId="0298FE54" w14:textId="77777777" w:rsidR="00545AEC" w:rsidRPr="00D17E96" w:rsidRDefault="00545AEC"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SoilDensity</w:t>
            </w:r>
          </w:p>
        </w:tc>
        <w:tc>
          <w:tcPr>
            <w:tcW w:w="824" w:type="dxa"/>
          </w:tcPr>
          <w:p w14:paraId="426189FF" w14:textId="77777777" w:rsidR="00545AEC" w:rsidRPr="00D17E96" w:rsidRDefault="00833A13"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1.16</w:t>
            </w:r>
          </w:p>
        </w:tc>
        <w:tc>
          <w:tcPr>
            <w:tcW w:w="6095" w:type="dxa"/>
            <w:noWrap/>
            <w:hideMark/>
          </w:tcPr>
          <w:p w14:paraId="32F7DF4B" w14:textId="77777777" w:rsidR="00545AEC" w:rsidRPr="00D17E96" w:rsidRDefault="00545AEC" w:rsidP="00545AEC">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Soil density</w:t>
            </w:r>
            <w:r w:rsidR="00833A13" w:rsidRPr="00D17E96">
              <w:rPr>
                <w:rFonts w:eastAsia="Times New Roman" w:cs="Times New Roman"/>
                <w:sz w:val="18"/>
                <w:szCs w:val="18"/>
                <w:lang w:val="en-GB" w:eastAsia="en-GB"/>
              </w:rPr>
              <w:t xml:space="preserve"> [kg m</w:t>
            </w:r>
            <w:r w:rsidR="00833A13" w:rsidRPr="00D17E96">
              <w:rPr>
                <w:rFonts w:eastAsia="Times New Roman" w:cs="Times New Roman"/>
                <w:sz w:val="18"/>
                <w:szCs w:val="18"/>
                <w:vertAlign w:val="superscript"/>
                <w:lang w:val="en-GB" w:eastAsia="en-GB"/>
              </w:rPr>
              <w:t>-3</w:t>
            </w:r>
            <w:r w:rsidR="00833A13" w:rsidRPr="00D17E96">
              <w:rPr>
                <w:rFonts w:eastAsia="Times New Roman" w:cs="Times New Roman"/>
                <w:sz w:val="18"/>
                <w:szCs w:val="18"/>
                <w:lang w:val="en-GB" w:eastAsia="en-GB"/>
              </w:rPr>
              <w:t>]</w:t>
            </w:r>
          </w:p>
        </w:tc>
      </w:tr>
      <w:tr w:rsidR="00545AEC" w:rsidRPr="00D17E96" w14:paraId="1E089BCD" w14:textId="77777777" w:rsidTr="00C959E5">
        <w:trPr>
          <w:cantSplit/>
          <w:trHeight w:val="300"/>
        </w:trPr>
        <w:tc>
          <w:tcPr>
            <w:cnfStyle w:val="001000000000" w:firstRow="0" w:lastRow="0" w:firstColumn="1" w:lastColumn="0" w:oddVBand="0" w:evenVBand="0" w:oddHBand="0" w:evenHBand="0" w:firstRowFirstColumn="0" w:firstRowLastColumn="0" w:lastRowFirstColumn="0" w:lastRowLastColumn="0"/>
            <w:tcW w:w="534" w:type="dxa"/>
            <w:noWrap/>
            <w:hideMark/>
          </w:tcPr>
          <w:p w14:paraId="6C86E3A2" w14:textId="77777777" w:rsidR="00545AEC" w:rsidRPr="00D17E96" w:rsidRDefault="00545AEC" w:rsidP="00C27B5E">
            <w:pPr>
              <w:jc w:val="center"/>
              <w:rPr>
                <w:rFonts w:eastAsia="Times New Roman" w:cs="Times New Roman"/>
                <w:b w:val="0"/>
                <w:sz w:val="18"/>
                <w:szCs w:val="18"/>
                <w:lang w:val="en-GB" w:eastAsia="en-GB"/>
              </w:rPr>
            </w:pPr>
            <w:r w:rsidRPr="00D17E96">
              <w:rPr>
                <w:rFonts w:eastAsia="Times New Roman" w:cs="Times New Roman"/>
                <w:b w:val="0"/>
                <w:sz w:val="18"/>
                <w:szCs w:val="18"/>
                <w:lang w:val="en-GB" w:eastAsia="en-GB"/>
              </w:rPr>
              <w:t>6</w:t>
            </w:r>
          </w:p>
        </w:tc>
        <w:tc>
          <w:tcPr>
            <w:tcW w:w="567" w:type="dxa"/>
            <w:noWrap/>
            <w:hideMark/>
          </w:tcPr>
          <w:p w14:paraId="0DD7BDFB" w14:textId="77777777" w:rsidR="00545AEC" w:rsidRPr="00D17E96" w:rsidRDefault="005B734E"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O</w:t>
            </w:r>
          </w:p>
        </w:tc>
        <w:tc>
          <w:tcPr>
            <w:tcW w:w="1496" w:type="dxa"/>
            <w:noWrap/>
            <w:hideMark/>
          </w:tcPr>
          <w:p w14:paraId="28A0110A" w14:textId="77777777" w:rsidR="00545AEC" w:rsidRPr="00D17E96" w:rsidRDefault="00545AEC"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InfiltrationRate</w:t>
            </w:r>
          </w:p>
        </w:tc>
        <w:tc>
          <w:tcPr>
            <w:tcW w:w="824" w:type="dxa"/>
          </w:tcPr>
          <w:p w14:paraId="1FBA71B8" w14:textId="77777777" w:rsidR="00545AEC" w:rsidRPr="00D17E96" w:rsidRDefault="009A4DD2"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-999</w:t>
            </w:r>
          </w:p>
        </w:tc>
        <w:tc>
          <w:tcPr>
            <w:tcW w:w="6095" w:type="dxa"/>
            <w:noWrap/>
            <w:hideMark/>
          </w:tcPr>
          <w:p w14:paraId="4EA96574" w14:textId="77777777" w:rsidR="00545AEC" w:rsidRPr="00D17E96" w:rsidRDefault="00545AEC" w:rsidP="00545AEC">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Infiltration rate</w:t>
            </w:r>
            <w:r w:rsidR="009A4DD2" w:rsidRPr="00D17E96">
              <w:rPr>
                <w:rFonts w:eastAsia="Times New Roman" w:cs="Times New Roman"/>
                <w:sz w:val="18"/>
                <w:szCs w:val="18"/>
                <w:lang w:val="en-GB" w:eastAsia="en-GB"/>
              </w:rPr>
              <w:t xml:space="preserve"> [mm h</w:t>
            </w:r>
            <w:r w:rsidR="009A4DD2" w:rsidRPr="00D17E96">
              <w:rPr>
                <w:rFonts w:eastAsia="Times New Roman" w:cs="Times New Roman"/>
                <w:sz w:val="18"/>
                <w:szCs w:val="18"/>
                <w:vertAlign w:val="superscript"/>
                <w:lang w:val="en-GB" w:eastAsia="en-GB"/>
              </w:rPr>
              <w:t>-1</w:t>
            </w:r>
            <w:r w:rsidR="009A4DD2" w:rsidRPr="00D17E96">
              <w:rPr>
                <w:rFonts w:eastAsia="Times New Roman" w:cs="Times New Roman"/>
                <w:sz w:val="18"/>
                <w:szCs w:val="18"/>
                <w:lang w:val="en-GB" w:eastAsia="en-GB"/>
              </w:rPr>
              <w:t>]</w:t>
            </w:r>
          </w:p>
          <w:p w14:paraId="53A5E32A" w14:textId="77777777" w:rsidR="009A4DD2" w:rsidRPr="00D17E96" w:rsidRDefault="009A4DD2" w:rsidP="009A4DD2">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**Not currently used**</w:t>
            </w:r>
          </w:p>
        </w:tc>
      </w:tr>
      <w:tr w:rsidR="00545AEC" w:rsidRPr="00D17E96" w14:paraId="7BEFE816"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34" w:type="dxa"/>
            <w:noWrap/>
            <w:hideMark/>
          </w:tcPr>
          <w:p w14:paraId="4B4DBD45" w14:textId="77777777" w:rsidR="00545AEC" w:rsidRPr="00D17E96" w:rsidRDefault="00545AEC" w:rsidP="00C27B5E">
            <w:pPr>
              <w:jc w:val="center"/>
              <w:rPr>
                <w:rFonts w:eastAsia="Times New Roman" w:cs="Times New Roman"/>
                <w:b w:val="0"/>
                <w:sz w:val="18"/>
                <w:szCs w:val="18"/>
                <w:lang w:val="en-GB" w:eastAsia="en-GB"/>
              </w:rPr>
            </w:pPr>
            <w:r w:rsidRPr="00D17E96">
              <w:rPr>
                <w:rFonts w:eastAsia="Times New Roman" w:cs="Times New Roman"/>
                <w:b w:val="0"/>
                <w:sz w:val="18"/>
                <w:szCs w:val="18"/>
                <w:lang w:val="en-GB" w:eastAsia="en-GB"/>
              </w:rPr>
              <w:t>7</w:t>
            </w:r>
          </w:p>
        </w:tc>
        <w:tc>
          <w:tcPr>
            <w:tcW w:w="567" w:type="dxa"/>
            <w:noWrap/>
            <w:hideMark/>
          </w:tcPr>
          <w:p w14:paraId="0062E9F2" w14:textId="77777777" w:rsidR="00545AEC" w:rsidRPr="00D17E96" w:rsidRDefault="005B734E"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O</w:t>
            </w:r>
          </w:p>
        </w:tc>
        <w:tc>
          <w:tcPr>
            <w:tcW w:w="1496" w:type="dxa"/>
            <w:noWrap/>
            <w:hideMark/>
          </w:tcPr>
          <w:p w14:paraId="6DB58F46" w14:textId="77777777" w:rsidR="00545AEC" w:rsidRPr="00D17E96" w:rsidRDefault="00545AEC"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OBS_SMDepth</w:t>
            </w:r>
          </w:p>
        </w:tc>
        <w:tc>
          <w:tcPr>
            <w:tcW w:w="824" w:type="dxa"/>
          </w:tcPr>
          <w:p w14:paraId="694670A2" w14:textId="77777777" w:rsidR="00545AEC" w:rsidRPr="00D17E96" w:rsidRDefault="00545AEC"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095" w:type="dxa"/>
            <w:noWrap/>
            <w:hideMark/>
          </w:tcPr>
          <w:p w14:paraId="4E5BD6FC" w14:textId="77777777" w:rsidR="005B734E" w:rsidRPr="00D17E96" w:rsidRDefault="00545AEC" w:rsidP="00545AEC">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Depth of soil moisture measurements</w:t>
            </w:r>
            <w:r w:rsidR="005B734E" w:rsidRPr="00D17E96">
              <w:rPr>
                <w:rFonts w:eastAsia="Times New Roman" w:cs="Times New Roman"/>
                <w:sz w:val="18"/>
                <w:szCs w:val="18"/>
                <w:lang w:val="en-GB" w:eastAsia="en-GB"/>
              </w:rPr>
              <w:t xml:space="preserve"> [mm]</w:t>
            </w:r>
          </w:p>
          <w:p w14:paraId="34535D1C" w14:textId="77777777" w:rsidR="005B734E" w:rsidRDefault="005B734E" w:rsidP="005B734E">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Use only if soil moisture is observed and provide</w:t>
            </w:r>
            <w:r w:rsidR="003731CD" w:rsidRPr="00D17E96">
              <w:rPr>
                <w:rFonts w:eastAsia="Times New Roman" w:cs="Times New Roman"/>
                <w:sz w:val="18"/>
                <w:szCs w:val="18"/>
                <w:lang w:val="en-GB" w:eastAsia="en-GB"/>
              </w:rPr>
              <w:t>d</w:t>
            </w:r>
            <w:r w:rsidRPr="00D17E96">
              <w:rPr>
                <w:rFonts w:eastAsia="Times New Roman" w:cs="Times New Roman"/>
                <w:sz w:val="18"/>
                <w:szCs w:val="18"/>
                <w:lang w:val="en-GB" w:eastAsia="en-GB"/>
              </w:rPr>
              <w:t xml:space="preserve"> in the met forcing file</w:t>
            </w:r>
            <w:r w:rsidR="003731CD" w:rsidRPr="00D17E96">
              <w:rPr>
                <w:rFonts w:eastAsia="Times New Roman" w:cs="Times New Roman"/>
                <w:sz w:val="18"/>
                <w:szCs w:val="18"/>
                <w:lang w:val="en-GB" w:eastAsia="en-GB"/>
              </w:rPr>
              <w:t xml:space="preserve"> and </w:t>
            </w:r>
            <w:r w:rsidR="003731CD" w:rsidRPr="00D17E96">
              <w:rPr>
                <w:sz w:val="18"/>
                <w:szCs w:val="18"/>
                <w:lang w:val="en-US"/>
              </w:rPr>
              <w:t>smd_choice = 1 or 2</w:t>
            </w:r>
            <w:r w:rsidRPr="00D17E96">
              <w:rPr>
                <w:rFonts w:eastAsia="Times New Roman" w:cs="Times New Roman"/>
                <w:sz w:val="18"/>
                <w:szCs w:val="18"/>
                <w:lang w:val="en-GB" w:eastAsia="en-GB"/>
              </w:rPr>
              <w:t>.</w:t>
            </w:r>
          </w:p>
          <w:p w14:paraId="7D27D3A9" w14:textId="77777777" w:rsidR="00742351" w:rsidRPr="00D17E96" w:rsidRDefault="00742351" w:rsidP="00742351">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**Use of observed soil moisture not currently tested**</w:t>
            </w:r>
          </w:p>
        </w:tc>
      </w:tr>
      <w:tr w:rsidR="00545AEC" w:rsidRPr="00D17E96" w14:paraId="7B0C7EBC" w14:textId="77777777" w:rsidTr="00C959E5">
        <w:trPr>
          <w:cantSplit/>
          <w:trHeight w:val="300"/>
        </w:trPr>
        <w:tc>
          <w:tcPr>
            <w:cnfStyle w:val="001000000000" w:firstRow="0" w:lastRow="0" w:firstColumn="1" w:lastColumn="0" w:oddVBand="0" w:evenVBand="0" w:oddHBand="0" w:evenHBand="0" w:firstRowFirstColumn="0" w:firstRowLastColumn="0" w:lastRowFirstColumn="0" w:lastRowLastColumn="0"/>
            <w:tcW w:w="534" w:type="dxa"/>
            <w:noWrap/>
            <w:hideMark/>
          </w:tcPr>
          <w:p w14:paraId="3DA79133" w14:textId="77777777" w:rsidR="00545AEC" w:rsidRPr="00D17E96" w:rsidRDefault="00545AEC" w:rsidP="00C27B5E">
            <w:pPr>
              <w:jc w:val="center"/>
              <w:rPr>
                <w:rFonts w:eastAsia="Times New Roman" w:cs="Times New Roman"/>
                <w:b w:val="0"/>
                <w:sz w:val="18"/>
                <w:szCs w:val="18"/>
                <w:lang w:val="en-GB" w:eastAsia="en-GB"/>
              </w:rPr>
            </w:pPr>
            <w:r w:rsidRPr="00D17E96">
              <w:rPr>
                <w:rFonts w:eastAsia="Times New Roman" w:cs="Times New Roman"/>
                <w:b w:val="0"/>
                <w:sz w:val="18"/>
                <w:szCs w:val="18"/>
                <w:lang w:val="en-GB" w:eastAsia="en-GB"/>
              </w:rPr>
              <w:t>8</w:t>
            </w:r>
          </w:p>
        </w:tc>
        <w:tc>
          <w:tcPr>
            <w:tcW w:w="567" w:type="dxa"/>
            <w:noWrap/>
            <w:hideMark/>
          </w:tcPr>
          <w:p w14:paraId="607A1915" w14:textId="77777777" w:rsidR="00545AEC" w:rsidRPr="00D17E96" w:rsidRDefault="005B734E"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O</w:t>
            </w:r>
          </w:p>
        </w:tc>
        <w:tc>
          <w:tcPr>
            <w:tcW w:w="1496" w:type="dxa"/>
            <w:noWrap/>
            <w:hideMark/>
          </w:tcPr>
          <w:p w14:paraId="47212660" w14:textId="77777777" w:rsidR="00545AEC" w:rsidRPr="00D17E96" w:rsidRDefault="00545AEC"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OBS_SMCap</w:t>
            </w:r>
          </w:p>
        </w:tc>
        <w:tc>
          <w:tcPr>
            <w:tcW w:w="824" w:type="dxa"/>
          </w:tcPr>
          <w:p w14:paraId="5DCA125B" w14:textId="77777777" w:rsidR="00545AEC" w:rsidRPr="00D17E96" w:rsidRDefault="00545AEC" w:rsidP="00C27B5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095" w:type="dxa"/>
            <w:noWrap/>
            <w:hideMark/>
          </w:tcPr>
          <w:p w14:paraId="2C2F12F6" w14:textId="77777777" w:rsidR="00545AEC" w:rsidRPr="00D17E96" w:rsidRDefault="00545AEC" w:rsidP="00545AEC">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Maxiumum observed soil moisture</w:t>
            </w:r>
            <w:r w:rsidR="005B734E" w:rsidRPr="00D17E96">
              <w:rPr>
                <w:rFonts w:eastAsia="Times New Roman" w:cs="Times New Roman"/>
                <w:sz w:val="18"/>
                <w:szCs w:val="18"/>
                <w:lang w:val="en-GB" w:eastAsia="en-GB"/>
              </w:rPr>
              <w:t xml:space="preserve"> [m</w:t>
            </w:r>
            <w:r w:rsidR="005B734E" w:rsidRPr="00D17E96">
              <w:rPr>
                <w:rFonts w:eastAsia="Times New Roman" w:cs="Times New Roman"/>
                <w:sz w:val="18"/>
                <w:szCs w:val="18"/>
                <w:vertAlign w:val="superscript"/>
                <w:lang w:val="en-GB" w:eastAsia="en-GB"/>
              </w:rPr>
              <w:t>3</w:t>
            </w:r>
            <w:r w:rsidR="005B734E" w:rsidRPr="00D17E96">
              <w:rPr>
                <w:rFonts w:eastAsia="Times New Roman" w:cs="Times New Roman"/>
                <w:sz w:val="18"/>
                <w:szCs w:val="18"/>
                <w:lang w:val="en-GB" w:eastAsia="en-GB"/>
              </w:rPr>
              <w:t xml:space="preserve"> m</w:t>
            </w:r>
            <w:r w:rsidR="005B734E" w:rsidRPr="00D17E96">
              <w:rPr>
                <w:rFonts w:eastAsia="Times New Roman" w:cs="Times New Roman"/>
                <w:sz w:val="18"/>
                <w:szCs w:val="18"/>
                <w:vertAlign w:val="superscript"/>
                <w:lang w:val="en-GB" w:eastAsia="en-GB"/>
              </w:rPr>
              <w:t>-3</w:t>
            </w:r>
            <w:r w:rsidR="005B734E" w:rsidRPr="00D17E96">
              <w:rPr>
                <w:rFonts w:eastAsia="Times New Roman" w:cs="Times New Roman"/>
                <w:sz w:val="18"/>
                <w:szCs w:val="18"/>
                <w:lang w:val="en-GB" w:eastAsia="en-GB"/>
              </w:rPr>
              <w:t xml:space="preserve"> or kg kg</w:t>
            </w:r>
            <w:r w:rsidR="005B734E" w:rsidRPr="00D17E96">
              <w:rPr>
                <w:rFonts w:eastAsia="Times New Roman" w:cs="Times New Roman"/>
                <w:sz w:val="18"/>
                <w:szCs w:val="18"/>
                <w:vertAlign w:val="superscript"/>
                <w:lang w:val="en-GB" w:eastAsia="en-GB"/>
              </w:rPr>
              <w:t>-1</w:t>
            </w:r>
            <w:r w:rsidR="005B734E" w:rsidRPr="00D17E96">
              <w:rPr>
                <w:rFonts w:eastAsia="Times New Roman" w:cs="Times New Roman"/>
                <w:sz w:val="18"/>
                <w:szCs w:val="18"/>
                <w:lang w:val="en-GB" w:eastAsia="en-GB"/>
              </w:rPr>
              <w:t>]</w:t>
            </w:r>
          </w:p>
          <w:p w14:paraId="24F74268" w14:textId="77777777" w:rsidR="005B734E" w:rsidRDefault="00D17E96" w:rsidP="00545AEC">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 xml:space="preserve">Use only if soil moisture is observed and provided in the met forcing file and </w:t>
            </w:r>
            <w:r w:rsidRPr="00D17E96">
              <w:rPr>
                <w:sz w:val="18"/>
                <w:szCs w:val="18"/>
                <w:lang w:val="en-US"/>
              </w:rPr>
              <w:t>smd_choice = 1 or 2</w:t>
            </w:r>
            <w:r w:rsidR="005B734E" w:rsidRPr="00D17E96">
              <w:rPr>
                <w:rFonts w:eastAsia="Times New Roman" w:cs="Times New Roman"/>
                <w:sz w:val="18"/>
                <w:szCs w:val="18"/>
                <w:lang w:val="en-GB" w:eastAsia="en-GB"/>
              </w:rPr>
              <w:t>.</w:t>
            </w:r>
          </w:p>
          <w:p w14:paraId="3CBB5DDB" w14:textId="77777777" w:rsidR="00742351" w:rsidRPr="00D17E96" w:rsidRDefault="00742351" w:rsidP="00545AEC">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**Use of observed soil moisture not currently tested**</w:t>
            </w:r>
          </w:p>
        </w:tc>
      </w:tr>
      <w:tr w:rsidR="00545AEC" w:rsidRPr="00D17E96" w14:paraId="45773160"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34" w:type="dxa"/>
            <w:noWrap/>
            <w:hideMark/>
          </w:tcPr>
          <w:p w14:paraId="2966ECE2" w14:textId="77777777" w:rsidR="00545AEC" w:rsidRPr="00D17E96" w:rsidRDefault="00545AEC" w:rsidP="00C27B5E">
            <w:pPr>
              <w:jc w:val="center"/>
              <w:rPr>
                <w:rFonts w:eastAsia="Times New Roman" w:cs="Times New Roman"/>
                <w:b w:val="0"/>
                <w:sz w:val="18"/>
                <w:szCs w:val="18"/>
                <w:lang w:val="en-GB" w:eastAsia="en-GB"/>
              </w:rPr>
            </w:pPr>
            <w:r w:rsidRPr="00D17E96">
              <w:rPr>
                <w:rFonts w:eastAsia="Times New Roman" w:cs="Times New Roman"/>
                <w:b w:val="0"/>
                <w:sz w:val="18"/>
                <w:szCs w:val="18"/>
                <w:lang w:val="en-GB" w:eastAsia="en-GB"/>
              </w:rPr>
              <w:t>9</w:t>
            </w:r>
          </w:p>
        </w:tc>
        <w:tc>
          <w:tcPr>
            <w:tcW w:w="567" w:type="dxa"/>
            <w:noWrap/>
            <w:hideMark/>
          </w:tcPr>
          <w:p w14:paraId="6C9A53DE" w14:textId="77777777" w:rsidR="00545AEC" w:rsidRPr="00D17E96" w:rsidRDefault="005B734E"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O</w:t>
            </w:r>
          </w:p>
        </w:tc>
        <w:tc>
          <w:tcPr>
            <w:tcW w:w="1496" w:type="dxa"/>
            <w:noWrap/>
            <w:hideMark/>
          </w:tcPr>
          <w:p w14:paraId="77906D92" w14:textId="77777777" w:rsidR="00545AEC" w:rsidRPr="00D17E96" w:rsidRDefault="00545AEC"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OBS_SoilNotRocks</w:t>
            </w:r>
          </w:p>
        </w:tc>
        <w:tc>
          <w:tcPr>
            <w:tcW w:w="824" w:type="dxa"/>
          </w:tcPr>
          <w:p w14:paraId="7AC8790A" w14:textId="77777777" w:rsidR="00545AEC" w:rsidRPr="00D17E96" w:rsidRDefault="00545AEC" w:rsidP="00C27B5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095" w:type="dxa"/>
            <w:noWrap/>
            <w:hideMark/>
          </w:tcPr>
          <w:p w14:paraId="77D87056" w14:textId="77777777" w:rsidR="00545AEC" w:rsidRPr="00D17E96" w:rsidRDefault="00545AEC" w:rsidP="00545AEC">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Fraction of soil without rocks</w:t>
            </w:r>
            <w:r w:rsidR="005B734E" w:rsidRPr="00D17E96">
              <w:rPr>
                <w:rFonts w:eastAsia="Times New Roman" w:cs="Times New Roman"/>
                <w:sz w:val="18"/>
                <w:szCs w:val="18"/>
                <w:lang w:val="en-GB" w:eastAsia="en-GB"/>
              </w:rPr>
              <w:t xml:space="preserve"> [-]</w:t>
            </w:r>
          </w:p>
          <w:p w14:paraId="455A8F40" w14:textId="77777777" w:rsidR="005B734E" w:rsidRDefault="00D17E96" w:rsidP="00545AEC">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 xml:space="preserve">Use only if soil moisture is observed and provided in the met forcing file and </w:t>
            </w:r>
            <w:r w:rsidRPr="00D17E96">
              <w:rPr>
                <w:sz w:val="18"/>
                <w:szCs w:val="18"/>
                <w:lang w:val="en-US"/>
              </w:rPr>
              <w:t>smd_choice = 1 or 2</w:t>
            </w:r>
            <w:r w:rsidR="005B734E" w:rsidRPr="00D17E96">
              <w:rPr>
                <w:rFonts w:eastAsia="Times New Roman" w:cs="Times New Roman"/>
                <w:sz w:val="18"/>
                <w:szCs w:val="18"/>
                <w:lang w:val="en-GB" w:eastAsia="en-GB"/>
              </w:rPr>
              <w:t>.</w:t>
            </w:r>
          </w:p>
          <w:p w14:paraId="3E365567" w14:textId="77777777" w:rsidR="00742351" w:rsidRPr="00D17E96" w:rsidRDefault="00742351" w:rsidP="00545AEC">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**Use of observed soil moisture not currently tested**</w:t>
            </w:r>
          </w:p>
        </w:tc>
      </w:tr>
    </w:tbl>
    <w:p w14:paraId="08AE0B5E" w14:textId="77777777" w:rsidR="00545AEC" w:rsidRDefault="00545AEC" w:rsidP="00545AEC">
      <w:pPr>
        <w:rPr>
          <w:lang w:val="en-US"/>
        </w:rPr>
      </w:pPr>
    </w:p>
    <w:p w14:paraId="17F6C04F" w14:textId="77777777" w:rsidR="00C00C89" w:rsidRPr="00C00C89" w:rsidRDefault="00C00C89" w:rsidP="00C00C89">
      <w:pPr>
        <w:rPr>
          <w:lang w:val="en-US"/>
        </w:rPr>
      </w:pPr>
    </w:p>
    <w:p w14:paraId="703C6226" w14:textId="77777777" w:rsidR="006E31ED" w:rsidRDefault="000A767D" w:rsidP="008A71CF">
      <w:pPr>
        <w:pStyle w:val="Heading3"/>
        <w:numPr>
          <w:ilvl w:val="2"/>
          <w:numId w:val="40"/>
        </w:numPr>
        <w:rPr>
          <w:b/>
        </w:rPr>
      </w:pPr>
      <w:bookmarkStart w:id="59" w:name="_Conductance.TXT"/>
      <w:bookmarkStart w:id="60" w:name="_Toc414112037"/>
      <w:bookmarkEnd w:id="59"/>
      <w:r w:rsidRPr="002372B4">
        <w:rPr>
          <w:b/>
        </w:rPr>
        <w:t>SUEWS_</w:t>
      </w:r>
      <w:r w:rsidR="002372B4">
        <w:rPr>
          <w:b/>
        </w:rPr>
        <w:t>Conductance.txt</w:t>
      </w:r>
      <w:bookmarkEnd w:id="60"/>
    </w:p>
    <w:p w14:paraId="578E48A2" w14:textId="77777777" w:rsidR="00A555D7" w:rsidRDefault="00742351" w:rsidP="00413207">
      <w:pPr>
        <w:rPr>
          <w:rFonts w:eastAsia="Times New Roman" w:cs="Times New Roman"/>
          <w:szCs w:val="18"/>
          <w:lang w:val="en-GB" w:eastAsia="en-GB"/>
        </w:rPr>
      </w:pPr>
      <w:r w:rsidRPr="00742351">
        <w:rPr>
          <w:rFonts w:eastAsia="Times New Roman" w:cs="Times New Roman"/>
          <w:szCs w:val="18"/>
          <w:lang w:val="en-GB" w:eastAsia="en-GB"/>
        </w:rPr>
        <w:t>SUEWS_Conductance.txt contains the parameters needed for the Jarvis (1976) surface conductance model used in the modelling of evaporation in SUEWS.</w:t>
      </w:r>
      <w:r w:rsidR="00506B70">
        <w:rPr>
          <w:rFonts w:eastAsia="Times New Roman" w:cs="Times New Roman"/>
          <w:szCs w:val="18"/>
          <w:lang w:val="en-GB" w:eastAsia="en-GB"/>
        </w:rPr>
        <w:t xml:space="preserve"> </w:t>
      </w:r>
      <w:r w:rsidR="00506B70" w:rsidRPr="00506B70">
        <w:rPr>
          <w:rFonts w:eastAsia="Times New Roman" w:cs="Times New Roman"/>
          <w:szCs w:val="18"/>
          <w:lang w:val="en-GB" w:eastAsia="en-GB"/>
        </w:rPr>
        <w:t>These values should not be changed independently of each other</w:t>
      </w:r>
      <w:r w:rsidR="00506B70">
        <w:rPr>
          <w:rFonts w:eastAsia="Times New Roman" w:cs="Times New Roman"/>
          <w:szCs w:val="18"/>
          <w:lang w:val="en-GB" w:eastAsia="en-GB"/>
        </w:rPr>
        <w:t xml:space="preserve">. </w:t>
      </w:r>
      <w:r w:rsidR="00506B70" w:rsidRPr="00742351">
        <w:rPr>
          <w:rFonts w:eastAsia="Times New Roman" w:cs="Times New Roman"/>
          <w:szCs w:val="18"/>
          <w:lang w:val="en-GB" w:eastAsia="en-GB"/>
        </w:rPr>
        <w:t xml:space="preserve">The suggested values below have been derived </w:t>
      </w:r>
      <w:r w:rsidR="00506B70">
        <w:rPr>
          <w:rFonts w:eastAsia="Times New Roman" w:cs="Times New Roman"/>
          <w:szCs w:val="18"/>
          <w:lang w:val="en-GB" w:eastAsia="en-GB"/>
        </w:rPr>
        <w:t xml:space="preserve">using datasts for Los Angeles and Vancouver (see </w:t>
      </w:r>
      <w:r w:rsidR="00506B70" w:rsidRPr="00742351">
        <w:rPr>
          <w:rFonts w:eastAsia="Times New Roman" w:cs="Times New Roman"/>
          <w:color w:val="000000"/>
          <w:szCs w:val="18"/>
          <w:lang w:eastAsia="fi-FI"/>
        </w:rPr>
        <w:t>Järvi et al. (2011</w:t>
      </w:r>
      <w:r w:rsidR="00506B70" w:rsidRPr="00742351">
        <w:rPr>
          <w:rFonts w:eastAsia="Times New Roman" w:cs="Times New Roman"/>
          <w:szCs w:val="18"/>
          <w:lang w:val="en-GB" w:eastAsia="en-GB"/>
        </w:rPr>
        <w:t>)</w:t>
      </w:r>
      <w:r w:rsidR="00506B70">
        <w:rPr>
          <w:rFonts w:eastAsia="Times New Roman" w:cs="Times New Roman"/>
          <w:szCs w:val="18"/>
          <w:lang w:val="en-GB" w:eastAsia="en-GB"/>
        </w:rPr>
        <w:t>)</w:t>
      </w:r>
      <w:r w:rsidR="00506B70" w:rsidRPr="00742351">
        <w:rPr>
          <w:rFonts w:eastAsia="Times New Roman" w:cs="Times New Roman"/>
          <w:szCs w:val="18"/>
          <w:lang w:val="en-GB" w:eastAsia="en-GB"/>
        </w:rPr>
        <w:t>.</w:t>
      </w:r>
    </w:p>
    <w:p w14:paraId="0885605F" w14:textId="77777777" w:rsidR="00506B70" w:rsidRDefault="00506B70" w:rsidP="00413207">
      <w:pPr>
        <w:rPr>
          <w:szCs w:val="20"/>
          <w:lang w:val="en-US"/>
        </w:rPr>
      </w:pPr>
    </w:p>
    <w:tbl>
      <w:tblPr>
        <w:tblStyle w:val="ListTable2-Accent31"/>
        <w:tblW w:w="9264" w:type="dxa"/>
        <w:jc w:val="center"/>
        <w:tblLook w:val="04A0" w:firstRow="1" w:lastRow="0" w:firstColumn="1" w:lastColumn="0" w:noHBand="0" w:noVBand="1"/>
      </w:tblPr>
      <w:tblGrid>
        <w:gridCol w:w="533"/>
        <w:gridCol w:w="520"/>
        <w:gridCol w:w="1417"/>
        <w:gridCol w:w="901"/>
        <w:gridCol w:w="5893"/>
      </w:tblGrid>
      <w:tr w:rsidR="00742351" w:rsidRPr="00742351" w14:paraId="0CC5728C" w14:textId="77777777" w:rsidTr="009F3E8F">
        <w:trPr>
          <w:cnfStyle w:val="100000000000" w:firstRow="1" w:lastRow="0" w:firstColumn="0" w:lastColumn="0" w:oddVBand="0" w:evenVBand="0" w:oddHBand="0"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hideMark/>
          </w:tcPr>
          <w:p w14:paraId="7FCED71A" w14:textId="77777777" w:rsidR="00742351" w:rsidRPr="00D17E96" w:rsidRDefault="00742351" w:rsidP="000537C6">
            <w:pPr>
              <w:tabs>
                <w:tab w:val="left" w:pos="142"/>
                <w:tab w:val="left" w:pos="377"/>
              </w:tabs>
              <w:jc w:val="center"/>
              <w:rPr>
                <w:rFonts w:eastAsia="Times New Roman" w:cs="Times New Roman"/>
                <w:sz w:val="18"/>
                <w:szCs w:val="18"/>
                <w:lang w:val="en-GB" w:eastAsia="en-GB"/>
              </w:rPr>
            </w:pPr>
            <w:r w:rsidRPr="00D17E96">
              <w:rPr>
                <w:sz w:val="18"/>
                <w:szCs w:val="18"/>
                <w:lang w:val="en-US"/>
              </w:rPr>
              <w:t>No.</w:t>
            </w:r>
          </w:p>
        </w:tc>
        <w:tc>
          <w:tcPr>
            <w:tcW w:w="520" w:type="dxa"/>
          </w:tcPr>
          <w:p w14:paraId="3D1F024C" w14:textId="77777777" w:rsidR="00742351" w:rsidRPr="00D17E96" w:rsidRDefault="00742351"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D17E96">
              <w:rPr>
                <w:sz w:val="18"/>
                <w:szCs w:val="18"/>
                <w:lang w:val="en-US"/>
              </w:rPr>
              <w:t>USE</w:t>
            </w:r>
          </w:p>
        </w:tc>
        <w:tc>
          <w:tcPr>
            <w:tcW w:w="1417" w:type="dxa"/>
            <w:noWrap/>
            <w:hideMark/>
          </w:tcPr>
          <w:p w14:paraId="69A7EF34" w14:textId="77777777" w:rsidR="00742351" w:rsidRPr="00D17E96" w:rsidRDefault="00742351"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sz w:val="18"/>
                <w:szCs w:val="18"/>
                <w:lang w:val="en-US"/>
              </w:rPr>
              <w:t>Column name</w:t>
            </w:r>
          </w:p>
        </w:tc>
        <w:tc>
          <w:tcPr>
            <w:tcW w:w="901" w:type="dxa"/>
          </w:tcPr>
          <w:p w14:paraId="6A9096AC" w14:textId="77777777" w:rsidR="00742351" w:rsidRPr="00D17E96" w:rsidRDefault="00742351"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D17E96">
              <w:rPr>
                <w:sz w:val="18"/>
                <w:szCs w:val="18"/>
                <w:lang w:val="en-US"/>
              </w:rPr>
              <w:t>Example</w:t>
            </w:r>
          </w:p>
        </w:tc>
        <w:tc>
          <w:tcPr>
            <w:tcW w:w="5893" w:type="dxa"/>
            <w:noWrap/>
            <w:hideMark/>
          </w:tcPr>
          <w:p w14:paraId="47F13D32" w14:textId="77777777" w:rsidR="00742351" w:rsidRPr="00D17E96" w:rsidRDefault="00742351" w:rsidP="000537C6">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sz w:val="18"/>
                <w:szCs w:val="18"/>
                <w:lang w:val="en-US"/>
              </w:rPr>
              <w:t>Description</w:t>
            </w:r>
          </w:p>
        </w:tc>
      </w:tr>
      <w:tr w:rsidR="00742351" w:rsidRPr="00742351" w14:paraId="6BA1B354" w14:textId="77777777" w:rsidTr="009F3E8F">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0DC80E00" w14:textId="77777777" w:rsidR="00742351" w:rsidRPr="00742351" w:rsidRDefault="00742351"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1</w:t>
            </w:r>
          </w:p>
        </w:tc>
        <w:tc>
          <w:tcPr>
            <w:tcW w:w="520" w:type="dxa"/>
            <w:vAlign w:val="center"/>
          </w:tcPr>
          <w:p w14:paraId="4ECDBEC3" w14:textId="77777777" w:rsidR="00742351" w:rsidRPr="00C27B5E" w:rsidRDefault="00C27B5E"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L</w:t>
            </w:r>
          </w:p>
        </w:tc>
        <w:tc>
          <w:tcPr>
            <w:tcW w:w="1417" w:type="dxa"/>
            <w:noWrap/>
            <w:vAlign w:val="center"/>
            <w:hideMark/>
          </w:tcPr>
          <w:p w14:paraId="461C117C" w14:textId="77777777" w:rsidR="00742351" w:rsidRPr="00742351" w:rsidRDefault="00742351"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Code</w:t>
            </w:r>
          </w:p>
        </w:tc>
        <w:tc>
          <w:tcPr>
            <w:tcW w:w="901" w:type="dxa"/>
            <w:vAlign w:val="center"/>
          </w:tcPr>
          <w:p w14:paraId="3DD7A94C" w14:textId="77777777" w:rsidR="00742351" w:rsidRPr="00C27B5E" w:rsidRDefault="00742351"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p>
        </w:tc>
        <w:tc>
          <w:tcPr>
            <w:tcW w:w="5893" w:type="dxa"/>
            <w:noWrap/>
            <w:hideMark/>
          </w:tcPr>
          <w:p w14:paraId="1586ADFE" w14:textId="77777777" w:rsidR="00506B70" w:rsidRPr="00D17E96" w:rsidRDefault="00506B70" w:rsidP="00506B70">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 xml:space="preserve">Code linking to the </w:t>
            </w:r>
            <w:r>
              <w:rPr>
                <w:rFonts w:eastAsia="Times New Roman" w:cs="Times New Roman"/>
                <w:sz w:val="18"/>
                <w:szCs w:val="18"/>
                <w:lang w:val="en-GB" w:eastAsia="en-GB"/>
              </w:rPr>
              <w:t>Cond</w:t>
            </w:r>
            <w:r w:rsidRPr="00D17E96">
              <w:rPr>
                <w:rFonts w:eastAsia="Times New Roman" w:cs="Times New Roman"/>
                <w:sz w:val="18"/>
                <w:szCs w:val="18"/>
                <w:lang w:val="en-GB" w:eastAsia="en-GB"/>
              </w:rPr>
              <w:t>Code column in SUEWS_</w:t>
            </w:r>
            <w:r>
              <w:rPr>
                <w:rFonts w:eastAsia="Times New Roman" w:cs="Times New Roman"/>
                <w:sz w:val="18"/>
                <w:szCs w:val="18"/>
                <w:lang w:val="en-GB" w:eastAsia="en-GB"/>
              </w:rPr>
              <w:t>SiteSelect</w:t>
            </w:r>
            <w:r w:rsidRPr="00D17E96">
              <w:rPr>
                <w:rFonts w:eastAsia="Times New Roman" w:cs="Times New Roman"/>
                <w:sz w:val="18"/>
                <w:szCs w:val="18"/>
                <w:lang w:val="en-GB" w:eastAsia="en-GB"/>
              </w:rPr>
              <w:t>.txt.</w:t>
            </w:r>
          </w:p>
          <w:p w14:paraId="6ACD9388" w14:textId="1AD35587" w:rsidR="00742351" w:rsidRPr="00742351" w:rsidRDefault="00514E61" w:rsidP="00506B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sz w:val="18"/>
                <w:szCs w:val="18"/>
                <w:lang w:val="en-GB" w:eastAsia="en-GB"/>
              </w:rPr>
              <w:t>Value of integer is arbitrary but must match code</w:t>
            </w:r>
            <w:r w:rsidR="00506B70" w:rsidRPr="00D17E96">
              <w:rPr>
                <w:rFonts w:eastAsia="Times New Roman" w:cs="Times New Roman"/>
                <w:sz w:val="18"/>
                <w:szCs w:val="18"/>
                <w:lang w:val="en-GB" w:eastAsia="en-GB"/>
              </w:rPr>
              <w:t xml:space="preserve"> specified in SUEWS_SiteSelect.txt.</w:t>
            </w:r>
          </w:p>
        </w:tc>
      </w:tr>
      <w:tr w:rsidR="000E1AA2" w:rsidRPr="00742351" w14:paraId="6EAC4DE3" w14:textId="77777777" w:rsidTr="009F3E8F">
        <w:trPr>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35697F26"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2</w:t>
            </w:r>
          </w:p>
        </w:tc>
        <w:tc>
          <w:tcPr>
            <w:tcW w:w="520" w:type="dxa"/>
            <w:vAlign w:val="center"/>
          </w:tcPr>
          <w:p w14:paraId="2B3FA25B" w14:textId="77777777" w:rsidR="000E1AA2" w:rsidRPr="00C27B5E"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434456D3" w14:textId="77777777" w:rsidR="000E1AA2" w:rsidRPr="00742351"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G1</w:t>
            </w:r>
          </w:p>
        </w:tc>
        <w:tc>
          <w:tcPr>
            <w:tcW w:w="901" w:type="dxa"/>
          </w:tcPr>
          <w:p w14:paraId="2FC3A75B" w14:textId="77777777" w:rsidR="000E1AA2" w:rsidRPr="00A555D7" w:rsidRDefault="000E1AA2" w:rsidP="000537C6">
            <w:pPr>
              <w:cnfStyle w:val="000000000000" w:firstRow="0" w:lastRow="0" w:firstColumn="0" w:lastColumn="0" w:oddVBand="0" w:evenVBand="0" w:oddHBand="0" w:evenHBand="0" w:firstRowFirstColumn="0" w:firstRowLastColumn="0" w:lastRowFirstColumn="0" w:lastRowLastColumn="0"/>
              <w:rPr>
                <w:szCs w:val="20"/>
                <w:lang w:val="en-US"/>
              </w:rPr>
            </w:pPr>
            <w:r w:rsidRPr="00A555D7">
              <w:rPr>
                <w:color w:val="000000"/>
                <w:szCs w:val="20"/>
              </w:rPr>
              <w:t>16.4764</w:t>
            </w:r>
          </w:p>
        </w:tc>
        <w:tc>
          <w:tcPr>
            <w:tcW w:w="5893" w:type="dxa"/>
            <w:noWrap/>
            <w:hideMark/>
          </w:tcPr>
          <w:p w14:paraId="7FF82B91" w14:textId="77777777" w:rsidR="000E1AA2" w:rsidRPr="00742351" w:rsidRDefault="000E1AA2" w:rsidP="00C27B5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Related to maximum surface conductance</w:t>
            </w:r>
            <w:r>
              <w:rPr>
                <w:rFonts w:eastAsia="Times New Roman" w:cs="Times New Roman"/>
                <w:color w:val="000000"/>
                <w:sz w:val="18"/>
                <w:szCs w:val="18"/>
                <w:lang w:val="en-GB" w:eastAsia="en-GB"/>
              </w:rPr>
              <w:t xml:space="preserve"> [mm s-1]</w:t>
            </w:r>
          </w:p>
        </w:tc>
      </w:tr>
      <w:tr w:rsidR="000E1AA2" w:rsidRPr="00742351" w14:paraId="655BDCE4" w14:textId="77777777" w:rsidTr="009F3E8F">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6334F32D"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3</w:t>
            </w:r>
          </w:p>
        </w:tc>
        <w:tc>
          <w:tcPr>
            <w:tcW w:w="520" w:type="dxa"/>
            <w:vAlign w:val="center"/>
          </w:tcPr>
          <w:p w14:paraId="0161ECFA" w14:textId="77777777" w:rsidR="000E1AA2" w:rsidRPr="00C27B5E"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24CCEE51" w14:textId="77777777" w:rsidR="000E1AA2" w:rsidRPr="00742351"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G2</w:t>
            </w:r>
          </w:p>
        </w:tc>
        <w:tc>
          <w:tcPr>
            <w:tcW w:w="901" w:type="dxa"/>
          </w:tcPr>
          <w:p w14:paraId="64DF5571" w14:textId="77777777" w:rsidR="000E1AA2" w:rsidRPr="00A555D7" w:rsidRDefault="000E1AA2" w:rsidP="000537C6">
            <w:pPr>
              <w:cnfStyle w:val="000000100000" w:firstRow="0" w:lastRow="0" w:firstColumn="0" w:lastColumn="0" w:oddVBand="0" w:evenVBand="0" w:oddHBand="1" w:evenHBand="0" w:firstRowFirstColumn="0" w:firstRowLastColumn="0" w:lastRowFirstColumn="0" w:lastRowLastColumn="0"/>
              <w:rPr>
                <w:szCs w:val="20"/>
                <w:lang w:val="en-US"/>
              </w:rPr>
            </w:pPr>
            <w:r w:rsidRPr="00A555D7">
              <w:rPr>
                <w:color w:val="000000"/>
                <w:szCs w:val="20"/>
              </w:rPr>
              <w:t>566.0923</w:t>
            </w:r>
          </w:p>
        </w:tc>
        <w:tc>
          <w:tcPr>
            <w:tcW w:w="5893" w:type="dxa"/>
            <w:noWrap/>
            <w:hideMark/>
          </w:tcPr>
          <w:p w14:paraId="66DDC859" w14:textId="77777777" w:rsidR="000E1AA2" w:rsidRPr="00742351" w:rsidRDefault="000E1AA2" w:rsidP="00C27B5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Related to Kdown dependence</w:t>
            </w:r>
            <w:r>
              <w:rPr>
                <w:rFonts w:eastAsia="Times New Roman" w:cs="Times New Roman"/>
                <w:color w:val="000000"/>
                <w:sz w:val="18"/>
                <w:szCs w:val="18"/>
                <w:lang w:val="en-GB" w:eastAsia="en-GB"/>
              </w:rPr>
              <w:t xml:space="preserve"> [W m</w:t>
            </w:r>
            <w:r w:rsidRPr="000E1AA2">
              <w:rPr>
                <w:rFonts w:eastAsia="Times New Roman" w:cs="Times New Roman"/>
                <w:color w:val="000000"/>
                <w:sz w:val="18"/>
                <w:szCs w:val="18"/>
                <w:vertAlign w:val="superscript"/>
                <w:lang w:val="en-GB" w:eastAsia="en-GB"/>
              </w:rPr>
              <w:t>-2</w:t>
            </w:r>
            <w:r>
              <w:rPr>
                <w:rFonts w:eastAsia="Times New Roman" w:cs="Times New Roman"/>
                <w:color w:val="000000"/>
                <w:sz w:val="18"/>
                <w:szCs w:val="18"/>
                <w:lang w:val="en-GB" w:eastAsia="en-GB"/>
              </w:rPr>
              <w:t>]</w:t>
            </w:r>
          </w:p>
        </w:tc>
      </w:tr>
      <w:tr w:rsidR="000E1AA2" w:rsidRPr="00742351" w14:paraId="5DD8A692" w14:textId="77777777" w:rsidTr="009F3E8F">
        <w:trPr>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1035F983"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4</w:t>
            </w:r>
          </w:p>
        </w:tc>
        <w:tc>
          <w:tcPr>
            <w:tcW w:w="520" w:type="dxa"/>
            <w:vAlign w:val="center"/>
          </w:tcPr>
          <w:p w14:paraId="01B1D289" w14:textId="77777777" w:rsidR="000E1AA2" w:rsidRPr="00C27B5E"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1DE6913C" w14:textId="77777777" w:rsidR="000E1AA2" w:rsidRPr="00742351"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G3</w:t>
            </w:r>
          </w:p>
        </w:tc>
        <w:tc>
          <w:tcPr>
            <w:tcW w:w="901" w:type="dxa"/>
          </w:tcPr>
          <w:p w14:paraId="315E7EDF" w14:textId="77777777" w:rsidR="000E1AA2" w:rsidRPr="00A555D7" w:rsidRDefault="000E1AA2" w:rsidP="000537C6">
            <w:pPr>
              <w:cnfStyle w:val="000000000000" w:firstRow="0" w:lastRow="0" w:firstColumn="0" w:lastColumn="0" w:oddVBand="0" w:evenVBand="0" w:oddHBand="0" w:evenHBand="0" w:firstRowFirstColumn="0" w:firstRowLastColumn="0" w:lastRowFirstColumn="0" w:lastRowLastColumn="0"/>
              <w:rPr>
                <w:szCs w:val="20"/>
                <w:lang w:val="en-US"/>
              </w:rPr>
            </w:pPr>
            <w:r w:rsidRPr="00A555D7">
              <w:rPr>
                <w:color w:val="000000"/>
                <w:szCs w:val="20"/>
              </w:rPr>
              <w:t>0.2163</w:t>
            </w:r>
          </w:p>
        </w:tc>
        <w:tc>
          <w:tcPr>
            <w:tcW w:w="5893" w:type="dxa"/>
            <w:noWrap/>
            <w:hideMark/>
          </w:tcPr>
          <w:p w14:paraId="1135F3DA" w14:textId="77777777" w:rsidR="000E1AA2" w:rsidRPr="00742351" w:rsidRDefault="000E1AA2" w:rsidP="00C27B5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Related to VPD dependence</w:t>
            </w:r>
            <w:r>
              <w:rPr>
                <w:rFonts w:eastAsia="Times New Roman" w:cs="Times New Roman"/>
                <w:color w:val="000000"/>
                <w:sz w:val="18"/>
                <w:szCs w:val="18"/>
                <w:lang w:val="en-GB" w:eastAsia="en-GB"/>
              </w:rPr>
              <w:t xml:space="preserve"> [kg g</w:t>
            </w:r>
            <w:r w:rsidRPr="000E1AA2">
              <w:rPr>
                <w:rFonts w:eastAsia="Times New Roman" w:cs="Times New Roman"/>
                <w:color w:val="000000"/>
                <w:sz w:val="18"/>
                <w:szCs w:val="18"/>
                <w:vertAlign w:val="superscript"/>
                <w:lang w:val="en-GB" w:eastAsia="en-GB"/>
              </w:rPr>
              <w:t>-1</w:t>
            </w:r>
            <w:r>
              <w:rPr>
                <w:rFonts w:eastAsia="Times New Roman" w:cs="Times New Roman"/>
                <w:color w:val="000000"/>
                <w:sz w:val="18"/>
                <w:szCs w:val="18"/>
                <w:lang w:val="en-GB" w:eastAsia="en-GB"/>
              </w:rPr>
              <w:t>]</w:t>
            </w:r>
          </w:p>
        </w:tc>
      </w:tr>
      <w:tr w:rsidR="000E1AA2" w:rsidRPr="00742351" w14:paraId="43EBF7E5" w14:textId="77777777" w:rsidTr="009F3E8F">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5B7B079A"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5</w:t>
            </w:r>
          </w:p>
        </w:tc>
        <w:tc>
          <w:tcPr>
            <w:tcW w:w="520" w:type="dxa"/>
            <w:vAlign w:val="center"/>
          </w:tcPr>
          <w:p w14:paraId="19DF939C" w14:textId="77777777" w:rsidR="000E1AA2" w:rsidRPr="00C27B5E"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312E9A65" w14:textId="77777777" w:rsidR="000E1AA2" w:rsidRPr="00742351"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G4</w:t>
            </w:r>
          </w:p>
        </w:tc>
        <w:tc>
          <w:tcPr>
            <w:tcW w:w="901" w:type="dxa"/>
          </w:tcPr>
          <w:p w14:paraId="63E5DC8C" w14:textId="77777777" w:rsidR="000E1AA2" w:rsidRPr="00A555D7" w:rsidRDefault="000E1AA2" w:rsidP="000537C6">
            <w:pPr>
              <w:cnfStyle w:val="000000100000" w:firstRow="0" w:lastRow="0" w:firstColumn="0" w:lastColumn="0" w:oddVBand="0" w:evenVBand="0" w:oddHBand="1" w:evenHBand="0" w:firstRowFirstColumn="0" w:firstRowLastColumn="0" w:lastRowFirstColumn="0" w:lastRowLastColumn="0"/>
              <w:rPr>
                <w:szCs w:val="20"/>
                <w:lang w:val="en-US"/>
              </w:rPr>
            </w:pPr>
            <w:r w:rsidRPr="00A555D7">
              <w:rPr>
                <w:color w:val="000000"/>
                <w:szCs w:val="20"/>
              </w:rPr>
              <w:t>3.3649</w:t>
            </w:r>
          </w:p>
        </w:tc>
        <w:tc>
          <w:tcPr>
            <w:tcW w:w="5893" w:type="dxa"/>
            <w:noWrap/>
            <w:hideMark/>
          </w:tcPr>
          <w:p w14:paraId="044AC81F" w14:textId="77777777" w:rsidR="000E1AA2" w:rsidRPr="00742351" w:rsidRDefault="000E1AA2" w:rsidP="000E1AA2">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Related to VPD dependence</w:t>
            </w:r>
            <w:r>
              <w:rPr>
                <w:rFonts w:eastAsia="Times New Roman" w:cs="Times New Roman"/>
                <w:color w:val="000000"/>
                <w:sz w:val="18"/>
                <w:szCs w:val="18"/>
                <w:lang w:val="en-GB" w:eastAsia="en-GB"/>
              </w:rPr>
              <w:t xml:space="preserve"> [g kg</w:t>
            </w:r>
            <w:r w:rsidRPr="000E1AA2">
              <w:rPr>
                <w:rFonts w:eastAsia="Times New Roman" w:cs="Times New Roman"/>
                <w:color w:val="000000"/>
                <w:sz w:val="18"/>
                <w:szCs w:val="18"/>
                <w:vertAlign w:val="superscript"/>
                <w:lang w:val="en-GB" w:eastAsia="en-GB"/>
              </w:rPr>
              <w:t>-1</w:t>
            </w:r>
            <w:r>
              <w:rPr>
                <w:rFonts w:eastAsia="Times New Roman" w:cs="Times New Roman"/>
                <w:color w:val="000000"/>
                <w:sz w:val="18"/>
                <w:szCs w:val="18"/>
                <w:lang w:val="en-GB" w:eastAsia="en-GB"/>
              </w:rPr>
              <w:t>]</w:t>
            </w:r>
          </w:p>
        </w:tc>
      </w:tr>
      <w:tr w:rsidR="000E1AA2" w:rsidRPr="00742351" w14:paraId="511BF859" w14:textId="77777777" w:rsidTr="009F3E8F">
        <w:trPr>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4E91F398"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6</w:t>
            </w:r>
          </w:p>
        </w:tc>
        <w:tc>
          <w:tcPr>
            <w:tcW w:w="520" w:type="dxa"/>
            <w:vAlign w:val="center"/>
          </w:tcPr>
          <w:p w14:paraId="503ADB2B" w14:textId="77777777" w:rsidR="000E1AA2" w:rsidRPr="00C27B5E"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7CF6EF5D" w14:textId="77777777" w:rsidR="000E1AA2" w:rsidRPr="00742351"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G5</w:t>
            </w:r>
          </w:p>
        </w:tc>
        <w:tc>
          <w:tcPr>
            <w:tcW w:w="901" w:type="dxa"/>
          </w:tcPr>
          <w:p w14:paraId="2849AE75" w14:textId="77777777" w:rsidR="000E1AA2" w:rsidRPr="00A555D7" w:rsidRDefault="000E1AA2" w:rsidP="000537C6">
            <w:pPr>
              <w:cnfStyle w:val="000000000000" w:firstRow="0" w:lastRow="0" w:firstColumn="0" w:lastColumn="0" w:oddVBand="0" w:evenVBand="0" w:oddHBand="0" w:evenHBand="0" w:firstRowFirstColumn="0" w:firstRowLastColumn="0" w:lastRowFirstColumn="0" w:lastRowLastColumn="0"/>
              <w:rPr>
                <w:szCs w:val="20"/>
                <w:lang w:val="en-US"/>
              </w:rPr>
            </w:pPr>
            <w:r w:rsidRPr="00A555D7">
              <w:rPr>
                <w:color w:val="000000"/>
                <w:szCs w:val="20"/>
              </w:rPr>
              <w:t>11.0764</w:t>
            </w:r>
          </w:p>
        </w:tc>
        <w:tc>
          <w:tcPr>
            <w:tcW w:w="5893" w:type="dxa"/>
            <w:noWrap/>
            <w:hideMark/>
          </w:tcPr>
          <w:p w14:paraId="2DB69918" w14:textId="77777777" w:rsidR="000E1AA2" w:rsidRPr="00742351" w:rsidRDefault="000E1AA2" w:rsidP="00C27B5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Related to temperature dependence</w:t>
            </w:r>
            <w:r>
              <w:rPr>
                <w:rFonts w:eastAsia="Times New Roman" w:cs="Times New Roman"/>
                <w:color w:val="000000"/>
                <w:sz w:val="18"/>
                <w:szCs w:val="18"/>
                <w:lang w:val="en-GB" w:eastAsia="en-GB"/>
              </w:rPr>
              <w:t xml:space="preserve"> [°C]</w:t>
            </w:r>
          </w:p>
        </w:tc>
      </w:tr>
      <w:tr w:rsidR="000E1AA2" w:rsidRPr="00742351" w14:paraId="258A95EF" w14:textId="77777777" w:rsidTr="009F3E8F">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391344E0"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7</w:t>
            </w:r>
          </w:p>
        </w:tc>
        <w:tc>
          <w:tcPr>
            <w:tcW w:w="520" w:type="dxa"/>
            <w:vAlign w:val="center"/>
          </w:tcPr>
          <w:p w14:paraId="33461759" w14:textId="77777777" w:rsidR="000E1AA2" w:rsidRPr="00C27B5E"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22FA803C" w14:textId="77777777" w:rsidR="000E1AA2" w:rsidRPr="00742351"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G6</w:t>
            </w:r>
          </w:p>
        </w:tc>
        <w:tc>
          <w:tcPr>
            <w:tcW w:w="901" w:type="dxa"/>
          </w:tcPr>
          <w:p w14:paraId="7F163B89" w14:textId="77777777" w:rsidR="000E1AA2" w:rsidRPr="00A555D7" w:rsidRDefault="000E1AA2" w:rsidP="000537C6">
            <w:pPr>
              <w:cnfStyle w:val="000000100000" w:firstRow="0" w:lastRow="0" w:firstColumn="0" w:lastColumn="0" w:oddVBand="0" w:evenVBand="0" w:oddHBand="1" w:evenHBand="0" w:firstRowFirstColumn="0" w:firstRowLastColumn="0" w:lastRowFirstColumn="0" w:lastRowLastColumn="0"/>
              <w:rPr>
                <w:szCs w:val="20"/>
                <w:lang w:val="en-US"/>
              </w:rPr>
            </w:pPr>
            <w:r w:rsidRPr="00A555D7">
              <w:rPr>
                <w:color w:val="000000"/>
                <w:szCs w:val="20"/>
              </w:rPr>
              <w:t>0.0176</w:t>
            </w:r>
          </w:p>
        </w:tc>
        <w:tc>
          <w:tcPr>
            <w:tcW w:w="5893" w:type="dxa"/>
            <w:noWrap/>
            <w:hideMark/>
          </w:tcPr>
          <w:p w14:paraId="12F6EA63" w14:textId="77777777" w:rsidR="000E1AA2" w:rsidRPr="00742351" w:rsidRDefault="000E1AA2" w:rsidP="00C27B5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Related to soil moisture dependence</w:t>
            </w:r>
            <w:r>
              <w:rPr>
                <w:rFonts w:eastAsia="Times New Roman" w:cs="Times New Roman"/>
                <w:color w:val="000000"/>
                <w:sz w:val="18"/>
                <w:szCs w:val="18"/>
                <w:lang w:val="en-GB" w:eastAsia="en-GB"/>
              </w:rPr>
              <w:t xml:space="preserve"> [mm</w:t>
            </w:r>
            <w:r w:rsidRPr="000E1AA2">
              <w:rPr>
                <w:rFonts w:eastAsia="Times New Roman" w:cs="Times New Roman"/>
                <w:color w:val="000000"/>
                <w:sz w:val="18"/>
                <w:szCs w:val="18"/>
                <w:vertAlign w:val="superscript"/>
                <w:lang w:val="en-GB" w:eastAsia="en-GB"/>
              </w:rPr>
              <w:t>-1</w:t>
            </w:r>
            <w:r>
              <w:rPr>
                <w:rFonts w:eastAsia="Times New Roman" w:cs="Times New Roman"/>
                <w:color w:val="000000"/>
                <w:sz w:val="18"/>
                <w:szCs w:val="18"/>
                <w:lang w:val="en-GB" w:eastAsia="en-GB"/>
              </w:rPr>
              <w:t>]</w:t>
            </w:r>
          </w:p>
        </w:tc>
      </w:tr>
      <w:tr w:rsidR="000E1AA2" w:rsidRPr="00742351" w14:paraId="34B48BE8" w14:textId="77777777" w:rsidTr="009F3E8F">
        <w:trPr>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50A6AD9E"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8</w:t>
            </w:r>
          </w:p>
        </w:tc>
        <w:tc>
          <w:tcPr>
            <w:tcW w:w="520" w:type="dxa"/>
            <w:vAlign w:val="center"/>
          </w:tcPr>
          <w:p w14:paraId="255F5E4B" w14:textId="77777777" w:rsidR="000E1AA2" w:rsidRPr="00C27B5E"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56B11932" w14:textId="77777777" w:rsidR="000E1AA2" w:rsidRPr="00742351"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TH</w:t>
            </w:r>
          </w:p>
        </w:tc>
        <w:tc>
          <w:tcPr>
            <w:tcW w:w="901" w:type="dxa"/>
          </w:tcPr>
          <w:p w14:paraId="6320649C" w14:textId="77777777" w:rsidR="000E1AA2" w:rsidRPr="00A555D7" w:rsidRDefault="000E1AA2" w:rsidP="000537C6">
            <w:pPr>
              <w:cnfStyle w:val="000000000000" w:firstRow="0" w:lastRow="0" w:firstColumn="0" w:lastColumn="0" w:oddVBand="0" w:evenVBand="0" w:oddHBand="0" w:evenHBand="0" w:firstRowFirstColumn="0" w:firstRowLastColumn="0" w:lastRowFirstColumn="0" w:lastRowLastColumn="0"/>
              <w:rPr>
                <w:szCs w:val="20"/>
                <w:lang w:val="en-US"/>
              </w:rPr>
            </w:pPr>
            <w:r w:rsidRPr="00A555D7">
              <w:rPr>
                <w:color w:val="000000"/>
                <w:szCs w:val="20"/>
              </w:rPr>
              <w:t>40</w:t>
            </w:r>
          </w:p>
        </w:tc>
        <w:tc>
          <w:tcPr>
            <w:tcW w:w="5893" w:type="dxa"/>
            <w:noWrap/>
            <w:hideMark/>
          </w:tcPr>
          <w:p w14:paraId="6CC09F84" w14:textId="77777777" w:rsidR="000E1AA2" w:rsidRPr="00742351" w:rsidRDefault="000E1AA2" w:rsidP="00C27B5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Upper air temperature limit</w:t>
            </w:r>
            <w:r>
              <w:rPr>
                <w:rFonts w:eastAsia="Times New Roman" w:cs="Times New Roman"/>
                <w:color w:val="000000"/>
                <w:sz w:val="18"/>
                <w:szCs w:val="18"/>
                <w:lang w:val="en-GB" w:eastAsia="en-GB"/>
              </w:rPr>
              <w:t xml:space="preserve"> [°C]</w:t>
            </w:r>
          </w:p>
        </w:tc>
      </w:tr>
      <w:tr w:rsidR="000E1AA2" w:rsidRPr="00742351" w14:paraId="33C94D7F" w14:textId="77777777" w:rsidTr="009F3E8F">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0D680DFD"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9</w:t>
            </w:r>
          </w:p>
        </w:tc>
        <w:tc>
          <w:tcPr>
            <w:tcW w:w="520" w:type="dxa"/>
            <w:vAlign w:val="center"/>
          </w:tcPr>
          <w:p w14:paraId="6BED5A0E" w14:textId="77777777" w:rsidR="000E1AA2" w:rsidRPr="00C27B5E"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0BA4BF4E" w14:textId="77777777" w:rsidR="000E1AA2" w:rsidRPr="00742351"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TL</w:t>
            </w:r>
          </w:p>
        </w:tc>
        <w:tc>
          <w:tcPr>
            <w:tcW w:w="901" w:type="dxa"/>
          </w:tcPr>
          <w:p w14:paraId="4A4BBC52" w14:textId="77777777" w:rsidR="000E1AA2" w:rsidRPr="00A555D7" w:rsidRDefault="000E1AA2" w:rsidP="000537C6">
            <w:pPr>
              <w:cnfStyle w:val="000000100000" w:firstRow="0" w:lastRow="0" w:firstColumn="0" w:lastColumn="0" w:oddVBand="0" w:evenVBand="0" w:oddHBand="1" w:evenHBand="0" w:firstRowFirstColumn="0" w:firstRowLastColumn="0" w:lastRowFirstColumn="0" w:lastRowLastColumn="0"/>
              <w:rPr>
                <w:szCs w:val="20"/>
                <w:lang w:val="en-US"/>
              </w:rPr>
            </w:pPr>
            <w:r w:rsidRPr="00A555D7">
              <w:rPr>
                <w:color w:val="000000"/>
                <w:szCs w:val="20"/>
              </w:rPr>
              <w:t>0</w:t>
            </w:r>
          </w:p>
        </w:tc>
        <w:tc>
          <w:tcPr>
            <w:tcW w:w="5893" w:type="dxa"/>
            <w:noWrap/>
            <w:hideMark/>
          </w:tcPr>
          <w:p w14:paraId="56847D57" w14:textId="77777777" w:rsidR="000E1AA2" w:rsidRPr="00742351" w:rsidRDefault="000E1AA2" w:rsidP="00C27B5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Lower air temperature limit</w:t>
            </w:r>
            <w:r>
              <w:rPr>
                <w:rFonts w:eastAsia="Times New Roman" w:cs="Times New Roman"/>
                <w:color w:val="000000"/>
                <w:sz w:val="18"/>
                <w:szCs w:val="18"/>
                <w:lang w:val="en-GB" w:eastAsia="en-GB"/>
              </w:rPr>
              <w:t xml:space="preserve"> [°C]</w:t>
            </w:r>
          </w:p>
        </w:tc>
      </w:tr>
      <w:tr w:rsidR="000E1AA2" w:rsidRPr="00742351" w14:paraId="4DE615C1" w14:textId="77777777" w:rsidTr="009F3E8F">
        <w:trPr>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4CAEC146"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10</w:t>
            </w:r>
          </w:p>
        </w:tc>
        <w:tc>
          <w:tcPr>
            <w:tcW w:w="520" w:type="dxa"/>
            <w:vAlign w:val="center"/>
          </w:tcPr>
          <w:p w14:paraId="673986D9" w14:textId="77777777" w:rsidR="000E1AA2" w:rsidRPr="00C27B5E"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24F72CAB" w14:textId="77777777" w:rsidR="000E1AA2" w:rsidRPr="00742351"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S1</w:t>
            </w:r>
          </w:p>
        </w:tc>
        <w:tc>
          <w:tcPr>
            <w:tcW w:w="901" w:type="dxa"/>
          </w:tcPr>
          <w:p w14:paraId="39795CEF" w14:textId="77777777" w:rsidR="000E1AA2" w:rsidRPr="00A555D7" w:rsidRDefault="000E1AA2" w:rsidP="000537C6">
            <w:pPr>
              <w:cnfStyle w:val="000000000000" w:firstRow="0" w:lastRow="0" w:firstColumn="0" w:lastColumn="0" w:oddVBand="0" w:evenVBand="0" w:oddHBand="0" w:evenHBand="0" w:firstRowFirstColumn="0" w:firstRowLastColumn="0" w:lastRowFirstColumn="0" w:lastRowLastColumn="0"/>
              <w:rPr>
                <w:szCs w:val="20"/>
                <w:lang w:val="en-US"/>
              </w:rPr>
            </w:pPr>
            <w:r w:rsidRPr="00A555D7">
              <w:rPr>
                <w:color w:val="000000"/>
                <w:szCs w:val="20"/>
              </w:rPr>
              <w:t>0.45</w:t>
            </w:r>
          </w:p>
        </w:tc>
        <w:tc>
          <w:tcPr>
            <w:tcW w:w="5893" w:type="dxa"/>
            <w:noWrap/>
            <w:hideMark/>
          </w:tcPr>
          <w:p w14:paraId="7FEF1B3B" w14:textId="77777777" w:rsidR="000E1AA2" w:rsidRDefault="000E1AA2" w:rsidP="00C27B5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Related to soil moisture dependence</w:t>
            </w:r>
            <w:r>
              <w:rPr>
                <w:rFonts w:eastAsia="Times New Roman" w:cs="Times New Roman"/>
                <w:color w:val="000000"/>
                <w:sz w:val="18"/>
                <w:szCs w:val="18"/>
                <w:lang w:val="en-GB" w:eastAsia="en-GB"/>
              </w:rPr>
              <w:t xml:space="preserve"> [-]</w:t>
            </w:r>
          </w:p>
          <w:p w14:paraId="12F4A18B" w14:textId="77777777" w:rsidR="000E1AA2" w:rsidRPr="00742351" w:rsidRDefault="000E1AA2" w:rsidP="000E1AA2">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**These will change in the future to ensure consistency with soil behaviour**</w:t>
            </w:r>
          </w:p>
        </w:tc>
      </w:tr>
      <w:tr w:rsidR="000E1AA2" w:rsidRPr="00742351" w14:paraId="448EBB9B" w14:textId="77777777" w:rsidTr="009F3E8F">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0EDD792A"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11</w:t>
            </w:r>
          </w:p>
        </w:tc>
        <w:tc>
          <w:tcPr>
            <w:tcW w:w="520" w:type="dxa"/>
            <w:vAlign w:val="center"/>
          </w:tcPr>
          <w:p w14:paraId="617DF0E2" w14:textId="77777777" w:rsidR="000E1AA2" w:rsidRPr="00C27B5E"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378F09E2" w14:textId="77777777" w:rsidR="000E1AA2" w:rsidRPr="00742351" w:rsidRDefault="000E1AA2" w:rsidP="00506B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S2</w:t>
            </w:r>
          </w:p>
        </w:tc>
        <w:tc>
          <w:tcPr>
            <w:tcW w:w="901" w:type="dxa"/>
          </w:tcPr>
          <w:p w14:paraId="057AFFA4" w14:textId="77777777" w:rsidR="000E1AA2" w:rsidRPr="00A555D7" w:rsidRDefault="000E1AA2" w:rsidP="000537C6">
            <w:pPr>
              <w:cnfStyle w:val="000000100000" w:firstRow="0" w:lastRow="0" w:firstColumn="0" w:lastColumn="0" w:oddVBand="0" w:evenVBand="0" w:oddHBand="1" w:evenHBand="0" w:firstRowFirstColumn="0" w:firstRowLastColumn="0" w:lastRowFirstColumn="0" w:lastRowLastColumn="0"/>
              <w:rPr>
                <w:szCs w:val="20"/>
                <w:lang w:val="en-US"/>
              </w:rPr>
            </w:pPr>
            <w:r w:rsidRPr="00A555D7">
              <w:rPr>
                <w:color w:val="000000"/>
                <w:szCs w:val="20"/>
              </w:rPr>
              <w:t>15</w:t>
            </w:r>
          </w:p>
        </w:tc>
        <w:tc>
          <w:tcPr>
            <w:tcW w:w="5893" w:type="dxa"/>
            <w:noWrap/>
            <w:hideMark/>
          </w:tcPr>
          <w:p w14:paraId="5AADF691" w14:textId="77777777" w:rsidR="000E1AA2" w:rsidRDefault="000E1AA2" w:rsidP="00C27B5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Related to soil moisture dependence</w:t>
            </w:r>
            <w:r>
              <w:rPr>
                <w:rFonts w:eastAsia="Times New Roman" w:cs="Times New Roman"/>
                <w:color w:val="000000"/>
                <w:sz w:val="18"/>
                <w:szCs w:val="18"/>
                <w:lang w:val="en-GB" w:eastAsia="en-GB"/>
              </w:rPr>
              <w:t xml:space="preserve"> [mm]</w:t>
            </w:r>
          </w:p>
          <w:p w14:paraId="5ED8F729" w14:textId="77777777" w:rsidR="000E1AA2" w:rsidRPr="00742351" w:rsidRDefault="000E1AA2" w:rsidP="00C27B5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**These will change in the future to ensure consistency with soil behaviour**</w:t>
            </w:r>
          </w:p>
        </w:tc>
      </w:tr>
      <w:tr w:rsidR="000E1AA2" w:rsidRPr="00742351" w14:paraId="285EAF78" w14:textId="77777777" w:rsidTr="009F3E8F">
        <w:trPr>
          <w:cantSplit/>
          <w:trHeight w:val="300"/>
          <w:jc w:val="center"/>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32C00FBD" w14:textId="77777777" w:rsidR="000E1AA2" w:rsidRPr="00742351" w:rsidRDefault="000E1AA2" w:rsidP="00506B70">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12</w:t>
            </w:r>
          </w:p>
        </w:tc>
        <w:tc>
          <w:tcPr>
            <w:tcW w:w="520" w:type="dxa"/>
            <w:vAlign w:val="center"/>
          </w:tcPr>
          <w:p w14:paraId="0D2884C1" w14:textId="77777777" w:rsidR="000E1AA2" w:rsidRPr="00C27B5E"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417" w:type="dxa"/>
            <w:noWrap/>
            <w:vAlign w:val="center"/>
            <w:hideMark/>
          </w:tcPr>
          <w:p w14:paraId="66799157" w14:textId="77777777" w:rsidR="000E1AA2" w:rsidRPr="00742351" w:rsidRDefault="000E1AA2" w:rsidP="00506B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Kmax</w:t>
            </w:r>
          </w:p>
        </w:tc>
        <w:tc>
          <w:tcPr>
            <w:tcW w:w="901" w:type="dxa"/>
          </w:tcPr>
          <w:p w14:paraId="60C99D68" w14:textId="77777777" w:rsidR="000E1AA2" w:rsidRPr="00A555D7" w:rsidRDefault="000E1AA2" w:rsidP="000537C6">
            <w:pPr>
              <w:cnfStyle w:val="000000000000" w:firstRow="0" w:lastRow="0" w:firstColumn="0" w:lastColumn="0" w:oddVBand="0" w:evenVBand="0" w:oddHBand="0" w:evenHBand="0" w:firstRowFirstColumn="0" w:firstRowLastColumn="0" w:lastRowFirstColumn="0" w:lastRowLastColumn="0"/>
              <w:rPr>
                <w:szCs w:val="20"/>
                <w:lang w:val="en-US"/>
              </w:rPr>
            </w:pPr>
            <w:r w:rsidRPr="00A555D7">
              <w:rPr>
                <w:color w:val="000000"/>
                <w:szCs w:val="20"/>
              </w:rPr>
              <w:t>1200</w:t>
            </w:r>
          </w:p>
        </w:tc>
        <w:tc>
          <w:tcPr>
            <w:tcW w:w="5893" w:type="dxa"/>
            <w:noWrap/>
            <w:hideMark/>
          </w:tcPr>
          <w:p w14:paraId="31A880B7" w14:textId="77777777" w:rsidR="000E1AA2" w:rsidRPr="00742351" w:rsidRDefault="000E1AA2" w:rsidP="00C27B5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Maximum incoming shortwave radiation</w:t>
            </w:r>
            <w:r>
              <w:rPr>
                <w:rFonts w:eastAsia="Times New Roman" w:cs="Times New Roman"/>
                <w:color w:val="000000"/>
                <w:sz w:val="18"/>
                <w:szCs w:val="18"/>
                <w:lang w:val="en-GB" w:eastAsia="en-GB"/>
              </w:rPr>
              <w:t xml:space="preserve"> [W m</w:t>
            </w:r>
            <w:r w:rsidRPr="000E1AA2">
              <w:rPr>
                <w:rFonts w:eastAsia="Times New Roman" w:cs="Times New Roman"/>
                <w:color w:val="000000"/>
                <w:sz w:val="18"/>
                <w:szCs w:val="18"/>
                <w:vertAlign w:val="superscript"/>
                <w:lang w:val="en-GB" w:eastAsia="en-GB"/>
              </w:rPr>
              <w:t>-2</w:t>
            </w:r>
            <w:r>
              <w:rPr>
                <w:rFonts w:eastAsia="Times New Roman" w:cs="Times New Roman"/>
                <w:color w:val="000000"/>
                <w:sz w:val="18"/>
                <w:szCs w:val="18"/>
                <w:lang w:val="en-GB" w:eastAsia="en-GB"/>
              </w:rPr>
              <w:t>]</w:t>
            </w:r>
          </w:p>
        </w:tc>
      </w:tr>
    </w:tbl>
    <w:p w14:paraId="537E50E8" w14:textId="77777777" w:rsidR="00526AE8" w:rsidRDefault="00526AE8" w:rsidP="004668AF">
      <w:bookmarkStart w:id="61" w:name="_SUEWS_Soil.txt"/>
      <w:bookmarkStart w:id="62" w:name="_SUEWS_Water.txt"/>
      <w:bookmarkStart w:id="63" w:name="_SUEWS_Snow.txt"/>
      <w:bookmarkStart w:id="64" w:name="_Ref413681936"/>
      <w:bookmarkStart w:id="65" w:name="_Ref413681918"/>
      <w:bookmarkEnd w:id="61"/>
      <w:bookmarkEnd w:id="62"/>
      <w:bookmarkEnd w:id="63"/>
    </w:p>
    <w:p w14:paraId="2FF2A49B" w14:textId="77777777" w:rsidR="00526AE8" w:rsidRPr="002372B4" w:rsidRDefault="00526AE8" w:rsidP="008A71CF">
      <w:pPr>
        <w:pStyle w:val="Heading3"/>
        <w:numPr>
          <w:ilvl w:val="2"/>
          <w:numId w:val="40"/>
        </w:numPr>
        <w:rPr>
          <w:b/>
        </w:rPr>
      </w:pPr>
      <w:bookmarkStart w:id="66" w:name="_Toc414112038"/>
      <w:r w:rsidRPr="002372B4">
        <w:rPr>
          <w:b/>
        </w:rPr>
        <w:t>SUEWS_AnthropogenicHeat.txt</w:t>
      </w:r>
      <w:bookmarkEnd w:id="64"/>
      <w:bookmarkEnd w:id="66"/>
    </w:p>
    <w:p w14:paraId="0AA19D5D" w14:textId="77777777" w:rsidR="00526AE8" w:rsidRDefault="00526AE8" w:rsidP="00526AE8">
      <w:pPr>
        <w:rPr>
          <w:rFonts w:eastAsia="Times New Roman" w:cs="Times New Roman"/>
          <w:color w:val="000000"/>
          <w:szCs w:val="20"/>
          <w:lang w:eastAsia="fi-FI"/>
        </w:rPr>
      </w:pPr>
      <w:r>
        <w:rPr>
          <w:lang w:val="en-GB"/>
        </w:rPr>
        <w:t xml:space="preserve">SUEWS_AnthropogenicHeatFlux.txt provides the parameters needed to model the anthropogenic heat flux using either the method of </w:t>
      </w:r>
      <w:r w:rsidRPr="00CD250B">
        <w:rPr>
          <w:rFonts w:eastAsia="Times New Roman" w:cs="Times New Roman"/>
          <w:color w:val="000000"/>
          <w:szCs w:val="20"/>
          <w:lang w:eastAsia="fi-FI"/>
        </w:rPr>
        <w:t xml:space="preserve">Järvi et al. (2011) </w:t>
      </w:r>
      <w:r>
        <w:rPr>
          <w:rFonts w:eastAsia="Times New Roman" w:cs="Times New Roman"/>
          <w:color w:val="000000"/>
          <w:szCs w:val="20"/>
          <w:lang w:eastAsia="fi-FI"/>
        </w:rPr>
        <w:t xml:space="preserve">based on heating and cooling degree days (AnthropHeatChoice = 2 in </w:t>
      </w:r>
      <w:r>
        <w:rPr>
          <w:rFonts w:eastAsia="Times New Roman" w:cs="Times New Roman"/>
          <w:color w:val="000000"/>
          <w:szCs w:val="20"/>
          <w:lang w:eastAsia="fi-FI"/>
        </w:rPr>
        <w:fldChar w:fldCharType="begin"/>
      </w:r>
      <w:r>
        <w:rPr>
          <w:rFonts w:eastAsia="Times New Roman" w:cs="Times New Roman"/>
          <w:color w:val="000000"/>
          <w:szCs w:val="20"/>
          <w:lang w:eastAsia="fi-FI"/>
        </w:rPr>
        <w:instrText xml:space="preserve"> REF _Ref413681826 \h </w:instrText>
      </w:r>
      <w:r>
        <w:rPr>
          <w:rFonts w:eastAsia="Times New Roman" w:cs="Times New Roman"/>
          <w:color w:val="000000"/>
          <w:szCs w:val="20"/>
          <w:lang w:eastAsia="fi-FI"/>
        </w:rPr>
      </w:r>
      <w:r>
        <w:rPr>
          <w:rFonts w:eastAsia="Times New Roman" w:cs="Times New Roman"/>
          <w:color w:val="000000"/>
          <w:szCs w:val="20"/>
          <w:lang w:eastAsia="fi-FI"/>
        </w:rPr>
        <w:fldChar w:fldCharType="separate"/>
      </w:r>
      <w:r w:rsidR="00237E8B">
        <w:t xml:space="preserve">4.1 </w:t>
      </w:r>
      <w:r w:rsidR="00237E8B" w:rsidRPr="00303A94">
        <w:t>RunControl.nml</w:t>
      </w:r>
      <w:r>
        <w:rPr>
          <w:rFonts w:eastAsia="Times New Roman" w:cs="Times New Roman"/>
          <w:color w:val="000000"/>
          <w:szCs w:val="20"/>
          <w:lang w:eastAsia="fi-FI"/>
        </w:rPr>
        <w:fldChar w:fldCharType="end"/>
      </w:r>
      <w:r>
        <w:rPr>
          <w:rFonts w:eastAsia="Times New Roman" w:cs="Times New Roman"/>
          <w:color w:val="000000"/>
          <w:szCs w:val="20"/>
          <w:lang w:eastAsia="fi-FI"/>
        </w:rPr>
        <w:t xml:space="preserve">) or the method of Loridan et al. (2011) based on air temperature (AnthropHeatChoice = 1 in </w:t>
      </w:r>
      <w:r>
        <w:rPr>
          <w:rFonts w:eastAsia="Times New Roman" w:cs="Times New Roman"/>
          <w:color w:val="000000"/>
          <w:szCs w:val="20"/>
          <w:lang w:eastAsia="fi-FI"/>
        </w:rPr>
        <w:fldChar w:fldCharType="begin"/>
      </w:r>
      <w:r>
        <w:rPr>
          <w:rFonts w:eastAsia="Times New Roman" w:cs="Times New Roman"/>
          <w:color w:val="000000"/>
          <w:szCs w:val="20"/>
          <w:lang w:eastAsia="fi-FI"/>
        </w:rPr>
        <w:instrText xml:space="preserve"> REF _Ref413681826 \h </w:instrText>
      </w:r>
      <w:r>
        <w:rPr>
          <w:rFonts w:eastAsia="Times New Roman" w:cs="Times New Roman"/>
          <w:color w:val="000000"/>
          <w:szCs w:val="20"/>
          <w:lang w:eastAsia="fi-FI"/>
        </w:rPr>
      </w:r>
      <w:r>
        <w:rPr>
          <w:rFonts w:eastAsia="Times New Roman" w:cs="Times New Roman"/>
          <w:color w:val="000000"/>
          <w:szCs w:val="20"/>
          <w:lang w:eastAsia="fi-FI"/>
        </w:rPr>
        <w:fldChar w:fldCharType="separate"/>
      </w:r>
      <w:r w:rsidR="00237E8B">
        <w:t xml:space="preserve">4.1 </w:t>
      </w:r>
      <w:r w:rsidR="00237E8B" w:rsidRPr="00303A94">
        <w:t>RunControl.nml</w:t>
      </w:r>
      <w:r>
        <w:rPr>
          <w:rFonts w:eastAsia="Times New Roman" w:cs="Times New Roman"/>
          <w:color w:val="000000"/>
          <w:szCs w:val="20"/>
          <w:lang w:eastAsia="fi-FI"/>
        </w:rPr>
        <w:fldChar w:fldCharType="end"/>
      </w:r>
      <w:r>
        <w:rPr>
          <w:rFonts w:eastAsia="Times New Roman" w:cs="Times New Roman"/>
          <w:color w:val="000000"/>
          <w:szCs w:val="20"/>
          <w:lang w:eastAsia="fi-FI"/>
        </w:rPr>
        <w:t xml:space="preserve">). </w:t>
      </w:r>
      <w:r w:rsidR="00815298">
        <w:rPr>
          <w:rFonts w:eastAsia="Times New Roman" w:cs="Times New Roman"/>
          <w:color w:val="000000"/>
          <w:szCs w:val="20"/>
          <w:lang w:eastAsia="fi-FI"/>
        </w:rPr>
        <w:t>The sub-daily variation in anthr</w:t>
      </w:r>
      <w:r w:rsidR="008C0114">
        <w:rPr>
          <w:rFonts w:eastAsia="Times New Roman" w:cs="Times New Roman"/>
          <w:color w:val="000000"/>
          <w:szCs w:val="20"/>
          <w:lang w:eastAsia="fi-FI"/>
        </w:rPr>
        <w:t>o</w:t>
      </w:r>
      <w:r w:rsidR="00815298">
        <w:rPr>
          <w:rFonts w:eastAsia="Times New Roman" w:cs="Times New Roman"/>
          <w:color w:val="000000"/>
          <w:szCs w:val="20"/>
          <w:lang w:eastAsia="fi-FI"/>
        </w:rPr>
        <w:t>p</w:t>
      </w:r>
      <w:r w:rsidR="008C0114">
        <w:rPr>
          <w:rFonts w:eastAsia="Times New Roman" w:cs="Times New Roman"/>
          <w:color w:val="000000"/>
          <w:szCs w:val="20"/>
          <w:lang w:eastAsia="fi-FI"/>
        </w:rPr>
        <w:t>o</w:t>
      </w:r>
      <w:r w:rsidR="00815298">
        <w:rPr>
          <w:rFonts w:eastAsia="Times New Roman" w:cs="Times New Roman"/>
          <w:color w:val="000000"/>
          <w:szCs w:val="20"/>
          <w:lang w:eastAsia="fi-FI"/>
        </w:rPr>
        <w:t xml:space="preserve">genic heat flux is modelled according to the </w:t>
      </w:r>
      <w:r w:rsidR="00EF5F1A">
        <w:rPr>
          <w:rFonts w:eastAsia="Times New Roman" w:cs="Times New Roman"/>
          <w:color w:val="000000"/>
          <w:szCs w:val="20"/>
          <w:lang w:eastAsia="fi-FI"/>
        </w:rPr>
        <w:t xml:space="preserve">daily cycles </w:t>
      </w:r>
      <w:r w:rsidR="00815298">
        <w:rPr>
          <w:rFonts w:eastAsia="Times New Roman" w:cs="Times New Roman"/>
          <w:color w:val="000000"/>
          <w:szCs w:val="20"/>
          <w:lang w:eastAsia="fi-FI"/>
        </w:rPr>
        <w:t xml:space="preserve">specified in </w:t>
      </w:r>
      <w:r w:rsidR="00815298">
        <w:rPr>
          <w:rFonts w:eastAsia="Times New Roman" w:cs="Times New Roman"/>
          <w:color w:val="000000"/>
          <w:szCs w:val="20"/>
          <w:lang w:eastAsia="fi-FI"/>
        </w:rPr>
        <w:fldChar w:fldCharType="begin"/>
      </w:r>
      <w:r w:rsidR="00815298">
        <w:rPr>
          <w:rFonts w:eastAsia="Times New Roman" w:cs="Times New Roman"/>
          <w:color w:val="000000"/>
          <w:szCs w:val="20"/>
          <w:lang w:eastAsia="fi-FI"/>
        </w:rPr>
        <w:instrText xml:space="preserve"> REF _Ref413844784 \h </w:instrText>
      </w:r>
      <w:r w:rsidR="00815298">
        <w:rPr>
          <w:rFonts w:eastAsia="Times New Roman" w:cs="Times New Roman"/>
          <w:color w:val="000000"/>
          <w:szCs w:val="20"/>
          <w:lang w:eastAsia="fi-FI"/>
        </w:rPr>
      </w:r>
      <w:r w:rsidR="00815298">
        <w:rPr>
          <w:rFonts w:eastAsia="Times New Roman" w:cs="Times New Roman"/>
          <w:color w:val="000000"/>
          <w:szCs w:val="20"/>
          <w:lang w:eastAsia="fi-FI"/>
        </w:rPr>
        <w:fldChar w:fldCharType="separate"/>
      </w:r>
      <w:r w:rsidR="00237E8B" w:rsidRPr="002372B4">
        <w:rPr>
          <w:b/>
        </w:rPr>
        <w:t>SUEWS_Profiles.txt</w:t>
      </w:r>
      <w:r w:rsidR="00815298">
        <w:rPr>
          <w:rFonts w:eastAsia="Times New Roman" w:cs="Times New Roman"/>
          <w:color w:val="000000"/>
          <w:szCs w:val="20"/>
          <w:lang w:eastAsia="fi-FI"/>
        </w:rPr>
        <w:fldChar w:fldCharType="end"/>
      </w:r>
      <w:r w:rsidR="00815298">
        <w:rPr>
          <w:rFonts w:eastAsia="Times New Roman" w:cs="Times New Roman"/>
          <w:color w:val="000000"/>
          <w:szCs w:val="20"/>
          <w:lang w:eastAsia="fi-FI"/>
        </w:rPr>
        <w:t>.</w:t>
      </w:r>
    </w:p>
    <w:p w14:paraId="751E9E19" w14:textId="77777777" w:rsidR="00526AE8" w:rsidRDefault="00526AE8" w:rsidP="00526AE8">
      <w:pPr>
        <w:rPr>
          <w:rFonts w:eastAsia="Times New Roman" w:cs="Times New Roman"/>
          <w:color w:val="000000"/>
          <w:szCs w:val="20"/>
          <w:lang w:eastAsia="fi-FI"/>
        </w:rPr>
      </w:pPr>
      <w:r>
        <w:rPr>
          <w:rFonts w:eastAsia="Times New Roman" w:cs="Times New Roman"/>
          <w:color w:val="000000"/>
          <w:szCs w:val="20"/>
          <w:lang w:eastAsia="fi-FI"/>
        </w:rPr>
        <w:t xml:space="preserve">Alternatively, if available, the anthropogenic heat flux can be provided in the met forcing file (and set AnthropHeatChoice = 0 in </w:t>
      </w:r>
      <w:r>
        <w:rPr>
          <w:rFonts w:eastAsia="Times New Roman" w:cs="Times New Roman"/>
          <w:color w:val="000000"/>
          <w:szCs w:val="20"/>
          <w:lang w:eastAsia="fi-FI"/>
        </w:rPr>
        <w:fldChar w:fldCharType="begin"/>
      </w:r>
      <w:r>
        <w:rPr>
          <w:rFonts w:eastAsia="Times New Roman" w:cs="Times New Roman"/>
          <w:color w:val="000000"/>
          <w:szCs w:val="20"/>
          <w:lang w:eastAsia="fi-FI"/>
        </w:rPr>
        <w:instrText xml:space="preserve"> REF _Ref413681826 \h </w:instrText>
      </w:r>
      <w:r>
        <w:rPr>
          <w:rFonts w:eastAsia="Times New Roman" w:cs="Times New Roman"/>
          <w:color w:val="000000"/>
          <w:szCs w:val="20"/>
          <w:lang w:eastAsia="fi-FI"/>
        </w:rPr>
      </w:r>
      <w:r>
        <w:rPr>
          <w:rFonts w:eastAsia="Times New Roman" w:cs="Times New Roman"/>
          <w:color w:val="000000"/>
          <w:szCs w:val="20"/>
          <w:lang w:eastAsia="fi-FI"/>
        </w:rPr>
        <w:fldChar w:fldCharType="separate"/>
      </w:r>
      <w:r w:rsidR="00237E8B">
        <w:t xml:space="preserve">4.1 </w:t>
      </w:r>
      <w:r w:rsidR="00237E8B" w:rsidRPr="00303A94">
        <w:t>RunControl.nml</w:t>
      </w:r>
      <w:r>
        <w:rPr>
          <w:rFonts w:eastAsia="Times New Roman" w:cs="Times New Roman"/>
          <w:color w:val="000000"/>
          <w:szCs w:val="20"/>
          <w:lang w:eastAsia="fi-FI"/>
        </w:rPr>
        <w:fldChar w:fldCharType="end"/>
      </w:r>
      <w:r>
        <w:rPr>
          <w:rFonts w:eastAsia="Times New Roman" w:cs="Times New Roman"/>
          <w:color w:val="000000"/>
          <w:szCs w:val="20"/>
          <w:lang w:eastAsia="fi-FI"/>
        </w:rPr>
        <w:t xml:space="preserve">), in which case all columns here except Code </w:t>
      </w:r>
      <w:r w:rsidR="006A73D3">
        <w:rPr>
          <w:rFonts w:eastAsia="Times New Roman" w:cs="Times New Roman"/>
          <w:color w:val="000000"/>
          <w:szCs w:val="20"/>
          <w:lang w:eastAsia="fi-FI"/>
        </w:rPr>
        <w:t xml:space="preserve">and BaseTHDD </w:t>
      </w:r>
      <w:r>
        <w:rPr>
          <w:rFonts w:eastAsia="Times New Roman" w:cs="Times New Roman"/>
          <w:color w:val="000000"/>
          <w:szCs w:val="20"/>
          <w:lang w:eastAsia="fi-FI"/>
        </w:rPr>
        <w:t>should be set to ’-999’.</w:t>
      </w:r>
    </w:p>
    <w:p w14:paraId="32A41075" w14:textId="77777777" w:rsidR="004D6C93" w:rsidRDefault="004D6C93" w:rsidP="00526AE8">
      <w:pPr>
        <w:rPr>
          <w:rFonts w:eastAsia="Times New Roman" w:cs="Times New Roman"/>
          <w:color w:val="000000"/>
          <w:szCs w:val="20"/>
          <w:lang w:eastAsia="fi-FI"/>
        </w:rPr>
      </w:pPr>
    </w:p>
    <w:tbl>
      <w:tblPr>
        <w:tblStyle w:val="ListTable21"/>
        <w:tblW w:w="10031" w:type="dxa"/>
        <w:tblLook w:val="04A0" w:firstRow="1" w:lastRow="0" w:firstColumn="1" w:lastColumn="0" w:noHBand="0" w:noVBand="1"/>
      </w:tblPr>
      <w:tblGrid>
        <w:gridCol w:w="567"/>
        <w:gridCol w:w="675"/>
        <w:gridCol w:w="1735"/>
        <w:gridCol w:w="851"/>
        <w:gridCol w:w="6203"/>
      </w:tblGrid>
      <w:tr w:rsidR="004D6C93" w:rsidRPr="007E2094" w14:paraId="26F0946B" w14:textId="77777777" w:rsidTr="00C959E5">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5B181738" w14:textId="77777777" w:rsidR="004D6C93" w:rsidRPr="007E2094" w:rsidRDefault="004D6C93" w:rsidP="007B3B02">
            <w:pPr>
              <w:tabs>
                <w:tab w:val="left" w:pos="142"/>
                <w:tab w:val="left" w:pos="377"/>
              </w:tabs>
              <w:jc w:val="center"/>
              <w:rPr>
                <w:rFonts w:eastAsia="Times New Roman" w:cs="Times New Roman"/>
                <w:sz w:val="18"/>
                <w:szCs w:val="18"/>
                <w:lang w:val="en-GB" w:eastAsia="en-GB"/>
              </w:rPr>
            </w:pPr>
            <w:r w:rsidRPr="007E2094">
              <w:rPr>
                <w:sz w:val="18"/>
                <w:szCs w:val="18"/>
                <w:lang w:val="en-US"/>
              </w:rPr>
              <w:t>No.</w:t>
            </w:r>
          </w:p>
        </w:tc>
        <w:tc>
          <w:tcPr>
            <w:tcW w:w="675" w:type="dxa"/>
            <w:vAlign w:val="center"/>
          </w:tcPr>
          <w:p w14:paraId="463F9A75" w14:textId="77777777" w:rsidR="004D6C93" w:rsidRPr="007E2094" w:rsidRDefault="004D6C93" w:rsidP="007B3B02">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E2094">
              <w:rPr>
                <w:sz w:val="18"/>
                <w:szCs w:val="18"/>
                <w:lang w:val="en-US"/>
              </w:rPr>
              <w:t>USE</w:t>
            </w:r>
          </w:p>
        </w:tc>
        <w:tc>
          <w:tcPr>
            <w:tcW w:w="1735" w:type="dxa"/>
            <w:noWrap/>
            <w:vAlign w:val="center"/>
            <w:hideMark/>
          </w:tcPr>
          <w:p w14:paraId="11154F8D" w14:textId="77777777" w:rsidR="004D6C93" w:rsidRPr="007E2094" w:rsidRDefault="004D6C93" w:rsidP="007B3B02">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sz w:val="18"/>
                <w:szCs w:val="18"/>
                <w:lang w:val="en-US"/>
              </w:rPr>
              <w:t>Column name</w:t>
            </w:r>
          </w:p>
        </w:tc>
        <w:tc>
          <w:tcPr>
            <w:tcW w:w="851" w:type="dxa"/>
            <w:vAlign w:val="center"/>
          </w:tcPr>
          <w:p w14:paraId="79998DEA" w14:textId="77777777" w:rsidR="004D6C93" w:rsidRPr="007E2094" w:rsidRDefault="004D6C93" w:rsidP="007B3B02">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E2094">
              <w:rPr>
                <w:sz w:val="18"/>
                <w:szCs w:val="18"/>
                <w:lang w:val="en-US"/>
              </w:rPr>
              <w:t>Example</w:t>
            </w:r>
          </w:p>
        </w:tc>
        <w:tc>
          <w:tcPr>
            <w:tcW w:w="6203" w:type="dxa"/>
            <w:vAlign w:val="center"/>
          </w:tcPr>
          <w:p w14:paraId="12E644F8" w14:textId="77777777" w:rsidR="004D6C93" w:rsidRPr="007E2094" w:rsidRDefault="004D6C93" w:rsidP="008C0114">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sz w:val="18"/>
                <w:szCs w:val="18"/>
                <w:lang w:val="en-US"/>
              </w:rPr>
              <w:t>Description</w:t>
            </w:r>
          </w:p>
        </w:tc>
      </w:tr>
      <w:tr w:rsidR="004D6C93" w:rsidRPr="007E2094" w14:paraId="161BE079"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767A9ACB" w14:textId="77777777" w:rsidR="004D6C93" w:rsidRPr="007E2094" w:rsidRDefault="004D6C93"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1</w:t>
            </w:r>
          </w:p>
        </w:tc>
        <w:tc>
          <w:tcPr>
            <w:tcW w:w="675" w:type="dxa"/>
            <w:vAlign w:val="center"/>
          </w:tcPr>
          <w:p w14:paraId="58915A5A" w14:textId="77777777" w:rsidR="004D6C93" w:rsidRPr="007E2094" w:rsidRDefault="004D6C93"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L</w:t>
            </w:r>
          </w:p>
        </w:tc>
        <w:tc>
          <w:tcPr>
            <w:tcW w:w="1735" w:type="dxa"/>
            <w:noWrap/>
            <w:vAlign w:val="center"/>
            <w:hideMark/>
          </w:tcPr>
          <w:p w14:paraId="5B440B3B" w14:textId="77777777" w:rsidR="004D6C93" w:rsidRPr="007E2094" w:rsidRDefault="004D6C93"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Code</w:t>
            </w:r>
          </w:p>
        </w:tc>
        <w:tc>
          <w:tcPr>
            <w:tcW w:w="851" w:type="dxa"/>
            <w:vAlign w:val="center"/>
          </w:tcPr>
          <w:p w14:paraId="5C6FBCC9" w14:textId="77777777" w:rsidR="004D6C93" w:rsidRPr="007E2094" w:rsidRDefault="004D6C93"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331</w:t>
            </w:r>
          </w:p>
          <w:p w14:paraId="45AA4981" w14:textId="77777777" w:rsidR="004D6C93" w:rsidRPr="007E2094" w:rsidRDefault="004D6C93"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30D2B594" w14:textId="77777777" w:rsidR="004D6C93" w:rsidRPr="007E2094" w:rsidRDefault="004D6C93"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Code linking to</w:t>
            </w:r>
            <w:r w:rsidR="007B3B02" w:rsidRPr="007E2094">
              <w:rPr>
                <w:rFonts w:eastAsia="Times New Roman" w:cs="Times New Roman"/>
                <w:sz w:val="18"/>
                <w:szCs w:val="18"/>
                <w:lang w:val="en-GB" w:eastAsia="en-GB"/>
              </w:rPr>
              <w:t xml:space="preserve"> the AnthropogenicCode column in</w:t>
            </w:r>
            <w:r w:rsidRPr="007E2094">
              <w:rPr>
                <w:rFonts w:eastAsia="Times New Roman" w:cs="Times New Roman"/>
                <w:sz w:val="18"/>
                <w:szCs w:val="18"/>
                <w:lang w:val="en-GB" w:eastAsia="en-GB"/>
              </w:rPr>
              <w:t xml:space="preserve"> SUEWS_SiteSelect.txt</w:t>
            </w:r>
            <w:r w:rsidR="007B3B02" w:rsidRPr="007E2094">
              <w:rPr>
                <w:rFonts w:eastAsia="Times New Roman" w:cs="Times New Roman"/>
                <w:sz w:val="18"/>
                <w:szCs w:val="18"/>
                <w:lang w:val="en-GB" w:eastAsia="en-GB"/>
              </w:rPr>
              <w:t>.</w:t>
            </w:r>
          </w:p>
          <w:p w14:paraId="1E8CAED5" w14:textId="554A2C0C" w:rsidR="004D6C93" w:rsidRPr="007E2094" w:rsidRDefault="00514E61"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4D6C93" w:rsidRPr="007E2094">
              <w:rPr>
                <w:rFonts w:eastAsia="Times New Roman" w:cs="Times New Roman"/>
                <w:sz w:val="18"/>
                <w:szCs w:val="18"/>
                <w:lang w:val="en-GB" w:eastAsia="en-GB"/>
              </w:rPr>
              <w:t xml:space="preserve"> specified in SUEWS_SiteSelect.txt.</w:t>
            </w:r>
          </w:p>
        </w:tc>
      </w:tr>
      <w:tr w:rsidR="004D6C93" w:rsidRPr="007E2094" w14:paraId="0AD934FC" w14:textId="77777777" w:rsidTr="00C959E5">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tcPr>
          <w:p w14:paraId="467F332F" w14:textId="77777777" w:rsidR="004D6C93" w:rsidRPr="007E2094" w:rsidRDefault="004D6C93"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2</w:t>
            </w:r>
          </w:p>
        </w:tc>
        <w:tc>
          <w:tcPr>
            <w:tcW w:w="675" w:type="dxa"/>
            <w:vAlign w:val="center"/>
          </w:tcPr>
          <w:p w14:paraId="18DB78E1" w14:textId="77777777" w:rsidR="004D6C93" w:rsidRPr="007E2094" w:rsidRDefault="004D6C93" w:rsidP="00703165">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w:t>
            </w:r>
          </w:p>
        </w:tc>
        <w:tc>
          <w:tcPr>
            <w:tcW w:w="1735" w:type="dxa"/>
            <w:noWrap/>
            <w:vAlign w:val="center"/>
          </w:tcPr>
          <w:p w14:paraId="36B90B4F" w14:textId="77777777" w:rsidR="004D6C93" w:rsidRPr="007E2094" w:rsidRDefault="004D6C93" w:rsidP="007B3B02">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7E2094">
              <w:rPr>
                <w:color w:val="000000"/>
                <w:sz w:val="18"/>
                <w:szCs w:val="18"/>
              </w:rPr>
              <w:t>BaseTHDD</w:t>
            </w:r>
          </w:p>
        </w:tc>
        <w:tc>
          <w:tcPr>
            <w:tcW w:w="851" w:type="dxa"/>
            <w:vAlign w:val="center"/>
          </w:tcPr>
          <w:p w14:paraId="73F398AF" w14:textId="77777777" w:rsidR="004D6C93" w:rsidRPr="007E2094" w:rsidRDefault="004D6C93" w:rsidP="007B3B0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63355A3F" w14:textId="77777777" w:rsidR="007B3B02" w:rsidRPr="007E2094" w:rsidRDefault="007B3B02" w:rsidP="007B3B0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7E2094">
              <w:rPr>
                <w:rFonts w:eastAsia="Times New Roman" w:cs="Times New Roman"/>
                <w:color w:val="000000"/>
                <w:sz w:val="18"/>
                <w:szCs w:val="18"/>
                <w:lang w:eastAsia="fi-FI"/>
              </w:rPr>
              <w:t xml:space="preserve">Base temperature for heating degree days </w:t>
            </w:r>
            <w:r w:rsidRPr="007E2094">
              <w:rPr>
                <w:rFonts w:eastAsia="Times New Roman" w:cs="Times New Roman"/>
                <w:color w:val="000000"/>
                <w:sz w:val="18"/>
                <w:szCs w:val="18"/>
                <w:lang w:val="en-GB" w:eastAsia="en-GB"/>
              </w:rPr>
              <w:t xml:space="preserve">[°C] </w:t>
            </w:r>
          </w:p>
          <w:tbl>
            <w:tblPr>
              <w:tblStyle w:val="TableGrid"/>
              <w:tblW w:w="0" w:type="auto"/>
              <w:tblLook w:val="04A0" w:firstRow="1" w:lastRow="0" w:firstColumn="1" w:lastColumn="0" w:noHBand="0" w:noVBand="1"/>
            </w:tblPr>
            <w:tblGrid>
              <w:gridCol w:w="504"/>
              <w:gridCol w:w="2087"/>
            </w:tblGrid>
            <w:tr w:rsidR="007B3B02" w:rsidRPr="007E2094" w14:paraId="04CCF6B6" w14:textId="77777777" w:rsidTr="00C959E5">
              <w:tc>
                <w:tcPr>
                  <w:tcW w:w="0" w:type="auto"/>
                  <w:shd w:val="clear" w:color="auto" w:fill="92CDDC" w:themeFill="accent5" w:themeFillTint="99"/>
                </w:tcPr>
                <w:p w14:paraId="10D419A7" w14:textId="77777777" w:rsidR="007B3B02" w:rsidRPr="007E2094" w:rsidRDefault="007B3B02" w:rsidP="007B3B02">
                  <w:pPr>
                    <w:tabs>
                      <w:tab w:val="left" w:pos="142"/>
                      <w:tab w:val="left" w:pos="377"/>
                    </w:tabs>
                    <w:rPr>
                      <w:rFonts w:eastAsia="Times New Roman" w:cs="Times New Roman"/>
                      <w:sz w:val="18"/>
                      <w:szCs w:val="18"/>
                      <w:lang w:eastAsia="en-GB"/>
                    </w:rPr>
                  </w:pPr>
                  <w:r w:rsidRPr="007E2094">
                    <w:rPr>
                      <w:rFonts w:eastAsia="Times New Roman" w:cs="Times New Roman"/>
                      <w:sz w:val="18"/>
                      <w:szCs w:val="18"/>
                      <w:lang w:eastAsia="en-GB"/>
                    </w:rPr>
                    <w:t>18.2</w:t>
                  </w:r>
                </w:p>
              </w:tc>
              <w:tc>
                <w:tcPr>
                  <w:tcW w:w="0" w:type="auto"/>
                </w:tcPr>
                <w:p w14:paraId="33E8CB53" w14:textId="77777777" w:rsidR="007B3B02" w:rsidRPr="007E2094" w:rsidRDefault="007B3B02" w:rsidP="000537C6">
                  <w:pPr>
                    <w:tabs>
                      <w:tab w:val="left" w:pos="142"/>
                      <w:tab w:val="left" w:pos="377"/>
                    </w:tabs>
                    <w:rPr>
                      <w:rFonts w:eastAsia="Times New Roman" w:cs="Times New Roman"/>
                      <w:sz w:val="18"/>
                      <w:szCs w:val="18"/>
                      <w:lang w:eastAsia="en-GB"/>
                    </w:rPr>
                  </w:pPr>
                  <w:r w:rsidRPr="007E2094">
                    <w:rPr>
                      <w:rFonts w:eastAsia="Times New Roman" w:cs="Times New Roman"/>
                      <w:sz w:val="18"/>
                      <w:szCs w:val="18"/>
                      <w:lang w:eastAsia="en-GB"/>
                    </w:rPr>
                    <w:t>!</w:t>
                  </w:r>
                  <w:r w:rsidRPr="007E2094">
                    <w:rPr>
                      <w:rFonts w:cs="Times New Roman"/>
                      <w:sz w:val="18"/>
                      <w:szCs w:val="18"/>
                    </w:rPr>
                    <w:t>Sailor and Vasireddy (2006)</w:t>
                  </w:r>
                </w:p>
              </w:tc>
            </w:tr>
          </w:tbl>
          <w:p w14:paraId="46216980" w14:textId="77777777" w:rsidR="004D6C93" w:rsidRPr="007E2094" w:rsidRDefault="004D6C93" w:rsidP="007B3B0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4D6C93" w:rsidRPr="007E2094" w14:paraId="3DF96FF0"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tcPr>
          <w:p w14:paraId="49D26716" w14:textId="77777777" w:rsidR="004D6C93" w:rsidRPr="007E2094" w:rsidRDefault="004D6C93"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lastRenderedPageBreak/>
              <w:t>3</w:t>
            </w:r>
          </w:p>
        </w:tc>
        <w:tc>
          <w:tcPr>
            <w:tcW w:w="675" w:type="dxa"/>
            <w:vAlign w:val="center"/>
          </w:tcPr>
          <w:p w14:paraId="27C99208" w14:textId="77777777" w:rsidR="004D6C93" w:rsidRPr="007E2094" w:rsidRDefault="004D6C93"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 O</w:t>
            </w:r>
          </w:p>
        </w:tc>
        <w:tc>
          <w:tcPr>
            <w:tcW w:w="1735" w:type="dxa"/>
            <w:noWrap/>
            <w:vAlign w:val="center"/>
          </w:tcPr>
          <w:p w14:paraId="7AF40AFA" w14:textId="77777777" w:rsidR="004D6C93" w:rsidRPr="007E2094" w:rsidRDefault="004D6C93" w:rsidP="007B3B02">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7E2094">
              <w:rPr>
                <w:color w:val="000000"/>
                <w:sz w:val="18"/>
                <w:szCs w:val="18"/>
              </w:rPr>
              <w:t>QF_A_Weekday</w:t>
            </w:r>
          </w:p>
        </w:tc>
        <w:tc>
          <w:tcPr>
            <w:tcW w:w="851" w:type="dxa"/>
            <w:vAlign w:val="center"/>
          </w:tcPr>
          <w:p w14:paraId="7F56235C" w14:textId="77777777" w:rsidR="004D6C93" w:rsidRPr="007E2094" w:rsidRDefault="004D6C93"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26977B15" w14:textId="77777777" w:rsidR="004D6C93" w:rsidRPr="007E2094" w:rsidRDefault="00703165"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sidRPr="007E2094">
              <w:rPr>
                <w:rFonts w:eastAsia="Times New Roman" w:cs="Times New Roman"/>
                <w:color w:val="000000"/>
                <w:sz w:val="18"/>
                <w:szCs w:val="18"/>
                <w:lang w:eastAsia="fi-FI"/>
              </w:rPr>
              <w:t>Base value for QF on weekdays [W m</w:t>
            </w:r>
            <w:r w:rsidRPr="007E2094">
              <w:rPr>
                <w:rFonts w:eastAsia="Times New Roman" w:cs="Times New Roman"/>
                <w:color w:val="000000"/>
                <w:sz w:val="18"/>
                <w:szCs w:val="18"/>
                <w:vertAlign w:val="superscript"/>
                <w:lang w:eastAsia="fi-FI"/>
              </w:rPr>
              <w:t>-2</w:t>
            </w:r>
            <w:r w:rsidRPr="007E2094">
              <w:rPr>
                <w:rFonts w:eastAsia="Times New Roman" w:cs="Times New Roman"/>
                <w:color w:val="000000"/>
                <w:sz w:val="18"/>
                <w:szCs w:val="18"/>
                <w:lang w:eastAsia="fi-FI"/>
              </w:rPr>
              <w:t xml:space="preserve"> (Cap ha</w:t>
            </w:r>
            <w:r w:rsidRPr="007E2094">
              <w:rPr>
                <w:rFonts w:eastAsia="Times New Roman" w:cs="Times New Roman"/>
                <w:color w:val="000000"/>
                <w:sz w:val="18"/>
                <w:szCs w:val="18"/>
                <w:vertAlign w:val="superscript"/>
                <w:lang w:eastAsia="fi-FI"/>
              </w:rPr>
              <w:t>-1</w:t>
            </w:r>
            <w:r w:rsidRPr="007E2094">
              <w:rPr>
                <w:rFonts w:eastAsia="Times New Roman" w:cs="Times New Roman"/>
                <w:color w:val="000000"/>
                <w:sz w:val="18"/>
                <w:szCs w:val="18"/>
                <w:lang w:eastAsia="fi-FI"/>
              </w:rPr>
              <w:t>)</w:t>
            </w:r>
            <w:r w:rsidRPr="007E2094">
              <w:rPr>
                <w:rFonts w:eastAsia="Times New Roman" w:cs="Times New Roman"/>
                <w:color w:val="000000"/>
                <w:sz w:val="18"/>
                <w:szCs w:val="18"/>
                <w:vertAlign w:val="superscript"/>
                <w:lang w:eastAsia="fi-FI"/>
              </w:rPr>
              <w:t>-1</w:t>
            </w:r>
            <w:r w:rsidRPr="007E2094">
              <w:rPr>
                <w:rFonts w:eastAsia="Times New Roman" w:cs="Times New Roman"/>
                <w:color w:val="000000"/>
                <w:sz w:val="18"/>
                <w:szCs w:val="18"/>
                <w:lang w:eastAsia="fi-FI"/>
              </w:rPr>
              <w:t>]</w:t>
            </w:r>
          </w:p>
          <w:p w14:paraId="1C599572" w14:textId="77777777" w:rsidR="00703165" w:rsidRPr="007E2094" w:rsidRDefault="00703165"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Use with AnthropHeatChoice = 2</w:t>
            </w:r>
          </w:p>
          <w:tbl>
            <w:tblPr>
              <w:tblStyle w:val="TableGrid"/>
              <w:tblW w:w="0" w:type="auto"/>
              <w:tblLook w:val="04A0" w:firstRow="1" w:lastRow="0" w:firstColumn="1" w:lastColumn="0" w:noHBand="0" w:noVBand="1"/>
            </w:tblPr>
            <w:tblGrid>
              <w:gridCol w:w="668"/>
              <w:gridCol w:w="1398"/>
            </w:tblGrid>
            <w:tr w:rsidR="00703165" w:rsidRPr="007E2094" w14:paraId="1392C039" w14:textId="77777777" w:rsidTr="00C959E5">
              <w:tc>
                <w:tcPr>
                  <w:tcW w:w="0" w:type="auto"/>
                  <w:shd w:val="clear" w:color="auto" w:fill="92CDDC" w:themeFill="accent5" w:themeFillTint="99"/>
                </w:tcPr>
                <w:p w14:paraId="33C6EE76" w14:textId="77777777" w:rsidR="00703165" w:rsidRPr="007E2094" w:rsidRDefault="00703165" w:rsidP="00703165">
                  <w:pPr>
                    <w:rPr>
                      <w:rFonts w:eastAsia="Times New Roman" w:cs="Times New Roman"/>
                      <w:color w:val="000000"/>
                      <w:sz w:val="18"/>
                      <w:szCs w:val="18"/>
                      <w:lang w:eastAsia="fi-FI"/>
                    </w:rPr>
                  </w:pPr>
                  <w:r w:rsidRPr="007E2094">
                    <w:rPr>
                      <w:sz w:val="18"/>
                      <w:szCs w:val="18"/>
                    </w:rPr>
                    <w:t>0.3081</w:t>
                  </w:r>
                </w:p>
              </w:tc>
              <w:tc>
                <w:tcPr>
                  <w:tcW w:w="0" w:type="auto"/>
                </w:tcPr>
                <w:p w14:paraId="71B6F99C" w14:textId="77777777" w:rsidR="00703165" w:rsidRPr="007E2094" w:rsidRDefault="00703165" w:rsidP="00703165">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(2011)</w:t>
                  </w:r>
                </w:p>
              </w:tc>
            </w:tr>
            <w:tr w:rsidR="00703165" w:rsidRPr="007E2094" w14:paraId="5A28B24E" w14:textId="77777777" w:rsidTr="00C959E5">
              <w:tc>
                <w:tcPr>
                  <w:tcW w:w="0" w:type="auto"/>
                  <w:shd w:val="clear" w:color="auto" w:fill="92CDDC" w:themeFill="accent5" w:themeFillTint="99"/>
                </w:tcPr>
                <w:p w14:paraId="7FE50991" w14:textId="77777777" w:rsidR="00703165" w:rsidRPr="007E2094" w:rsidRDefault="00703165" w:rsidP="000537C6">
                  <w:pPr>
                    <w:rPr>
                      <w:rFonts w:eastAsia="Times New Roman" w:cs="Times New Roman"/>
                      <w:color w:val="000000"/>
                      <w:sz w:val="18"/>
                      <w:szCs w:val="18"/>
                      <w:lang w:eastAsia="fi-FI"/>
                    </w:rPr>
                  </w:pPr>
                  <w:r w:rsidRPr="007E2094">
                    <w:rPr>
                      <w:sz w:val="18"/>
                      <w:szCs w:val="18"/>
                    </w:rPr>
                    <w:t>0.100</w:t>
                  </w:r>
                </w:p>
              </w:tc>
              <w:tc>
                <w:tcPr>
                  <w:tcW w:w="0" w:type="auto"/>
                </w:tcPr>
                <w:p w14:paraId="10AD0F17" w14:textId="77777777" w:rsidR="00703165" w:rsidRPr="007E2094" w:rsidRDefault="00703165"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(2014)</w:t>
                  </w:r>
                </w:p>
              </w:tc>
            </w:tr>
          </w:tbl>
          <w:p w14:paraId="664D4914" w14:textId="77777777" w:rsidR="00703165" w:rsidRPr="007E2094" w:rsidRDefault="00703165"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4D6C93" w:rsidRPr="007E2094" w14:paraId="296EF7D1" w14:textId="77777777" w:rsidTr="00C959E5">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tcPr>
          <w:p w14:paraId="254824B4" w14:textId="77777777" w:rsidR="004D6C93" w:rsidRPr="007E2094" w:rsidRDefault="004D6C93"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4</w:t>
            </w:r>
          </w:p>
        </w:tc>
        <w:tc>
          <w:tcPr>
            <w:tcW w:w="675" w:type="dxa"/>
            <w:vAlign w:val="center"/>
          </w:tcPr>
          <w:p w14:paraId="5BB4D10D" w14:textId="77777777" w:rsidR="004D6C93" w:rsidRPr="007E2094" w:rsidRDefault="004D6C93" w:rsidP="007B3B0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 O</w:t>
            </w:r>
          </w:p>
        </w:tc>
        <w:tc>
          <w:tcPr>
            <w:tcW w:w="1735" w:type="dxa"/>
            <w:noWrap/>
            <w:vAlign w:val="center"/>
          </w:tcPr>
          <w:p w14:paraId="42C4BA63" w14:textId="77777777" w:rsidR="004D6C93" w:rsidRPr="007E2094" w:rsidRDefault="004D6C93" w:rsidP="007B3B02">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7E2094">
              <w:rPr>
                <w:color w:val="000000"/>
                <w:sz w:val="18"/>
                <w:szCs w:val="18"/>
              </w:rPr>
              <w:t>QF_B_Weekday</w:t>
            </w:r>
          </w:p>
        </w:tc>
        <w:tc>
          <w:tcPr>
            <w:tcW w:w="851" w:type="dxa"/>
            <w:vAlign w:val="center"/>
          </w:tcPr>
          <w:p w14:paraId="102F3991" w14:textId="77777777" w:rsidR="004D6C93" w:rsidRPr="007E2094" w:rsidRDefault="004D6C93" w:rsidP="007B3B0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7EC01BBB" w14:textId="77777777" w:rsidR="00DE28F8" w:rsidRPr="007E2094" w:rsidRDefault="00DE28F8" w:rsidP="00DE28F8">
            <w:pPr>
              <w:cnfStyle w:val="000000000000" w:firstRow="0" w:lastRow="0" w:firstColumn="0" w:lastColumn="0" w:oddVBand="0" w:evenVBand="0" w:oddHBand="0" w:evenHBand="0" w:firstRowFirstColumn="0" w:firstRowLastColumn="0" w:lastRowFirstColumn="0" w:lastRowLastColumn="0"/>
              <w:rPr>
                <w:color w:val="000000"/>
                <w:sz w:val="18"/>
                <w:szCs w:val="18"/>
              </w:rPr>
            </w:pPr>
            <w:r w:rsidRPr="007E2094">
              <w:rPr>
                <w:color w:val="000000"/>
                <w:sz w:val="18"/>
                <w:szCs w:val="18"/>
              </w:rPr>
              <w:t>Parameter related to cooling degree days on weekdays [W m</w:t>
            </w:r>
            <w:r w:rsidRPr="007E2094">
              <w:rPr>
                <w:color w:val="000000"/>
                <w:sz w:val="18"/>
                <w:szCs w:val="18"/>
                <w:vertAlign w:val="superscript"/>
              </w:rPr>
              <w:t>-2</w:t>
            </w:r>
            <w:r w:rsidRPr="007E2094">
              <w:rPr>
                <w:color w:val="000000"/>
                <w:sz w:val="18"/>
                <w:szCs w:val="18"/>
              </w:rPr>
              <w:t xml:space="preserve"> K</w:t>
            </w:r>
            <w:r w:rsidRPr="007E2094">
              <w:rPr>
                <w:color w:val="000000"/>
                <w:sz w:val="18"/>
                <w:szCs w:val="18"/>
                <w:vertAlign w:val="superscript"/>
              </w:rPr>
              <w:t>-1</w:t>
            </w:r>
            <w:r w:rsidRPr="007E2094">
              <w:rPr>
                <w:color w:val="000000"/>
                <w:sz w:val="18"/>
                <w:szCs w:val="18"/>
              </w:rPr>
              <w:t xml:space="preserve"> (Cap ha</w:t>
            </w:r>
            <w:r w:rsidRPr="007E2094">
              <w:rPr>
                <w:color w:val="000000"/>
                <w:sz w:val="18"/>
                <w:szCs w:val="18"/>
                <w:vertAlign w:val="superscript"/>
              </w:rPr>
              <w:t>-1</w:t>
            </w:r>
            <w:r w:rsidRPr="007E2094">
              <w:rPr>
                <w:color w:val="000000"/>
                <w:sz w:val="18"/>
                <w:szCs w:val="18"/>
              </w:rPr>
              <w:t>)</w:t>
            </w:r>
            <w:r w:rsidRPr="007E2094">
              <w:rPr>
                <w:color w:val="000000"/>
                <w:sz w:val="18"/>
                <w:szCs w:val="18"/>
                <w:vertAlign w:val="superscript"/>
              </w:rPr>
              <w:t>-1</w:t>
            </w:r>
            <w:r w:rsidRPr="007E2094">
              <w:rPr>
                <w:color w:val="000000"/>
                <w:sz w:val="18"/>
                <w:szCs w:val="18"/>
              </w:rPr>
              <w:t>]</w:t>
            </w:r>
          </w:p>
          <w:p w14:paraId="2AF4CDA5" w14:textId="77777777" w:rsidR="00DE28F8" w:rsidRPr="007E2094" w:rsidRDefault="00DE28F8" w:rsidP="00DE28F8">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Use with AnthropHeatChoice = 2</w:t>
            </w:r>
          </w:p>
          <w:tbl>
            <w:tblPr>
              <w:tblStyle w:val="TableGrid"/>
              <w:tblW w:w="0" w:type="auto"/>
              <w:tblLook w:val="04A0" w:firstRow="1" w:lastRow="0" w:firstColumn="1" w:lastColumn="0" w:noHBand="0" w:noVBand="1"/>
            </w:tblPr>
            <w:tblGrid>
              <w:gridCol w:w="668"/>
              <w:gridCol w:w="1398"/>
            </w:tblGrid>
            <w:tr w:rsidR="00DE28F8" w:rsidRPr="007E2094" w14:paraId="67C8D2E5" w14:textId="77777777" w:rsidTr="00C959E5">
              <w:tc>
                <w:tcPr>
                  <w:tcW w:w="0" w:type="auto"/>
                  <w:shd w:val="clear" w:color="auto" w:fill="92CDDC" w:themeFill="accent5" w:themeFillTint="99"/>
                </w:tcPr>
                <w:p w14:paraId="0C81FE66" w14:textId="77777777" w:rsidR="00DE28F8" w:rsidRPr="007E2094" w:rsidRDefault="00DE28F8" w:rsidP="000537C6">
                  <w:pPr>
                    <w:rPr>
                      <w:rFonts w:eastAsia="Times New Roman" w:cs="Times New Roman"/>
                      <w:color w:val="000000"/>
                      <w:sz w:val="18"/>
                      <w:szCs w:val="18"/>
                      <w:lang w:eastAsia="fi-FI"/>
                    </w:rPr>
                  </w:pPr>
                  <w:r w:rsidRPr="007E2094">
                    <w:rPr>
                      <w:sz w:val="18"/>
                      <w:szCs w:val="18"/>
                    </w:rPr>
                    <w:t>0.0099</w:t>
                  </w:r>
                </w:p>
              </w:tc>
              <w:tc>
                <w:tcPr>
                  <w:tcW w:w="0" w:type="auto"/>
                </w:tcPr>
                <w:p w14:paraId="72093F28" w14:textId="77777777" w:rsidR="00DE28F8" w:rsidRPr="007E2094" w:rsidRDefault="00DE28F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(2011)</w:t>
                  </w:r>
                </w:p>
              </w:tc>
            </w:tr>
            <w:tr w:rsidR="00DE28F8" w:rsidRPr="007E2094" w14:paraId="0CA8E605" w14:textId="77777777" w:rsidTr="00C959E5">
              <w:tc>
                <w:tcPr>
                  <w:tcW w:w="0" w:type="auto"/>
                  <w:shd w:val="clear" w:color="auto" w:fill="92CDDC" w:themeFill="accent5" w:themeFillTint="99"/>
                </w:tcPr>
                <w:p w14:paraId="1E4F94A7" w14:textId="77777777" w:rsidR="00DE28F8" w:rsidRPr="007E2094" w:rsidRDefault="00DE28F8" w:rsidP="000537C6">
                  <w:pPr>
                    <w:rPr>
                      <w:rFonts w:eastAsia="Times New Roman" w:cs="Times New Roman"/>
                      <w:color w:val="000000"/>
                      <w:sz w:val="18"/>
                      <w:szCs w:val="18"/>
                      <w:lang w:eastAsia="fi-FI"/>
                    </w:rPr>
                  </w:pPr>
                  <w:r w:rsidRPr="007E2094">
                    <w:rPr>
                      <w:sz w:val="18"/>
                      <w:szCs w:val="18"/>
                    </w:rPr>
                    <w:t>0.0099</w:t>
                  </w:r>
                </w:p>
              </w:tc>
              <w:tc>
                <w:tcPr>
                  <w:tcW w:w="0" w:type="auto"/>
                </w:tcPr>
                <w:p w14:paraId="6E068F00" w14:textId="77777777" w:rsidR="00DE28F8" w:rsidRPr="007E2094" w:rsidRDefault="00DE28F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(2014)</w:t>
                  </w:r>
                </w:p>
              </w:tc>
            </w:tr>
          </w:tbl>
          <w:p w14:paraId="468CFA66" w14:textId="77777777" w:rsidR="004D6C93" w:rsidRPr="007E2094" w:rsidRDefault="004D6C93" w:rsidP="007B3B0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p>
        </w:tc>
      </w:tr>
      <w:tr w:rsidR="004D6C93" w:rsidRPr="007E2094" w14:paraId="4B310034"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tcPr>
          <w:p w14:paraId="2125E1D2" w14:textId="77777777" w:rsidR="004D6C93" w:rsidRPr="007E2094" w:rsidRDefault="004D6C93"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5</w:t>
            </w:r>
          </w:p>
        </w:tc>
        <w:tc>
          <w:tcPr>
            <w:tcW w:w="675" w:type="dxa"/>
            <w:vAlign w:val="center"/>
          </w:tcPr>
          <w:p w14:paraId="45550769" w14:textId="77777777" w:rsidR="004D6C93" w:rsidRPr="007E2094" w:rsidRDefault="004D6C93"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 O</w:t>
            </w:r>
          </w:p>
        </w:tc>
        <w:tc>
          <w:tcPr>
            <w:tcW w:w="1735" w:type="dxa"/>
            <w:noWrap/>
            <w:vAlign w:val="center"/>
          </w:tcPr>
          <w:p w14:paraId="6A0A23FA" w14:textId="77777777" w:rsidR="004D6C93" w:rsidRPr="007E2094" w:rsidRDefault="004D6C93" w:rsidP="007B3B02">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7E2094">
              <w:rPr>
                <w:color w:val="000000"/>
                <w:sz w:val="18"/>
                <w:szCs w:val="18"/>
              </w:rPr>
              <w:t>QF_C_Weekday</w:t>
            </w:r>
          </w:p>
        </w:tc>
        <w:tc>
          <w:tcPr>
            <w:tcW w:w="851" w:type="dxa"/>
            <w:vAlign w:val="center"/>
          </w:tcPr>
          <w:p w14:paraId="2213300C" w14:textId="77777777" w:rsidR="004D6C93" w:rsidRPr="007E2094" w:rsidRDefault="004D6C93"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55270A5C" w14:textId="77777777" w:rsidR="00DE1AC8" w:rsidRPr="007E2094" w:rsidRDefault="00DE1AC8" w:rsidP="00DE1AC8">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7E2094">
              <w:rPr>
                <w:color w:val="000000"/>
                <w:sz w:val="18"/>
                <w:szCs w:val="18"/>
              </w:rPr>
              <w:t>Parameter related to heating degree days on weekdays [W m</w:t>
            </w:r>
            <w:r w:rsidRPr="007E2094">
              <w:rPr>
                <w:color w:val="000000"/>
                <w:sz w:val="18"/>
                <w:szCs w:val="18"/>
                <w:vertAlign w:val="superscript"/>
              </w:rPr>
              <w:t>-2</w:t>
            </w:r>
            <w:r w:rsidRPr="007E2094">
              <w:rPr>
                <w:color w:val="000000"/>
                <w:sz w:val="18"/>
                <w:szCs w:val="18"/>
              </w:rPr>
              <w:t xml:space="preserve"> K</w:t>
            </w:r>
            <w:r w:rsidRPr="007E2094">
              <w:rPr>
                <w:color w:val="000000"/>
                <w:sz w:val="18"/>
                <w:szCs w:val="18"/>
                <w:vertAlign w:val="superscript"/>
              </w:rPr>
              <w:t>-1</w:t>
            </w:r>
            <w:r w:rsidRPr="007E2094">
              <w:rPr>
                <w:color w:val="000000"/>
                <w:sz w:val="18"/>
                <w:szCs w:val="18"/>
              </w:rPr>
              <w:t xml:space="preserve"> (Cap ha</w:t>
            </w:r>
            <w:r w:rsidRPr="007E2094">
              <w:rPr>
                <w:color w:val="000000"/>
                <w:sz w:val="18"/>
                <w:szCs w:val="18"/>
                <w:vertAlign w:val="superscript"/>
              </w:rPr>
              <w:t>-1</w:t>
            </w:r>
            <w:r w:rsidRPr="007E2094">
              <w:rPr>
                <w:color w:val="000000"/>
                <w:sz w:val="18"/>
                <w:szCs w:val="18"/>
              </w:rPr>
              <w:t>)</w:t>
            </w:r>
            <w:r w:rsidRPr="007E2094">
              <w:rPr>
                <w:color w:val="000000"/>
                <w:sz w:val="18"/>
                <w:szCs w:val="18"/>
                <w:vertAlign w:val="superscript"/>
              </w:rPr>
              <w:t>-1</w:t>
            </w:r>
            <w:r w:rsidRPr="007E2094">
              <w:rPr>
                <w:color w:val="000000"/>
                <w:sz w:val="18"/>
                <w:szCs w:val="18"/>
              </w:rPr>
              <w:t>]</w:t>
            </w:r>
          </w:p>
          <w:p w14:paraId="55C548A2" w14:textId="77777777" w:rsidR="00DE1AC8" w:rsidRPr="007E2094" w:rsidRDefault="00DE1AC8" w:rsidP="00DE1AC8">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Use with AnthropHeatChoice = 2</w:t>
            </w:r>
          </w:p>
          <w:tbl>
            <w:tblPr>
              <w:tblStyle w:val="TableGrid"/>
              <w:tblW w:w="0" w:type="auto"/>
              <w:tblLook w:val="04A0" w:firstRow="1" w:lastRow="0" w:firstColumn="1" w:lastColumn="0" w:noHBand="0" w:noVBand="1"/>
            </w:tblPr>
            <w:tblGrid>
              <w:gridCol w:w="668"/>
              <w:gridCol w:w="1398"/>
            </w:tblGrid>
            <w:tr w:rsidR="00DE1AC8" w:rsidRPr="007E2094" w14:paraId="6FC70708" w14:textId="77777777" w:rsidTr="00C959E5">
              <w:tc>
                <w:tcPr>
                  <w:tcW w:w="0" w:type="auto"/>
                  <w:shd w:val="clear" w:color="auto" w:fill="92CDDC" w:themeFill="accent5" w:themeFillTint="99"/>
                </w:tcPr>
                <w:p w14:paraId="0C804732" w14:textId="77777777" w:rsidR="00DE1AC8" w:rsidRPr="007E2094" w:rsidRDefault="00DE1AC8" w:rsidP="000537C6">
                  <w:pPr>
                    <w:rPr>
                      <w:rFonts w:eastAsia="Times New Roman" w:cs="Times New Roman"/>
                      <w:color w:val="000000"/>
                      <w:sz w:val="18"/>
                      <w:szCs w:val="18"/>
                      <w:lang w:eastAsia="fi-FI"/>
                    </w:rPr>
                  </w:pPr>
                  <w:r w:rsidRPr="007E2094">
                    <w:rPr>
                      <w:sz w:val="18"/>
                      <w:szCs w:val="18"/>
                    </w:rPr>
                    <w:t>0.0102</w:t>
                  </w:r>
                </w:p>
              </w:tc>
              <w:tc>
                <w:tcPr>
                  <w:tcW w:w="0" w:type="auto"/>
                </w:tcPr>
                <w:p w14:paraId="3038028F" w14:textId="77777777" w:rsidR="00DE1AC8" w:rsidRPr="007E2094" w:rsidRDefault="00DE1AC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(2011)</w:t>
                  </w:r>
                </w:p>
              </w:tc>
            </w:tr>
            <w:tr w:rsidR="00DE1AC8" w:rsidRPr="007E2094" w14:paraId="56D202BD" w14:textId="77777777" w:rsidTr="00C959E5">
              <w:tc>
                <w:tcPr>
                  <w:tcW w:w="0" w:type="auto"/>
                  <w:shd w:val="clear" w:color="auto" w:fill="92CDDC" w:themeFill="accent5" w:themeFillTint="99"/>
                </w:tcPr>
                <w:p w14:paraId="4165AB01" w14:textId="77777777" w:rsidR="00DE1AC8" w:rsidRPr="007E2094" w:rsidRDefault="00DE1AC8" w:rsidP="00DE1AC8">
                  <w:pPr>
                    <w:rPr>
                      <w:rFonts w:eastAsia="Times New Roman" w:cs="Times New Roman"/>
                      <w:color w:val="000000"/>
                      <w:sz w:val="18"/>
                      <w:szCs w:val="18"/>
                      <w:lang w:eastAsia="fi-FI"/>
                    </w:rPr>
                  </w:pPr>
                  <w:r w:rsidRPr="007E2094">
                    <w:rPr>
                      <w:sz w:val="18"/>
                      <w:szCs w:val="18"/>
                    </w:rPr>
                    <w:t>0.0102</w:t>
                  </w:r>
                </w:p>
              </w:tc>
              <w:tc>
                <w:tcPr>
                  <w:tcW w:w="0" w:type="auto"/>
                </w:tcPr>
                <w:p w14:paraId="745E0AD2" w14:textId="77777777" w:rsidR="00DE1AC8" w:rsidRPr="007E2094" w:rsidRDefault="00DE1AC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(2014)</w:t>
                  </w:r>
                </w:p>
              </w:tc>
            </w:tr>
          </w:tbl>
          <w:p w14:paraId="51BFEE97" w14:textId="77777777" w:rsidR="004D6C93" w:rsidRPr="007E2094" w:rsidRDefault="004D6C93"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p>
        </w:tc>
      </w:tr>
      <w:tr w:rsidR="00DE1AC8" w:rsidRPr="007E2094" w14:paraId="129B4944" w14:textId="77777777" w:rsidTr="00C959E5">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31E1B391" w14:textId="77777777" w:rsidR="00DE1AC8" w:rsidRPr="007E2094" w:rsidRDefault="00DE1AC8"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6</w:t>
            </w:r>
          </w:p>
        </w:tc>
        <w:tc>
          <w:tcPr>
            <w:tcW w:w="675" w:type="dxa"/>
            <w:vAlign w:val="center"/>
          </w:tcPr>
          <w:p w14:paraId="3AB29200" w14:textId="77777777" w:rsidR="00DE1AC8" w:rsidRPr="007E2094" w:rsidRDefault="00DE1AC8" w:rsidP="007B3B0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 O</w:t>
            </w:r>
          </w:p>
        </w:tc>
        <w:tc>
          <w:tcPr>
            <w:tcW w:w="1735" w:type="dxa"/>
            <w:noWrap/>
            <w:vAlign w:val="center"/>
            <w:hideMark/>
          </w:tcPr>
          <w:p w14:paraId="6F97D90C" w14:textId="77777777" w:rsidR="00DE1AC8" w:rsidRPr="007E2094" w:rsidRDefault="00DE1AC8" w:rsidP="007B3B02">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7E2094">
              <w:rPr>
                <w:color w:val="000000"/>
                <w:sz w:val="18"/>
                <w:szCs w:val="18"/>
              </w:rPr>
              <w:t>QF_A_Weekend</w:t>
            </w:r>
          </w:p>
        </w:tc>
        <w:tc>
          <w:tcPr>
            <w:tcW w:w="851" w:type="dxa"/>
            <w:vAlign w:val="center"/>
          </w:tcPr>
          <w:p w14:paraId="2F6E9367" w14:textId="77777777" w:rsidR="00DE1AC8" w:rsidRPr="007E2094" w:rsidRDefault="00DE1AC8" w:rsidP="007B3B0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40199B94" w14:textId="77777777" w:rsidR="00DE1AC8" w:rsidRPr="007E2094" w:rsidRDefault="00DE1AC8" w:rsidP="000537C6">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sidRPr="007E2094">
              <w:rPr>
                <w:rFonts w:eastAsia="Times New Roman" w:cs="Times New Roman"/>
                <w:color w:val="000000"/>
                <w:sz w:val="18"/>
                <w:szCs w:val="18"/>
                <w:lang w:eastAsia="fi-FI"/>
              </w:rPr>
              <w:t>Base value for QF on weekends [W m</w:t>
            </w:r>
            <w:r w:rsidRPr="007E2094">
              <w:rPr>
                <w:rFonts w:eastAsia="Times New Roman" w:cs="Times New Roman"/>
                <w:color w:val="000000"/>
                <w:sz w:val="18"/>
                <w:szCs w:val="18"/>
                <w:vertAlign w:val="superscript"/>
                <w:lang w:eastAsia="fi-FI"/>
              </w:rPr>
              <w:t>-2</w:t>
            </w:r>
            <w:r w:rsidRPr="007E2094">
              <w:rPr>
                <w:rFonts w:eastAsia="Times New Roman" w:cs="Times New Roman"/>
                <w:color w:val="000000"/>
                <w:sz w:val="18"/>
                <w:szCs w:val="18"/>
                <w:lang w:eastAsia="fi-FI"/>
              </w:rPr>
              <w:t xml:space="preserve"> (Cap ha</w:t>
            </w:r>
            <w:r w:rsidRPr="007E2094">
              <w:rPr>
                <w:rFonts w:eastAsia="Times New Roman" w:cs="Times New Roman"/>
                <w:color w:val="000000"/>
                <w:sz w:val="18"/>
                <w:szCs w:val="18"/>
                <w:vertAlign w:val="superscript"/>
                <w:lang w:eastAsia="fi-FI"/>
              </w:rPr>
              <w:t>-1</w:t>
            </w:r>
            <w:r w:rsidRPr="007E2094">
              <w:rPr>
                <w:rFonts w:eastAsia="Times New Roman" w:cs="Times New Roman"/>
                <w:color w:val="000000"/>
                <w:sz w:val="18"/>
                <w:szCs w:val="18"/>
                <w:lang w:eastAsia="fi-FI"/>
              </w:rPr>
              <w:t>)</w:t>
            </w:r>
            <w:r w:rsidRPr="007E2094">
              <w:rPr>
                <w:rFonts w:eastAsia="Times New Roman" w:cs="Times New Roman"/>
                <w:color w:val="000000"/>
                <w:sz w:val="18"/>
                <w:szCs w:val="18"/>
                <w:vertAlign w:val="superscript"/>
                <w:lang w:eastAsia="fi-FI"/>
              </w:rPr>
              <w:t>-1</w:t>
            </w:r>
            <w:r w:rsidRPr="007E2094">
              <w:rPr>
                <w:rFonts w:eastAsia="Times New Roman" w:cs="Times New Roman"/>
                <w:color w:val="000000"/>
                <w:sz w:val="18"/>
                <w:szCs w:val="18"/>
                <w:lang w:eastAsia="fi-FI"/>
              </w:rPr>
              <w:t>]</w:t>
            </w:r>
          </w:p>
          <w:p w14:paraId="31724958" w14:textId="77777777" w:rsidR="00DE1AC8" w:rsidRPr="007E2094" w:rsidRDefault="00DE1AC8" w:rsidP="000537C6">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Use with AnthropHeatChoice = 2</w:t>
            </w:r>
          </w:p>
          <w:tbl>
            <w:tblPr>
              <w:tblStyle w:val="TableGrid"/>
              <w:tblW w:w="0" w:type="auto"/>
              <w:tblLook w:val="04A0" w:firstRow="1" w:lastRow="0" w:firstColumn="1" w:lastColumn="0" w:noHBand="0" w:noVBand="1"/>
            </w:tblPr>
            <w:tblGrid>
              <w:gridCol w:w="668"/>
              <w:gridCol w:w="1398"/>
            </w:tblGrid>
            <w:tr w:rsidR="00DE1AC8" w:rsidRPr="007E2094" w14:paraId="7F0F90BC" w14:textId="77777777" w:rsidTr="00C959E5">
              <w:tc>
                <w:tcPr>
                  <w:tcW w:w="0" w:type="auto"/>
                  <w:shd w:val="clear" w:color="auto" w:fill="92CDDC" w:themeFill="accent5" w:themeFillTint="99"/>
                </w:tcPr>
                <w:p w14:paraId="087480E0" w14:textId="77777777" w:rsidR="00DE1AC8" w:rsidRPr="007E2094" w:rsidRDefault="00DE1AC8" w:rsidP="000537C6">
                  <w:pPr>
                    <w:rPr>
                      <w:rFonts w:eastAsia="Times New Roman" w:cs="Times New Roman"/>
                      <w:color w:val="000000"/>
                      <w:sz w:val="18"/>
                      <w:szCs w:val="18"/>
                      <w:lang w:eastAsia="fi-FI"/>
                    </w:rPr>
                  </w:pPr>
                  <w:r w:rsidRPr="007E2094">
                    <w:rPr>
                      <w:sz w:val="18"/>
                      <w:szCs w:val="18"/>
                    </w:rPr>
                    <w:t>0.3081</w:t>
                  </w:r>
                </w:p>
              </w:tc>
              <w:tc>
                <w:tcPr>
                  <w:tcW w:w="0" w:type="auto"/>
                </w:tcPr>
                <w:p w14:paraId="7880C4EC" w14:textId="77777777" w:rsidR="00DE1AC8" w:rsidRPr="007E2094" w:rsidRDefault="00DE1AC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(2011)</w:t>
                  </w:r>
                </w:p>
              </w:tc>
            </w:tr>
            <w:tr w:rsidR="00DE1AC8" w:rsidRPr="007E2094" w14:paraId="3DD2DBCE" w14:textId="77777777" w:rsidTr="00C959E5">
              <w:tc>
                <w:tcPr>
                  <w:tcW w:w="0" w:type="auto"/>
                  <w:shd w:val="clear" w:color="auto" w:fill="92CDDC" w:themeFill="accent5" w:themeFillTint="99"/>
                </w:tcPr>
                <w:p w14:paraId="13307802" w14:textId="77777777" w:rsidR="00DE1AC8" w:rsidRPr="007E2094" w:rsidRDefault="00DE1AC8" w:rsidP="000537C6">
                  <w:pPr>
                    <w:rPr>
                      <w:rFonts w:eastAsia="Times New Roman" w:cs="Times New Roman"/>
                      <w:color w:val="000000"/>
                      <w:sz w:val="18"/>
                      <w:szCs w:val="18"/>
                      <w:lang w:eastAsia="fi-FI"/>
                    </w:rPr>
                  </w:pPr>
                  <w:r w:rsidRPr="007E2094">
                    <w:rPr>
                      <w:sz w:val="18"/>
                      <w:szCs w:val="18"/>
                    </w:rPr>
                    <w:t>0.100</w:t>
                  </w:r>
                </w:p>
              </w:tc>
              <w:tc>
                <w:tcPr>
                  <w:tcW w:w="0" w:type="auto"/>
                </w:tcPr>
                <w:p w14:paraId="45789402" w14:textId="77777777" w:rsidR="00DE1AC8" w:rsidRPr="007E2094" w:rsidRDefault="00DE1AC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(2014)</w:t>
                  </w:r>
                </w:p>
              </w:tc>
            </w:tr>
          </w:tbl>
          <w:p w14:paraId="5D4747D3" w14:textId="77777777" w:rsidR="00DE1AC8" w:rsidRPr="007E2094" w:rsidRDefault="00DE1AC8" w:rsidP="000537C6">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DE1AC8" w:rsidRPr="007E2094" w14:paraId="1CB75CA8"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6A56607C" w14:textId="77777777" w:rsidR="00DE1AC8" w:rsidRPr="007E2094" w:rsidRDefault="00DE1AC8"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7</w:t>
            </w:r>
          </w:p>
        </w:tc>
        <w:tc>
          <w:tcPr>
            <w:tcW w:w="675" w:type="dxa"/>
            <w:vAlign w:val="center"/>
          </w:tcPr>
          <w:p w14:paraId="0EC06A63" w14:textId="77777777" w:rsidR="00DE1AC8" w:rsidRPr="007E2094" w:rsidRDefault="00DE1AC8"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 O</w:t>
            </w:r>
          </w:p>
        </w:tc>
        <w:tc>
          <w:tcPr>
            <w:tcW w:w="1735" w:type="dxa"/>
            <w:noWrap/>
            <w:vAlign w:val="center"/>
            <w:hideMark/>
          </w:tcPr>
          <w:p w14:paraId="06BE1CAE" w14:textId="77777777" w:rsidR="00DE1AC8" w:rsidRPr="007E2094" w:rsidRDefault="00DE1AC8" w:rsidP="007B3B02">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7E2094">
              <w:rPr>
                <w:color w:val="000000"/>
                <w:sz w:val="18"/>
                <w:szCs w:val="18"/>
              </w:rPr>
              <w:t>QF_B_Weekend</w:t>
            </w:r>
          </w:p>
        </w:tc>
        <w:tc>
          <w:tcPr>
            <w:tcW w:w="851" w:type="dxa"/>
            <w:vAlign w:val="center"/>
          </w:tcPr>
          <w:p w14:paraId="465EE1FA" w14:textId="77777777" w:rsidR="00DE1AC8" w:rsidRPr="007E2094" w:rsidRDefault="00DE1AC8"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0-1</w:t>
            </w:r>
          </w:p>
        </w:tc>
        <w:tc>
          <w:tcPr>
            <w:tcW w:w="6203" w:type="dxa"/>
          </w:tcPr>
          <w:p w14:paraId="41101873" w14:textId="77777777" w:rsidR="00DE1AC8" w:rsidRPr="007E2094" w:rsidRDefault="00DE1AC8" w:rsidP="000537C6">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7E2094">
              <w:rPr>
                <w:color w:val="000000"/>
                <w:sz w:val="18"/>
                <w:szCs w:val="18"/>
              </w:rPr>
              <w:t>Parameter related to cooling degree days on weekends [W m</w:t>
            </w:r>
            <w:r w:rsidRPr="007E2094">
              <w:rPr>
                <w:color w:val="000000"/>
                <w:sz w:val="18"/>
                <w:szCs w:val="18"/>
                <w:vertAlign w:val="superscript"/>
              </w:rPr>
              <w:t>-2</w:t>
            </w:r>
            <w:r w:rsidRPr="007E2094">
              <w:rPr>
                <w:color w:val="000000"/>
                <w:sz w:val="18"/>
                <w:szCs w:val="18"/>
              </w:rPr>
              <w:t xml:space="preserve"> K</w:t>
            </w:r>
            <w:r w:rsidRPr="007E2094">
              <w:rPr>
                <w:color w:val="000000"/>
                <w:sz w:val="18"/>
                <w:szCs w:val="18"/>
                <w:vertAlign w:val="superscript"/>
              </w:rPr>
              <w:t>-1</w:t>
            </w:r>
            <w:r w:rsidRPr="007E2094">
              <w:rPr>
                <w:color w:val="000000"/>
                <w:sz w:val="18"/>
                <w:szCs w:val="18"/>
              </w:rPr>
              <w:t xml:space="preserve"> (Cap ha</w:t>
            </w:r>
            <w:r w:rsidRPr="007E2094">
              <w:rPr>
                <w:color w:val="000000"/>
                <w:sz w:val="18"/>
                <w:szCs w:val="18"/>
                <w:vertAlign w:val="superscript"/>
              </w:rPr>
              <w:t>-1</w:t>
            </w:r>
            <w:r w:rsidRPr="007E2094">
              <w:rPr>
                <w:color w:val="000000"/>
                <w:sz w:val="18"/>
                <w:szCs w:val="18"/>
              </w:rPr>
              <w:t>)</w:t>
            </w:r>
            <w:r w:rsidRPr="007E2094">
              <w:rPr>
                <w:color w:val="000000"/>
                <w:sz w:val="18"/>
                <w:szCs w:val="18"/>
                <w:vertAlign w:val="superscript"/>
              </w:rPr>
              <w:t>-1</w:t>
            </w:r>
            <w:r w:rsidRPr="007E2094">
              <w:rPr>
                <w:color w:val="000000"/>
                <w:sz w:val="18"/>
                <w:szCs w:val="18"/>
              </w:rPr>
              <w:t>]</w:t>
            </w:r>
          </w:p>
          <w:p w14:paraId="2186CB72" w14:textId="77777777" w:rsidR="00DE1AC8" w:rsidRPr="007E2094" w:rsidRDefault="00DE1AC8" w:rsidP="000537C6">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Use with AnthropHeatChoice = 2</w:t>
            </w:r>
          </w:p>
          <w:tbl>
            <w:tblPr>
              <w:tblStyle w:val="TableGrid"/>
              <w:tblW w:w="0" w:type="auto"/>
              <w:tblLook w:val="04A0" w:firstRow="1" w:lastRow="0" w:firstColumn="1" w:lastColumn="0" w:noHBand="0" w:noVBand="1"/>
            </w:tblPr>
            <w:tblGrid>
              <w:gridCol w:w="668"/>
              <w:gridCol w:w="1398"/>
            </w:tblGrid>
            <w:tr w:rsidR="00DE1AC8" w:rsidRPr="007E2094" w14:paraId="500799CE" w14:textId="77777777" w:rsidTr="00C959E5">
              <w:tc>
                <w:tcPr>
                  <w:tcW w:w="0" w:type="auto"/>
                  <w:shd w:val="clear" w:color="auto" w:fill="92CDDC" w:themeFill="accent5" w:themeFillTint="99"/>
                </w:tcPr>
                <w:p w14:paraId="4B379BD2" w14:textId="77777777" w:rsidR="00DE1AC8" w:rsidRPr="007E2094" w:rsidRDefault="00DE1AC8" w:rsidP="000537C6">
                  <w:pPr>
                    <w:rPr>
                      <w:rFonts w:eastAsia="Times New Roman" w:cs="Times New Roman"/>
                      <w:color w:val="000000"/>
                      <w:sz w:val="18"/>
                      <w:szCs w:val="18"/>
                      <w:lang w:eastAsia="fi-FI"/>
                    </w:rPr>
                  </w:pPr>
                  <w:r w:rsidRPr="007E2094">
                    <w:rPr>
                      <w:sz w:val="18"/>
                      <w:szCs w:val="18"/>
                    </w:rPr>
                    <w:t>0.0099</w:t>
                  </w:r>
                </w:p>
              </w:tc>
              <w:tc>
                <w:tcPr>
                  <w:tcW w:w="0" w:type="auto"/>
                </w:tcPr>
                <w:p w14:paraId="2F61A51A" w14:textId="77777777" w:rsidR="00DE1AC8" w:rsidRPr="007E2094" w:rsidRDefault="00DE1AC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(2011)</w:t>
                  </w:r>
                </w:p>
              </w:tc>
            </w:tr>
            <w:tr w:rsidR="00DE1AC8" w:rsidRPr="007E2094" w14:paraId="42C9B832" w14:textId="77777777" w:rsidTr="00C959E5">
              <w:tc>
                <w:tcPr>
                  <w:tcW w:w="0" w:type="auto"/>
                  <w:shd w:val="clear" w:color="auto" w:fill="92CDDC" w:themeFill="accent5" w:themeFillTint="99"/>
                </w:tcPr>
                <w:p w14:paraId="4EA458FD" w14:textId="77777777" w:rsidR="00DE1AC8" w:rsidRPr="007E2094" w:rsidRDefault="00DE1AC8" w:rsidP="000537C6">
                  <w:pPr>
                    <w:rPr>
                      <w:rFonts w:eastAsia="Times New Roman" w:cs="Times New Roman"/>
                      <w:color w:val="000000"/>
                      <w:sz w:val="18"/>
                      <w:szCs w:val="18"/>
                      <w:lang w:eastAsia="fi-FI"/>
                    </w:rPr>
                  </w:pPr>
                  <w:r w:rsidRPr="007E2094">
                    <w:rPr>
                      <w:sz w:val="18"/>
                      <w:szCs w:val="18"/>
                    </w:rPr>
                    <w:t>0.0099</w:t>
                  </w:r>
                </w:p>
              </w:tc>
              <w:tc>
                <w:tcPr>
                  <w:tcW w:w="0" w:type="auto"/>
                </w:tcPr>
                <w:p w14:paraId="11F6C3FF" w14:textId="77777777" w:rsidR="00DE1AC8" w:rsidRPr="007E2094" w:rsidRDefault="00DE1AC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(2014)</w:t>
                  </w:r>
                </w:p>
              </w:tc>
            </w:tr>
          </w:tbl>
          <w:p w14:paraId="4FAC3699" w14:textId="77777777" w:rsidR="00DE1AC8" w:rsidRPr="007E2094" w:rsidRDefault="00DE1AC8" w:rsidP="000537C6">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p>
        </w:tc>
      </w:tr>
      <w:tr w:rsidR="00DE1AC8" w:rsidRPr="007E2094" w14:paraId="646CCE8A" w14:textId="77777777" w:rsidTr="00C959E5">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416A610A" w14:textId="77777777" w:rsidR="00DE1AC8" w:rsidRPr="007E2094" w:rsidRDefault="00DE1AC8"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8</w:t>
            </w:r>
          </w:p>
        </w:tc>
        <w:tc>
          <w:tcPr>
            <w:tcW w:w="675" w:type="dxa"/>
            <w:vAlign w:val="center"/>
          </w:tcPr>
          <w:p w14:paraId="29198577" w14:textId="77777777" w:rsidR="00DE1AC8" w:rsidRPr="007E2094" w:rsidRDefault="00DE1AC8" w:rsidP="007B3B0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 O</w:t>
            </w:r>
          </w:p>
        </w:tc>
        <w:tc>
          <w:tcPr>
            <w:tcW w:w="1735" w:type="dxa"/>
            <w:noWrap/>
            <w:vAlign w:val="center"/>
            <w:hideMark/>
          </w:tcPr>
          <w:p w14:paraId="5321EEFC" w14:textId="77777777" w:rsidR="00DE1AC8" w:rsidRPr="007E2094" w:rsidRDefault="00DE1AC8" w:rsidP="007B3B02">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7E2094">
              <w:rPr>
                <w:color w:val="000000"/>
                <w:sz w:val="18"/>
                <w:szCs w:val="18"/>
              </w:rPr>
              <w:t>QF_C_Weekend</w:t>
            </w:r>
          </w:p>
        </w:tc>
        <w:tc>
          <w:tcPr>
            <w:tcW w:w="851" w:type="dxa"/>
            <w:vAlign w:val="center"/>
          </w:tcPr>
          <w:p w14:paraId="57DA21B2" w14:textId="77777777" w:rsidR="00DE1AC8" w:rsidRPr="007E2094" w:rsidRDefault="00DE1AC8" w:rsidP="007B3B0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highlight w:val="yellow"/>
                <w:lang w:val="en-GB" w:eastAsia="en-GB"/>
              </w:rPr>
            </w:pPr>
          </w:p>
        </w:tc>
        <w:tc>
          <w:tcPr>
            <w:tcW w:w="6203" w:type="dxa"/>
          </w:tcPr>
          <w:p w14:paraId="664B95EF" w14:textId="77777777" w:rsidR="00DE1AC8" w:rsidRPr="007E2094" w:rsidRDefault="00DE1AC8" w:rsidP="000537C6">
            <w:pPr>
              <w:cnfStyle w:val="000000000000" w:firstRow="0" w:lastRow="0" w:firstColumn="0" w:lastColumn="0" w:oddVBand="0" w:evenVBand="0" w:oddHBand="0" w:evenHBand="0" w:firstRowFirstColumn="0" w:firstRowLastColumn="0" w:lastRowFirstColumn="0" w:lastRowLastColumn="0"/>
              <w:rPr>
                <w:color w:val="000000"/>
                <w:sz w:val="18"/>
                <w:szCs w:val="18"/>
              </w:rPr>
            </w:pPr>
            <w:r w:rsidRPr="007E2094">
              <w:rPr>
                <w:color w:val="000000"/>
                <w:sz w:val="18"/>
                <w:szCs w:val="18"/>
              </w:rPr>
              <w:t>Parameter related to heating degree days on weekends [W m</w:t>
            </w:r>
            <w:r w:rsidRPr="007E2094">
              <w:rPr>
                <w:color w:val="000000"/>
                <w:sz w:val="18"/>
                <w:szCs w:val="18"/>
                <w:vertAlign w:val="superscript"/>
              </w:rPr>
              <w:t>-2</w:t>
            </w:r>
            <w:r w:rsidRPr="007E2094">
              <w:rPr>
                <w:color w:val="000000"/>
                <w:sz w:val="18"/>
                <w:szCs w:val="18"/>
              </w:rPr>
              <w:t xml:space="preserve"> K</w:t>
            </w:r>
            <w:r w:rsidRPr="007E2094">
              <w:rPr>
                <w:color w:val="000000"/>
                <w:sz w:val="18"/>
                <w:szCs w:val="18"/>
                <w:vertAlign w:val="superscript"/>
              </w:rPr>
              <w:t>-1</w:t>
            </w:r>
            <w:r w:rsidRPr="007E2094">
              <w:rPr>
                <w:color w:val="000000"/>
                <w:sz w:val="18"/>
                <w:szCs w:val="18"/>
              </w:rPr>
              <w:t xml:space="preserve"> (Cap ha</w:t>
            </w:r>
            <w:r w:rsidRPr="007E2094">
              <w:rPr>
                <w:color w:val="000000"/>
                <w:sz w:val="18"/>
                <w:szCs w:val="18"/>
                <w:vertAlign w:val="superscript"/>
              </w:rPr>
              <w:t>-1</w:t>
            </w:r>
            <w:r w:rsidRPr="007E2094">
              <w:rPr>
                <w:color w:val="000000"/>
                <w:sz w:val="18"/>
                <w:szCs w:val="18"/>
              </w:rPr>
              <w:t>)</w:t>
            </w:r>
            <w:r w:rsidRPr="007E2094">
              <w:rPr>
                <w:color w:val="000000"/>
                <w:sz w:val="18"/>
                <w:szCs w:val="18"/>
                <w:vertAlign w:val="superscript"/>
              </w:rPr>
              <w:t>-1</w:t>
            </w:r>
            <w:r w:rsidRPr="007E2094">
              <w:rPr>
                <w:color w:val="000000"/>
                <w:sz w:val="18"/>
                <w:szCs w:val="18"/>
              </w:rPr>
              <w:t>]</w:t>
            </w:r>
          </w:p>
          <w:p w14:paraId="7CC3DDB8" w14:textId="77777777" w:rsidR="00DE1AC8" w:rsidRPr="007E2094" w:rsidRDefault="00DE1AC8" w:rsidP="000537C6">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Use with AnthropHeatChoice = 2</w:t>
            </w:r>
          </w:p>
          <w:tbl>
            <w:tblPr>
              <w:tblStyle w:val="TableGrid"/>
              <w:tblW w:w="0" w:type="auto"/>
              <w:tblLook w:val="04A0" w:firstRow="1" w:lastRow="0" w:firstColumn="1" w:lastColumn="0" w:noHBand="0" w:noVBand="1"/>
            </w:tblPr>
            <w:tblGrid>
              <w:gridCol w:w="668"/>
              <w:gridCol w:w="1398"/>
            </w:tblGrid>
            <w:tr w:rsidR="00DE1AC8" w:rsidRPr="007E2094" w14:paraId="2D1566A9" w14:textId="77777777" w:rsidTr="00C959E5">
              <w:tc>
                <w:tcPr>
                  <w:tcW w:w="0" w:type="auto"/>
                  <w:shd w:val="clear" w:color="auto" w:fill="92CDDC" w:themeFill="accent5" w:themeFillTint="99"/>
                </w:tcPr>
                <w:p w14:paraId="011DCB44" w14:textId="77777777" w:rsidR="00DE1AC8" w:rsidRPr="007E2094" w:rsidRDefault="00DE1AC8" w:rsidP="000537C6">
                  <w:pPr>
                    <w:rPr>
                      <w:rFonts w:eastAsia="Times New Roman" w:cs="Times New Roman"/>
                      <w:color w:val="000000"/>
                      <w:sz w:val="18"/>
                      <w:szCs w:val="18"/>
                      <w:lang w:eastAsia="fi-FI"/>
                    </w:rPr>
                  </w:pPr>
                  <w:r w:rsidRPr="007E2094">
                    <w:rPr>
                      <w:sz w:val="18"/>
                      <w:szCs w:val="18"/>
                    </w:rPr>
                    <w:t>0.0102</w:t>
                  </w:r>
                </w:p>
              </w:tc>
              <w:tc>
                <w:tcPr>
                  <w:tcW w:w="0" w:type="auto"/>
                </w:tcPr>
                <w:p w14:paraId="6F0BA713" w14:textId="77777777" w:rsidR="00DE1AC8" w:rsidRPr="007E2094" w:rsidRDefault="00DE1AC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(2011)</w:t>
                  </w:r>
                </w:p>
              </w:tc>
            </w:tr>
            <w:tr w:rsidR="00DE1AC8" w:rsidRPr="007E2094" w14:paraId="73437B99" w14:textId="77777777" w:rsidTr="00C959E5">
              <w:tc>
                <w:tcPr>
                  <w:tcW w:w="0" w:type="auto"/>
                  <w:shd w:val="clear" w:color="auto" w:fill="92CDDC" w:themeFill="accent5" w:themeFillTint="99"/>
                </w:tcPr>
                <w:p w14:paraId="29102FD9" w14:textId="77777777" w:rsidR="00DE1AC8" w:rsidRPr="007E2094" w:rsidRDefault="00DE1AC8" w:rsidP="000537C6">
                  <w:pPr>
                    <w:rPr>
                      <w:rFonts w:eastAsia="Times New Roman" w:cs="Times New Roman"/>
                      <w:color w:val="000000"/>
                      <w:sz w:val="18"/>
                      <w:szCs w:val="18"/>
                      <w:lang w:eastAsia="fi-FI"/>
                    </w:rPr>
                  </w:pPr>
                  <w:r w:rsidRPr="007E2094">
                    <w:rPr>
                      <w:sz w:val="18"/>
                      <w:szCs w:val="18"/>
                    </w:rPr>
                    <w:t>0.0102</w:t>
                  </w:r>
                </w:p>
              </w:tc>
              <w:tc>
                <w:tcPr>
                  <w:tcW w:w="0" w:type="auto"/>
                </w:tcPr>
                <w:p w14:paraId="6D085220" w14:textId="77777777" w:rsidR="00DE1AC8" w:rsidRPr="007E2094" w:rsidRDefault="00DE1AC8" w:rsidP="000537C6">
                  <w:pPr>
                    <w:tabs>
                      <w:tab w:val="left" w:pos="142"/>
                      <w:tab w:val="left" w:pos="377"/>
                    </w:tabs>
                    <w:rPr>
                      <w:rFonts w:eastAsia="Times New Roman" w:cs="Times New Roman"/>
                      <w:sz w:val="18"/>
                      <w:szCs w:val="18"/>
                      <w:lang w:eastAsia="en-GB"/>
                    </w:rPr>
                  </w:pPr>
                  <w:r w:rsidRPr="007E2094">
                    <w:rPr>
                      <w:rFonts w:eastAsia="Times New Roman" w:cs="Times New Roman"/>
                      <w:color w:val="000000"/>
                      <w:sz w:val="18"/>
                      <w:szCs w:val="18"/>
                      <w:lang w:eastAsia="fi-FI"/>
                    </w:rPr>
                    <w:t>!Järvi et al. (2014)</w:t>
                  </w:r>
                </w:p>
              </w:tc>
            </w:tr>
          </w:tbl>
          <w:p w14:paraId="7EE9A506" w14:textId="77777777" w:rsidR="00DE1AC8" w:rsidRPr="007E2094" w:rsidRDefault="00DE1AC8" w:rsidP="000537C6">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p>
        </w:tc>
      </w:tr>
      <w:tr w:rsidR="00DE1AC8" w:rsidRPr="007E2094" w14:paraId="6285322D"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3D3C6B9C" w14:textId="77777777" w:rsidR="00DE1AC8" w:rsidRPr="007E2094" w:rsidRDefault="00DE1AC8"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9</w:t>
            </w:r>
          </w:p>
        </w:tc>
        <w:tc>
          <w:tcPr>
            <w:tcW w:w="675" w:type="dxa"/>
            <w:vAlign w:val="center"/>
          </w:tcPr>
          <w:p w14:paraId="51F91397" w14:textId="77777777" w:rsidR="00DE1AC8" w:rsidRPr="007E2094" w:rsidRDefault="00DE1AC8"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 O</w:t>
            </w:r>
          </w:p>
        </w:tc>
        <w:tc>
          <w:tcPr>
            <w:tcW w:w="1735" w:type="dxa"/>
            <w:noWrap/>
            <w:vAlign w:val="center"/>
            <w:hideMark/>
          </w:tcPr>
          <w:p w14:paraId="5B71727A" w14:textId="77777777" w:rsidR="00DE1AC8" w:rsidRPr="007E2094" w:rsidRDefault="00DE1AC8" w:rsidP="007B3B02">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7E2094">
              <w:rPr>
                <w:color w:val="000000"/>
                <w:sz w:val="18"/>
                <w:szCs w:val="18"/>
              </w:rPr>
              <w:t>AHMin</w:t>
            </w:r>
          </w:p>
        </w:tc>
        <w:tc>
          <w:tcPr>
            <w:tcW w:w="851" w:type="dxa"/>
            <w:vAlign w:val="center"/>
          </w:tcPr>
          <w:p w14:paraId="2A419E5E" w14:textId="77777777" w:rsidR="00DE1AC8" w:rsidRPr="007E2094" w:rsidRDefault="00DE1AC8"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32655324" w14:textId="77777777" w:rsidR="00DE1AC8" w:rsidRPr="007E2094" w:rsidRDefault="00DE1AC8"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fi-FI"/>
              </w:rPr>
            </w:pPr>
            <w:r w:rsidRPr="007E2094">
              <w:rPr>
                <w:rFonts w:eastAsia="Times New Roman" w:cs="Times New Roman"/>
                <w:color w:val="000000"/>
                <w:sz w:val="18"/>
                <w:szCs w:val="18"/>
                <w:lang w:eastAsia="fi-FI"/>
              </w:rPr>
              <w:t>Minimum QF [W m</w:t>
            </w:r>
            <w:r w:rsidRPr="007E2094">
              <w:rPr>
                <w:rFonts w:eastAsia="Times New Roman" w:cs="Times New Roman"/>
                <w:color w:val="000000"/>
                <w:sz w:val="18"/>
                <w:szCs w:val="18"/>
                <w:vertAlign w:val="superscript"/>
                <w:lang w:eastAsia="fi-FI"/>
              </w:rPr>
              <w:t>-2</w:t>
            </w:r>
            <w:r w:rsidRPr="007E2094">
              <w:rPr>
                <w:rFonts w:eastAsia="Times New Roman" w:cs="Times New Roman"/>
                <w:color w:val="000000"/>
                <w:sz w:val="18"/>
                <w:szCs w:val="18"/>
                <w:lang w:eastAsia="fi-FI"/>
              </w:rPr>
              <w:t>]</w:t>
            </w:r>
          </w:p>
          <w:p w14:paraId="7433617E" w14:textId="77777777" w:rsidR="00DE1AC8" w:rsidRPr="007E2094" w:rsidRDefault="00DE1AC8"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Use with AnthropHeatChoice = 1</w:t>
            </w:r>
          </w:p>
          <w:tbl>
            <w:tblPr>
              <w:tblStyle w:val="TableGrid"/>
              <w:tblW w:w="0" w:type="auto"/>
              <w:tblLook w:val="04A0" w:firstRow="1" w:lastRow="0" w:firstColumn="1" w:lastColumn="0" w:noHBand="0" w:noVBand="1"/>
            </w:tblPr>
            <w:tblGrid>
              <w:gridCol w:w="381"/>
              <w:gridCol w:w="1579"/>
            </w:tblGrid>
            <w:tr w:rsidR="00DE1AC8" w:rsidRPr="007E2094" w14:paraId="04EB352D" w14:textId="77777777" w:rsidTr="00C959E5">
              <w:tc>
                <w:tcPr>
                  <w:tcW w:w="0" w:type="auto"/>
                  <w:shd w:val="clear" w:color="auto" w:fill="C2D69B" w:themeFill="accent3" w:themeFillTint="99"/>
                </w:tcPr>
                <w:p w14:paraId="723021AC" w14:textId="77777777" w:rsidR="00DE1AC8" w:rsidRPr="007E2094" w:rsidRDefault="00DE1AC8" w:rsidP="007B3B02">
                  <w:pPr>
                    <w:tabs>
                      <w:tab w:val="left" w:pos="142"/>
                      <w:tab w:val="left" w:pos="377"/>
                    </w:tabs>
                    <w:rPr>
                      <w:rFonts w:eastAsia="Times New Roman" w:cs="Times New Roman"/>
                      <w:sz w:val="18"/>
                      <w:szCs w:val="18"/>
                      <w:lang w:eastAsia="en-GB"/>
                    </w:rPr>
                  </w:pPr>
                  <w:r w:rsidRPr="007E2094">
                    <w:rPr>
                      <w:rFonts w:eastAsia="Times New Roman" w:cs="Times New Roman"/>
                      <w:sz w:val="18"/>
                      <w:szCs w:val="18"/>
                      <w:lang w:eastAsia="en-GB"/>
                    </w:rPr>
                    <w:t>15</w:t>
                  </w:r>
                </w:p>
              </w:tc>
              <w:tc>
                <w:tcPr>
                  <w:tcW w:w="0" w:type="auto"/>
                </w:tcPr>
                <w:p w14:paraId="3B88A9E9" w14:textId="77777777" w:rsidR="00DE1AC8" w:rsidRPr="007E2094" w:rsidRDefault="00DE1AC8" w:rsidP="00DE1AC8">
                  <w:pPr>
                    <w:tabs>
                      <w:tab w:val="left" w:pos="142"/>
                      <w:tab w:val="left" w:pos="377"/>
                    </w:tabs>
                    <w:rPr>
                      <w:rFonts w:eastAsia="Times New Roman" w:cs="Times New Roman"/>
                      <w:sz w:val="18"/>
                      <w:szCs w:val="18"/>
                      <w:lang w:eastAsia="en-GB"/>
                    </w:rPr>
                  </w:pPr>
                  <w:r w:rsidRPr="007E2094">
                    <w:rPr>
                      <w:rFonts w:eastAsia="Times New Roman" w:cs="Times New Roman"/>
                      <w:sz w:val="18"/>
                      <w:szCs w:val="18"/>
                      <w:lang w:eastAsia="en-GB"/>
                    </w:rPr>
                    <w:t>!</w:t>
                  </w:r>
                  <w:r w:rsidRPr="007E2094">
                    <w:rPr>
                      <w:rFonts w:eastAsia="Times New Roman" w:cs="Times New Roman"/>
                      <w:color w:val="000000"/>
                      <w:sz w:val="18"/>
                      <w:szCs w:val="18"/>
                      <w:lang w:eastAsia="fi-FI"/>
                    </w:rPr>
                    <w:t>Loridan et al. (2011)</w:t>
                  </w:r>
                </w:p>
              </w:tc>
            </w:tr>
          </w:tbl>
          <w:p w14:paraId="4E63B78B" w14:textId="77777777" w:rsidR="00DE1AC8" w:rsidRPr="007E2094" w:rsidRDefault="00DE1AC8"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r w:rsidR="00DE1AC8" w:rsidRPr="007E2094" w14:paraId="1C22CA38" w14:textId="77777777" w:rsidTr="00C959E5">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tcPr>
          <w:p w14:paraId="2AE2CAA8" w14:textId="77777777" w:rsidR="00DE1AC8" w:rsidRPr="007E2094" w:rsidRDefault="00DE1AC8"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10</w:t>
            </w:r>
          </w:p>
        </w:tc>
        <w:tc>
          <w:tcPr>
            <w:tcW w:w="675" w:type="dxa"/>
            <w:vAlign w:val="center"/>
          </w:tcPr>
          <w:p w14:paraId="59854E7F" w14:textId="77777777" w:rsidR="00DE1AC8" w:rsidRPr="007E2094" w:rsidRDefault="00DE1AC8" w:rsidP="007B3B0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 O</w:t>
            </w:r>
          </w:p>
        </w:tc>
        <w:tc>
          <w:tcPr>
            <w:tcW w:w="1735" w:type="dxa"/>
            <w:noWrap/>
            <w:vAlign w:val="center"/>
          </w:tcPr>
          <w:p w14:paraId="6A213234" w14:textId="77777777" w:rsidR="00DE1AC8" w:rsidRPr="007E2094" w:rsidRDefault="00DE1AC8" w:rsidP="007B3B02">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7E2094">
              <w:rPr>
                <w:color w:val="000000"/>
                <w:sz w:val="18"/>
                <w:szCs w:val="18"/>
              </w:rPr>
              <w:t>AHSlope</w:t>
            </w:r>
          </w:p>
        </w:tc>
        <w:tc>
          <w:tcPr>
            <w:tcW w:w="851" w:type="dxa"/>
            <w:vAlign w:val="center"/>
          </w:tcPr>
          <w:p w14:paraId="168FED74" w14:textId="77777777" w:rsidR="00DE1AC8" w:rsidRPr="007E2094" w:rsidRDefault="00DE1AC8" w:rsidP="007B3B02">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203" w:type="dxa"/>
          </w:tcPr>
          <w:p w14:paraId="2A953895" w14:textId="77777777" w:rsidR="00B45E80" w:rsidRPr="007E2094" w:rsidRDefault="00B45E80" w:rsidP="00B45E80">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fi-FI"/>
              </w:rPr>
            </w:pPr>
            <w:r w:rsidRPr="007E2094">
              <w:rPr>
                <w:rFonts w:eastAsia="Times New Roman" w:cs="Times New Roman"/>
                <w:color w:val="000000"/>
                <w:sz w:val="18"/>
                <w:szCs w:val="18"/>
                <w:lang w:eastAsia="fi-FI"/>
              </w:rPr>
              <w:t xml:space="preserve">Slope of QF versus </w:t>
            </w:r>
            <w:r w:rsidR="00012E22" w:rsidRPr="007E2094">
              <w:rPr>
                <w:rFonts w:eastAsia="Times New Roman" w:cs="Times New Roman"/>
                <w:color w:val="000000"/>
                <w:sz w:val="18"/>
                <w:szCs w:val="18"/>
                <w:lang w:eastAsia="fi-FI"/>
              </w:rPr>
              <w:t xml:space="preserve">air </w:t>
            </w:r>
            <w:r w:rsidRPr="007E2094">
              <w:rPr>
                <w:rFonts w:eastAsia="Times New Roman" w:cs="Times New Roman"/>
                <w:color w:val="000000"/>
                <w:sz w:val="18"/>
                <w:szCs w:val="18"/>
                <w:lang w:eastAsia="fi-FI"/>
              </w:rPr>
              <w:t>temperat</w:t>
            </w:r>
            <w:r w:rsidR="00012E22" w:rsidRPr="007E2094">
              <w:rPr>
                <w:rFonts w:eastAsia="Times New Roman" w:cs="Times New Roman"/>
                <w:color w:val="000000"/>
                <w:sz w:val="18"/>
                <w:szCs w:val="18"/>
                <w:lang w:eastAsia="fi-FI"/>
              </w:rPr>
              <w:t>u</w:t>
            </w:r>
            <w:r w:rsidRPr="007E2094">
              <w:rPr>
                <w:rFonts w:eastAsia="Times New Roman" w:cs="Times New Roman"/>
                <w:color w:val="000000"/>
                <w:sz w:val="18"/>
                <w:szCs w:val="18"/>
                <w:lang w:eastAsia="fi-FI"/>
              </w:rPr>
              <w:t>r e [W m</w:t>
            </w:r>
            <w:r w:rsidRPr="007E2094">
              <w:rPr>
                <w:rFonts w:eastAsia="Times New Roman" w:cs="Times New Roman"/>
                <w:color w:val="000000"/>
                <w:sz w:val="18"/>
                <w:szCs w:val="18"/>
                <w:vertAlign w:val="superscript"/>
                <w:lang w:eastAsia="fi-FI"/>
              </w:rPr>
              <w:t>-2</w:t>
            </w:r>
            <w:r w:rsidRPr="007E2094">
              <w:rPr>
                <w:rFonts w:eastAsia="Times New Roman" w:cs="Times New Roman"/>
                <w:color w:val="000000"/>
                <w:sz w:val="18"/>
                <w:szCs w:val="18"/>
                <w:lang w:eastAsia="fi-FI"/>
              </w:rPr>
              <w:t xml:space="preserve"> K</w:t>
            </w:r>
            <w:r w:rsidRPr="007E2094">
              <w:rPr>
                <w:rFonts w:eastAsia="Times New Roman" w:cs="Times New Roman"/>
                <w:color w:val="000000"/>
                <w:sz w:val="18"/>
                <w:szCs w:val="18"/>
                <w:vertAlign w:val="superscript"/>
                <w:lang w:eastAsia="fi-FI"/>
              </w:rPr>
              <w:t>-1</w:t>
            </w:r>
            <w:r w:rsidRPr="007E2094">
              <w:rPr>
                <w:rFonts w:eastAsia="Times New Roman" w:cs="Times New Roman"/>
                <w:color w:val="000000"/>
                <w:sz w:val="18"/>
                <w:szCs w:val="18"/>
                <w:lang w:eastAsia="fi-FI"/>
              </w:rPr>
              <w:t>]</w:t>
            </w:r>
          </w:p>
          <w:p w14:paraId="39A883DF" w14:textId="77777777" w:rsidR="00B45E80" w:rsidRPr="007E2094" w:rsidRDefault="00B45E80" w:rsidP="00B45E80">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Use with AnthropHeatChoice = 1</w:t>
            </w:r>
          </w:p>
          <w:tbl>
            <w:tblPr>
              <w:tblStyle w:val="TableGrid"/>
              <w:tblW w:w="0" w:type="auto"/>
              <w:tblLook w:val="04A0" w:firstRow="1" w:lastRow="0" w:firstColumn="1" w:lastColumn="0" w:noHBand="0" w:noVBand="1"/>
            </w:tblPr>
            <w:tblGrid>
              <w:gridCol w:w="422"/>
              <w:gridCol w:w="1579"/>
            </w:tblGrid>
            <w:tr w:rsidR="00B45E80" w:rsidRPr="007E2094" w14:paraId="4E30D3C4" w14:textId="77777777" w:rsidTr="00C959E5">
              <w:tc>
                <w:tcPr>
                  <w:tcW w:w="0" w:type="auto"/>
                  <w:shd w:val="clear" w:color="auto" w:fill="C2D69B" w:themeFill="accent3" w:themeFillTint="99"/>
                </w:tcPr>
                <w:p w14:paraId="10D7D064" w14:textId="77777777" w:rsidR="00B45E80" w:rsidRPr="007E2094" w:rsidRDefault="009D250F" w:rsidP="000537C6">
                  <w:pPr>
                    <w:tabs>
                      <w:tab w:val="left" w:pos="142"/>
                      <w:tab w:val="left" w:pos="377"/>
                    </w:tabs>
                    <w:rPr>
                      <w:rFonts w:eastAsia="Times New Roman" w:cs="Times New Roman"/>
                      <w:sz w:val="18"/>
                      <w:szCs w:val="18"/>
                      <w:lang w:eastAsia="en-GB"/>
                    </w:rPr>
                  </w:pPr>
                  <w:r w:rsidRPr="007E2094">
                    <w:rPr>
                      <w:rFonts w:eastAsia="Times New Roman" w:cs="Times New Roman"/>
                      <w:sz w:val="18"/>
                      <w:szCs w:val="18"/>
                      <w:lang w:eastAsia="en-GB"/>
                    </w:rPr>
                    <w:t>2.7</w:t>
                  </w:r>
                </w:p>
              </w:tc>
              <w:tc>
                <w:tcPr>
                  <w:tcW w:w="0" w:type="auto"/>
                </w:tcPr>
                <w:p w14:paraId="42623FA7" w14:textId="77777777" w:rsidR="00B45E80" w:rsidRPr="007E2094" w:rsidRDefault="00B45E80" w:rsidP="000537C6">
                  <w:pPr>
                    <w:tabs>
                      <w:tab w:val="left" w:pos="142"/>
                      <w:tab w:val="left" w:pos="377"/>
                    </w:tabs>
                    <w:rPr>
                      <w:rFonts w:eastAsia="Times New Roman" w:cs="Times New Roman"/>
                      <w:sz w:val="18"/>
                      <w:szCs w:val="18"/>
                      <w:lang w:eastAsia="en-GB"/>
                    </w:rPr>
                  </w:pPr>
                  <w:r w:rsidRPr="007E2094">
                    <w:rPr>
                      <w:rFonts w:eastAsia="Times New Roman" w:cs="Times New Roman"/>
                      <w:sz w:val="18"/>
                      <w:szCs w:val="18"/>
                      <w:lang w:eastAsia="en-GB"/>
                    </w:rPr>
                    <w:t>!</w:t>
                  </w:r>
                  <w:r w:rsidRPr="007E2094">
                    <w:rPr>
                      <w:rFonts w:eastAsia="Times New Roman" w:cs="Times New Roman"/>
                      <w:color w:val="000000"/>
                      <w:sz w:val="18"/>
                      <w:szCs w:val="18"/>
                      <w:lang w:eastAsia="fi-FI"/>
                    </w:rPr>
                    <w:t>Loridan et al. (2011)</w:t>
                  </w:r>
                </w:p>
              </w:tc>
            </w:tr>
          </w:tbl>
          <w:p w14:paraId="4238E7D6" w14:textId="77777777" w:rsidR="00DE1AC8" w:rsidRPr="007E2094" w:rsidRDefault="00DE1AC8" w:rsidP="007B3B02">
            <w:pPr>
              <w:tabs>
                <w:tab w:val="left" w:pos="142"/>
                <w:tab w:val="left" w:pos="377"/>
              </w:tabs>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r>
      <w:tr w:rsidR="00DE1AC8" w:rsidRPr="007E2094" w14:paraId="78392F71" w14:textId="77777777" w:rsidTr="00C959E5">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7DB49923" w14:textId="77777777" w:rsidR="00DE1AC8" w:rsidRPr="007E2094" w:rsidRDefault="00DE1AC8" w:rsidP="007B3B02">
            <w:pPr>
              <w:tabs>
                <w:tab w:val="left" w:pos="142"/>
                <w:tab w:val="left" w:pos="377"/>
              </w:tabs>
              <w:jc w:val="center"/>
              <w:rPr>
                <w:rFonts w:eastAsia="Times New Roman" w:cs="Times New Roman"/>
                <w:b w:val="0"/>
                <w:sz w:val="18"/>
                <w:szCs w:val="18"/>
                <w:lang w:val="en-GB" w:eastAsia="en-GB"/>
              </w:rPr>
            </w:pPr>
            <w:r w:rsidRPr="007E2094">
              <w:rPr>
                <w:rFonts w:eastAsia="Times New Roman" w:cs="Times New Roman"/>
                <w:b w:val="0"/>
                <w:sz w:val="18"/>
                <w:szCs w:val="18"/>
                <w:lang w:val="en-GB" w:eastAsia="en-GB"/>
              </w:rPr>
              <w:t>11</w:t>
            </w:r>
          </w:p>
        </w:tc>
        <w:tc>
          <w:tcPr>
            <w:tcW w:w="675" w:type="dxa"/>
            <w:vAlign w:val="center"/>
          </w:tcPr>
          <w:p w14:paraId="1463C8E8" w14:textId="77777777" w:rsidR="00DE1AC8" w:rsidRPr="007E2094" w:rsidRDefault="00DE1AC8"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MU, O</w:t>
            </w:r>
          </w:p>
        </w:tc>
        <w:tc>
          <w:tcPr>
            <w:tcW w:w="1735" w:type="dxa"/>
            <w:noWrap/>
            <w:vAlign w:val="center"/>
            <w:hideMark/>
          </w:tcPr>
          <w:p w14:paraId="531F230E" w14:textId="77777777" w:rsidR="00DE1AC8" w:rsidRPr="007E2094" w:rsidRDefault="00DE1AC8" w:rsidP="007B3B02">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7E2094">
              <w:rPr>
                <w:color w:val="000000"/>
                <w:sz w:val="18"/>
                <w:szCs w:val="18"/>
              </w:rPr>
              <w:t>TCritic</w:t>
            </w:r>
          </w:p>
        </w:tc>
        <w:tc>
          <w:tcPr>
            <w:tcW w:w="851" w:type="dxa"/>
            <w:vAlign w:val="center"/>
          </w:tcPr>
          <w:p w14:paraId="6C90A175" w14:textId="77777777" w:rsidR="00DE1AC8" w:rsidRPr="007E2094" w:rsidRDefault="00DE1AC8" w:rsidP="007B3B02">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203" w:type="dxa"/>
          </w:tcPr>
          <w:p w14:paraId="038EE963" w14:textId="77777777" w:rsidR="009D250F" w:rsidRPr="007E2094" w:rsidRDefault="009D250F" w:rsidP="009D250F">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E2094">
              <w:rPr>
                <w:rFonts w:eastAsia="Times New Roman" w:cs="Times New Roman"/>
                <w:color w:val="000000"/>
                <w:sz w:val="18"/>
                <w:szCs w:val="18"/>
                <w:lang w:eastAsia="fi-FI"/>
              </w:rPr>
              <w:t>Critical temperature</w:t>
            </w:r>
            <w:r w:rsidRPr="007E2094">
              <w:rPr>
                <w:rFonts w:eastAsia="Times New Roman" w:cs="Times New Roman"/>
                <w:color w:val="000000"/>
                <w:sz w:val="18"/>
                <w:szCs w:val="18"/>
                <w:lang w:val="en-GB" w:eastAsia="en-GB"/>
              </w:rPr>
              <w:t xml:space="preserve"> [°C]</w:t>
            </w:r>
          </w:p>
          <w:p w14:paraId="1C9C3363" w14:textId="77777777" w:rsidR="009D250F" w:rsidRPr="007E2094" w:rsidRDefault="009D250F" w:rsidP="009D250F">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7E2094">
              <w:rPr>
                <w:rFonts w:eastAsia="Times New Roman" w:cs="Times New Roman"/>
                <w:sz w:val="18"/>
                <w:szCs w:val="18"/>
                <w:lang w:val="en-GB" w:eastAsia="en-GB"/>
              </w:rPr>
              <w:t>Use with AnthropHeatChoice = 1</w:t>
            </w:r>
          </w:p>
          <w:tbl>
            <w:tblPr>
              <w:tblStyle w:val="TableGrid"/>
              <w:tblW w:w="0" w:type="auto"/>
              <w:tblLook w:val="04A0" w:firstRow="1" w:lastRow="0" w:firstColumn="1" w:lastColumn="0" w:noHBand="0" w:noVBand="1"/>
            </w:tblPr>
            <w:tblGrid>
              <w:gridCol w:w="299"/>
              <w:gridCol w:w="1579"/>
            </w:tblGrid>
            <w:tr w:rsidR="009D250F" w:rsidRPr="007E2094" w14:paraId="56521930" w14:textId="77777777" w:rsidTr="00C959E5">
              <w:tc>
                <w:tcPr>
                  <w:tcW w:w="0" w:type="auto"/>
                  <w:shd w:val="clear" w:color="auto" w:fill="C2D69B" w:themeFill="accent3" w:themeFillTint="99"/>
                </w:tcPr>
                <w:p w14:paraId="2F6C2E30" w14:textId="77777777" w:rsidR="009D250F" w:rsidRPr="007E2094" w:rsidRDefault="009D250F" w:rsidP="000537C6">
                  <w:pPr>
                    <w:tabs>
                      <w:tab w:val="left" w:pos="142"/>
                      <w:tab w:val="left" w:pos="377"/>
                    </w:tabs>
                    <w:rPr>
                      <w:rFonts w:eastAsia="Times New Roman" w:cs="Times New Roman"/>
                      <w:sz w:val="18"/>
                      <w:szCs w:val="18"/>
                      <w:lang w:eastAsia="en-GB"/>
                    </w:rPr>
                  </w:pPr>
                  <w:r w:rsidRPr="007E2094">
                    <w:rPr>
                      <w:rFonts w:eastAsia="Times New Roman" w:cs="Times New Roman"/>
                      <w:sz w:val="18"/>
                      <w:szCs w:val="18"/>
                      <w:lang w:eastAsia="en-GB"/>
                    </w:rPr>
                    <w:t>7</w:t>
                  </w:r>
                </w:p>
              </w:tc>
              <w:tc>
                <w:tcPr>
                  <w:tcW w:w="0" w:type="auto"/>
                </w:tcPr>
                <w:p w14:paraId="6434BD61" w14:textId="77777777" w:rsidR="009D250F" w:rsidRPr="007E2094" w:rsidRDefault="009D250F" w:rsidP="000537C6">
                  <w:pPr>
                    <w:tabs>
                      <w:tab w:val="left" w:pos="142"/>
                      <w:tab w:val="left" w:pos="377"/>
                    </w:tabs>
                    <w:rPr>
                      <w:rFonts w:eastAsia="Times New Roman" w:cs="Times New Roman"/>
                      <w:sz w:val="18"/>
                      <w:szCs w:val="18"/>
                      <w:lang w:eastAsia="en-GB"/>
                    </w:rPr>
                  </w:pPr>
                  <w:r w:rsidRPr="007E2094">
                    <w:rPr>
                      <w:rFonts w:eastAsia="Times New Roman" w:cs="Times New Roman"/>
                      <w:sz w:val="18"/>
                      <w:szCs w:val="18"/>
                      <w:lang w:eastAsia="en-GB"/>
                    </w:rPr>
                    <w:t>!</w:t>
                  </w:r>
                  <w:r w:rsidRPr="007E2094">
                    <w:rPr>
                      <w:rFonts w:eastAsia="Times New Roman" w:cs="Times New Roman"/>
                      <w:color w:val="000000"/>
                      <w:sz w:val="18"/>
                      <w:szCs w:val="18"/>
                      <w:lang w:eastAsia="fi-FI"/>
                    </w:rPr>
                    <w:t>Loridan et al. (2011)</w:t>
                  </w:r>
                </w:p>
              </w:tc>
            </w:tr>
          </w:tbl>
          <w:p w14:paraId="269D364F" w14:textId="77777777" w:rsidR="00DE1AC8" w:rsidRPr="007E2094" w:rsidRDefault="00DE1AC8" w:rsidP="007B3B02">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r>
    </w:tbl>
    <w:p w14:paraId="44DDEB7A" w14:textId="77777777" w:rsidR="0049056B" w:rsidRDefault="0049056B" w:rsidP="0049056B">
      <w:pPr>
        <w:rPr>
          <w:lang w:val="en-GB"/>
        </w:rPr>
      </w:pPr>
    </w:p>
    <w:p w14:paraId="109F70AE" w14:textId="77777777" w:rsidR="0049056B" w:rsidRDefault="0049056B" w:rsidP="0049056B">
      <w:pPr>
        <w:rPr>
          <w:lang w:val="en-GB"/>
        </w:rPr>
      </w:pPr>
    </w:p>
    <w:p w14:paraId="4FB27004" w14:textId="77777777" w:rsidR="0049056B" w:rsidRDefault="0049056B" w:rsidP="008A71CF">
      <w:pPr>
        <w:pStyle w:val="Heading3"/>
        <w:numPr>
          <w:ilvl w:val="2"/>
          <w:numId w:val="40"/>
        </w:numPr>
        <w:rPr>
          <w:b/>
          <w:lang w:val="en-US"/>
        </w:rPr>
      </w:pPr>
      <w:bookmarkStart w:id="67" w:name="_SUEWS_Irrigation.txt"/>
      <w:bookmarkStart w:id="68" w:name="_Toc414112039"/>
      <w:bookmarkEnd w:id="67"/>
      <w:r w:rsidRPr="002372B4">
        <w:rPr>
          <w:b/>
          <w:lang w:val="en-US"/>
        </w:rPr>
        <w:t>SUEWS_Irrigation.txt</w:t>
      </w:r>
      <w:bookmarkEnd w:id="68"/>
    </w:p>
    <w:p w14:paraId="0B803B1F" w14:textId="77777777" w:rsidR="008C0114" w:rsidRDefault="0049056B" w:rsidP="0049056B">
      <w:pPr>
        <w:rPr>
          <w:rFonts w:eastAsia="Times New Roman" w:cs="Times New Roman"/>
          <w:color w:val="000000"/>
          <w:szCs w:val="20"/>
          <w:lang w:eastAsia="fi-FI"/>
        </w:rPr>
      </w:pPr>
      <w:r w:rsidRPr="00CD250B">
        <w:rPr>
          <w:szCs w:val="20"/>
          <w:lang w:val="en-GB"/>
        </w:rPr>
        <w:t xml:space="preserve">SUEWS includes a simple model for external water use if </w:t>
      </w:r>
      <w:r w:rsidR="008C0114">
        <w:rPr>
          <w:szCs w:val="20"/>
          <w:lang w:val="en-GB"/>
        </w:rPr>
        <w:t xml:space="preserve">observed </w:t>
      </w:r>
      <w:r w:rsidRPr="00CD250B">
        <w:rPr>
          <w:szCs w:val="20"/>
          <w:lang w:val="en-GB"/>
        </w:rPr>
        <w:t xml:space="preserve">data are not available. The model calculates daily water use from the mean daily air temperature, </w:t>
      </w:r>
      <w:r w:rsidR="008C0114">
        <w:rPr>
          <w:szCs w:val="20"/>
          <w:lang w:val="en-GB"/>
        </w:rPr>
        <w:t xml:space="preserve">number of </w:t>
      </w:r>
      <w:r w:rsidRPr="00CD250B">
        <w:rPr>
          <w:szCs w:val="20"/>
          <w:lang w:val="en-GB"/>
        </w:rPr>
        <w:t>days since rain and fraction of irrigated area using automatic/ma</w:t>
      </w:r>
      <w:r>
        <w:rPr>
          <w:szCs w:val="20"/>
          <w:lang w:val="en-GB"/>
        </w:rPr>
        <w:t xml:space="preserve">nual irrigation. </w:t>
      </w:r>
      <w:r w:rsidR="008C0114">
        <w:rPr>
          <w:rFonts w:eastAsia="Times New Roman" w:cs="Times New Roman"/>
          <w:color w:val="000000"/>
          <w:szCs w:val="20"/>
          <w:lang w:eastAsia="fi-FI"/>
        </w:rPr>
        <w:t xml:space="preserve">The sub-daily pattern of water use is modelled according to the daily cycles specified in </w:t>
      </w:r>
      <w:r w:rsidR="008C0114">
        <w:rPr>
          <w:rFonts w:eastAsia="Times New Roman" w:cs="Times New Roman"/>
          <w:color w:val="000000"/>
          <w:szCs w:val="20"/>
          <w:lang w:eastAsia="fi-FI"/>
        </w:rPr>
        <w:fldChar w:fldCharType="begin"/>
      </w:r>
      <w:r w:rsidR="008C0114">
        <w:rPr>
          <w:rFonts w:eastAsia="Times New Roman" w:cs="Times New Roman"/>
          <w:color w:val="000000"/>
          <w:szCs w:val="20"/>
          <w:lang w:eastAsia="fi-FI"/>
        </w:rPr>
        <w:instrText xml:space="preserve"> REF _Ref413844784 \h </w:instrText>
      </w:r>
      <w:r w:rsidR="008C0114">
        <w:rPr>
          <w:rFonts w:eastAsia="Times New Roman" w:cs="Times New Roman"/>
          <w:color w:val="000000"/>
          <w:szCs w:val="20"/>
          <w:lang w:eastAsia="fi-FI"/>
        </w:rPr>
      </w:r>
      <w:r w:rsidR="008C0114">
        <w:rPr>
          <w:rFonts w:eastAsia="Times New Roman" w:cs="Times New Roman"/>
          <w:color w:val="000000"/>
          <w:szCs w:val="20"/>
          <w:lang w:eastAsia="fi-FI"/>
        </w:rPr>
        <w:fldChar w:fldCharType="separate"/>
      </w:r>
      <w:r w:rsidR="00237E8B" w:rsidRPr="002372B4">
        <w:rPr>
          <w:b/>
        </w:rPr>
        <w:t>SUEWS_Profiles.txt</w:t>
      </w:r>
      <w:r w:rsidR="008C0114">
        <w:rPr>
          <w:rFonts w:eastAsia="Times New Roman" w:cs="Times New Roman"/>
          <w:color w:val="000000"/>
          <w:szCs w:val="20"/>
          <w:lang w:eastAsia="fi-FI"/>
        </w:rPr>
        <w:fldChar w:fldCharType="end"/>
      </w:r>
      <w:r w:rsidR="008C0114">
        <w:rPr>
          <w:rFonts w:eastAsia="Times New Roman" w:cs="Times New Roman"/>
          <w:color w:val="000000"/>
          <w:szCs w:val="20"/>
          <w:lang w:eastAsia="fi-FI"/>
        </w:rPr>
        <w:t>.</w:t>
      </w:r>
    </w:p>
    <w:p w14:paraId="5168DCCB" w14:textId="77777777" w:rsidR="00DD74D7" w:rsidRDefault="00DD74D7" w:rsidP="0049056B">
      <w:pPr>
        <w:rPr>
          <w:rFonts w:eastAsia="Times New Roman" w:cs="Times New Roman"/>
          <w:color w:val="000000"/>
          <w:szCs w:val="20"/>
          <w:lang w:eastAsia="fi-FI"/>
        </w:rPr>
      </w:pPr>
    </w:p>
    <w:p w14:paraId="3EEB2AFE" w14:textId="77777777" w:rsidR="00DD74D7" w:rsidRDefault="00DD74D7" w:rsidP="00DD74D7">
      <w:pPr>
        <w:rPr>
          <w:rFonts w:eastAsia="Times New Roman" w:cs="Times New Roman"/>
          <w:color w:val="000000"/>
          <w:szCs w:val="20"/>
          <w:lang w:eastAsia="fi-FI"/>
        </w:rPr>
      </w:pPr>
      <w:r>
        <w:rPr>
          <w:rFonts w:eastAsia="Times New Roman" w:cs="Times New Roman"/>
          <w:color w:val="000000"/>
          <w:szCs w:val="20"/>
          <w:lang w:eastAsia="fi-FI"/>
        </w:rPr>
        <w:t xml:space="preserve">Alternatively, if available, the external water use can be provided in the met forcing file (and set WU_choice = 1 in </w:t>
      </w:r>
      <w:r>
        <w:rPr>
          <w:rFonts w:eastAsia="Times New Roman" w:cs="Times New Roman"/>
          <w:color w:val="000000"/>
          <w:szCs w:val="20"/>
          <w:lang w:eastAsia="fi-FI"/>
        </w:rPr>
        <w:fldChar w:fldCharType="begin"/>
      </w:r>
      <w:r>
        <w:rPr>
          <w:rFonts w:eastAsia="Times New Roman" w:cs="Times New Roman"/>
          <w:color w:val="000000"/>
          <w:szCs w:val="20"/>
          <w:lang w:eastAsia="fi-FI"/>
        </w:rPr>
        <w:instrText xml:space="preserve"> REF _Ref413681826 \h </w:instrText>
      </w:r>
      <w:r>
        <w:rPr>
          <w:rFonts w:eastAsia="Times New Roman" w:cs="Times New Roman"/>
          <w:color w:val="000000"/>
          <w:szCs w:val="20"/>
          <w:lang w:eastAsia="fi-FI"/>
        </w:rPr>
      </w:r>
      <w:r>
        <w:rPr>
          <w:rFonts w:eastAsia="Times New Roman" w:cs="Times New Roman"/>
          <w:color w:val="000000"/>
          <w:szCs w:val="20"/>
          <w:lang w:eastAsia="fi-FI"/>
        </w:rPr>
        <w:fldChar w:fldCharType="separate"/>
      </w:r>
      <w:r w:rsidR="00237E8B">
        <w:t xml:space="preserve">4.1 </w:t>
      </w:r>
      <w:r w:rsidR="00237E8B" w:rsidRPr="00303A94">
        <w:t>RunControl.nml</w:t>
      </w:r>
      <w:r>
        <w:rPr>
          <w:rFonts w:eastAsia="Times New Roman" w:cs="Times New Roman"/>
          <w:color w:val="000000"/>
          <w:szCs w:val="20"/>
          <w:lang w:eastAsia="fi-FI"/>
        </w:rPr>
        <w:fldChar w:fldCharType="end"/>
      </w:r>
      <w:r>
        <w:rPr>
          <w:rFonts w:eastAsia="Times New Roman" w:cs="Times New Roman"/>
          <w:color w:val="000000"/>
          <w:szCs w:val="20"/>
          <w:lang w:eastAsia="fi-FI"/>
        </w:rPr>
        <w:t>), in which case all columns here except Code should be set to ’-999’.</w:t>
      </w:r>
    </w:p>
    <w:p w14:paraId="5EDD248B" w14:textId="77777777" w:rsidR="00DD74D7" w:rsidRDefault="00DD74D7" w:rsidP="0049056B">
      <w:pPr>
        <w:rPr>
          <w:rFonts w:eastAsia="Times New Roman" w:cs="Times New Roman"/>
          <w:color w:val="000000"/>
          <w:szCs w:val="20"/>
          <w:lang w:eastAsia="fi-FI"/>
        </w:rPr>
      </w:pPr>
    </w:p>
    <w:p w14:paraId="64CFD344" w14:textId="77777777" w:rsidR="0049056B" w:rsidRDefault="008C0114" w:rsidP="0049056B">
      <w:pPr>
        <w:rPr>
          <w:rFonts w:cs="Times New Roman"/>
          <w:i/>
          <w:szCs w:val="20"/>
        </w:rPr>
      </w:pPr>
      <w:r w:rsidRPr="00F7687A">
        <w:rPr>
          <w:rFonts w:cs="Times New Roman"/>
          <w:i/>
          <w:szCs w:val="20"/>
        </w:rPr>
        <w:t xml:space="preserve"> </w:t>
      </w:r>
    </w:p>
    <w:tbl>
      <w:tblPr>
        <w:tblStyle w:val="ListTable21"/>
        <w:tblW w:w="9264" w:type="dxa"/>
        <w:tblLook w:val="04A0" w:firstRow="1" w:lastRow="0" w:firstColumn="1" w:lastColumn="0" w:noHBand="0" w:noVBand="1"/>
      </w:tblPr>
      <w:tblGrid>
        <w:gridCol w:w="675"/>
        <w:gridCol w:w="805"/>
        <w:gridCol w:w="1630"/>
        <w:gridCol w:w="845"/>
        <w:gridCol w:w="5309"/>
      </w:tblGrid>
      <w:tr w:rsidR="008C0114" w:rsidRPr="00DD74D7" w14:paraId="7902858C" w14:textId="77777777" w:rsidTr="00DD74D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13E8D1B0" w14:textId="77777777" w:rsidR="008C0114" w:rsidRPr="00DD74D7" w:rsidRDefault="008C0114" w:rsidP="000537C6">
            <w:pPr>
              <w:tabs>
                <w:tab w:val="left" w:pos="142"/>
                <w:tab w:val="left" w:pos="377"/>
              </w:tabs>
              <w:jc w:val="center"/>
              <w:rPr>
                <w:rFonts w:eastAsia="Times New Roman" w:cs="Times New Roman"/>
                <w:sz w:val="18"/>
                <w:szCs w:val="18"/>
                <w:lang w:val="en-GB" w:eastAsia="en-GB"/>
              </w:rPr>
            </w:pPr>
            <w:r w:rsidRPr="00DD74D7">
              <w:rPr>
                <w:sz w:val="18"/>
                <w:szCs w:val="18"/>
                <w:lang w:val="en-US"/>
              </w:rPr>
              <w:t>No.</w:t>
            </w:r>
          </w:p>
        </w:tc>
        <w:tc>
          <w:tcPr>
            <w:tcW w:w="805" w:type="dxa"/>
            <w:vAlign w:val="center"/>
          </w:tcPr>
          <w:p w14:paraId="65C11BAF" w14:textId="77777777" w:rsidR="008C0114" w:rsidRPr="00DD74D7" w:rsidRDefault="008C0114"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DD74D7">
              <w:rPr>
                <w:sz w:val="18"/>
                <w:szCs w:val="18"/>
                <w:lang w:val="en-US"/>
              </w:rPr>
              <w:t>USE</w:t>
            </w:r>
          </w:p>
        </w:tc>
        <w:tc>
          <w:tcPr>
            <w:tcW w:w="1630" w:type="dxa"/>
            <w:noWrap/>
            <w:vAlign w:val="center"/>
            <w:hideMark/>
          </w:tcPr>
          <w:p w14:paraId="3C50051B" w14:textId="77777777" w:rsidR="008C0114" w:rsidRPr="00DD74D7" w:rsidRDefault="008C0114"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D74D7">
              <w:rPr>
                <w:sz w:val="18"/>
                <w:szCs w:val="18"/>
                <w:lang w:val="en-US"/>
              </w:rPr>
              <w:t>Column name</w:t>
            </w:r>
          </w:p>
        </w:tc>
        <w:tc>
          <w:tcPr>
            <w:tcW w:w="845" w:type="dxa"/>
            <w:vAlign w:val="center"/>
          </w:tcPr>
          <w:p w14:paraId="64E0B24D" w14:textId="77777777" w:rsidR="008C0114" w:rsidRPr="00DD74D7" w:rsidRDefault="008C0114"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DD74D7">
              <w:rPr>
                <w:sz w:val="18"/>
                <w:szCs w:val="18"/>
                <w:lang w:val="en-US"/>
              </w:rPr>
              <w:t>Example</w:t>
            </w:r>
          </w:p>
        </w:tc>
        <w:tc>
          <w:tcPr>
            <w:tcW w:w="5309" w:type="dxa"/>
            <w:noWrap/>
            <w:vAlign w:val="center"/>
            <w:hideMark/>
          </w:tcPr>
          <w:p w14:paraId="1B25177B" w14:textId="77777777" w:rsidR="008C0114" w:rsidRPr="00DD74D7" w:rsidRDefault="008C0114" w:rsidP="000537C6">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D74D7">
              <w:rPr>
                <w:sz w:val="18"/>
                <w:szCs w:val="18"/>
                <w:lang w:val="en-US"/>
              </w:rPr>
              <w:t>Description</w:t>
            </w:r>
          </w:p>
        </w:tc>
      </w:tr>
      <w:tr w:rsidR="008C0114" w:rsidRPr="00DD74D7" w14:paraId="1F8D1D57"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70CA5114" w14:textId="77777777" w:rsidR="008C0114" w:rsidRPr="008C0114" w:rsidRDefault="008C0114"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w:t>
            </w:r>
          </w:p>
        </w:tc>
        <w:tc>
          <w:tcPr>
            <w:tcW w:w="805" w:type="dxa"/>
            <w:vAlign w:val="center"/>
          </w:tcPr>
          <w:p w14:paraId="1C956AF9" w14:textId="77777777" w:rsidR="008C0114" w:rsidRPr="00DD74D7" w:rsidRDefault="00DD74D7"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DD74D7">
              <w:rPr>
                <w:rFonts w:eastAsia="Times New Roman" w:cs="Times New Roman"/>
                <w:color w:val="000000"/>
                <w:sz w:val="18"/>
                <w:szCs w:val="18"/>
                <w:lang w:val="en-GB" w:eastAsia="en-GB"/>
              </w:rPr>
              <w:t>L</w:t>
            </w:r>
          </w:p>
        </w:tc>
        <w:tc>
          <w:tcPr>
            <w:tcW w:w="1630" w:type="dxa"/>
            <w:noWrap/>
            <w:vAlign w:val="center"/>
            <w:hideMark/>
          </w:tcPr>
          <w:p w14:paraId="2B358BEE" w14:textId="77777777" w:rsidR="008C0114" w:rsidRPr="008C0114" w:rsidRDefault="008C0114"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Code</w:t>
            </w:r>
          </w:p>
        </w:tc>
        <w:tc>
          <w:tcPr>
            <w:tcW w:w="845" w:type="dxa"/>
            <w:vAlign w:val="center"/>
          </w:tcPr>
          <w:p w14:paraId="4045E926" w14:textId="77777777" w:rsidR="008C0114" w:rsidRPr="00DD74D7" w:rsidRDefault="008C0114"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p>
        </w:tc>
        <w:tc>
          <w:tcPr>
            <w:tcW w:w="5309" w:type="dxa"/>
            <w:noWrap/>
            <w:vAlign w:val="center"/>
            <w:hideMark/>
          </w:tcPr>
          <w:p w14:paraId="550E3FC7" w14:textId="77777777" w:rsidR="00DD74D7" w:rsidRPr="004B7CA4" w:rsidRDefault="00DD74D7" w:rsidP="00014B2D">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4B7CA4">
              <w:rPr>
                <w:rFonts w:eastAsia="Times New Roman" w:cs="Times New Roman"/>
                <w:sz w:val="18"/>
                <w:szCs w:val="18"/>
                <w:lang w:val="en-GB" w:eastAsia="en-GB"/>
              </w:rPr>
              <w:t xml:space="preserve">Code linking to </w:t>
            </w:r>
            <w:r w:rsidR="0010276E">
              <w:fldChar w:fldCharType="begin"/>
            </w:r>
            <w:r w:rsidR="0010276E">
              <w:instrText xml:space="preserve"> REF _Ref413681905 \h  \* MERGEFORMAT </w:instrText>
            </w:r>
            <w:r w:rsidR="0010276E">
              <w:fldChar w:fldCharType="separate"/>
            </w:r>
            <w:r w:rsidR="00237E8B" w:rsidRPr="00237E8B">
              <w:rPr>
                <w:b/>
                <w:sz w:val="18"/>
                <w:szCs w:val="18"/>
              </w:rPr>
              <w:t>SUEWS_SiteSelect.txt</w:t>
            </w:r>
            <w:r w:rsidR="0010276E">
              <w:fldChar w:fldCharType="end"/>
            </w:r>
            <w:r>
              <w:rPr>
                <w:rFonts w:eastAsia="Times New Roman" w:cs="Times New Roman"/>
                <w:sz w:val="18"/>
                <w:szCs w:val="18"/>
                <w:lang w:val="en-GB" w:eastAsia="en-GB"/>
              </w:rPr>
              <w:t xml:space="preserve"> </w:t>
            </w:r>
            <w:r w:rsidRPr="004B7CA4">
              <w:rPr>
                <w:rFonts w:eastAsia="Times New Roman" w:cs="Times New Roman"/>
                <w:sz w:val="18"/>
                <w:szCs w:val="18"/>
                <w:lang w:val="en-GB" w:eastAsia="en-GB"/>
              </w:rPr>
              <w:t xml:space="preserve">for </w:t>
            </w:r>
            <w:r>
              <w:rPr>
                <w:rFonts w:eastAsia="Times New Roman" w:cs="Times New Roman"/>
                <w:sz w:val="18"/>
                <w:szCs w:val="18"/>
                <w:lang w:val="en-GB" w:eastAsia="en-GB"/>
              </w:rPr>
              <w:t>irrigation modelling (</w:t>
            </w:r>
            <w:r w:rsidRPr="00DD74D7">
              <w:rPr>
                <w:rFonts w:eastAsia="Times New Roman" w:cs="Times New Roman"/>
                <w:sz w:val="18"/>
                <w:szCs w:val="18"/>
                <w:lang w:val="en-GB" w:eastAsia="en-GB"/>
              </w:rPr>
              <w:t>IrrigationCode</w:t>
            </w:r>
            <w:r>
              <w:rPr>
                <w:rFonts w:eastAsia="Times New Roman" w:cs="Times New Roman"/>
                <w:sz w:val="18"/>
                <w:szCs w:val="18"/>
                <w:lang w:val="en-GB" w:eastAsia="en-GB"/>
              </w:rPr>
              <w:t>).</w:t>
            </w:r>
          </w:p>
          <w:p w14:paraId="1EB1A17E" w14:textId="2AEE42C0" w:rsidR="008C0114" w:rsidRPr="008C0114" w:rsidRDefault="00514E61"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sz w:val="18"/>
                <w:szCs w:val="18"/>
                <w:lang w:val="en-GB" w:eastAsia="en-GB"/>
              </w:rPr>
              <w:t>Value of integer is arbitrary but must match code</w:t>
            </w:r>
            <w:r w:rsidR="00DD74D7" w:rsidRPr="004B7CA4">
              <w:rPr>
                <w:rFonts w:eastAsia="Times New Roman" w:cs="Times New Roman"/>
                <w:sz w:val="18"/>
                <w:szCs w:val="18"/>
                <w:lang w:val="en-GB" w:eastAsia="en-GB"/>
              </w:rPr>
              <w:t>s specified in SUEWS_SiteSelect.txt.</w:t>
            </w:r>
          </w:p>
        </w:tc>
      </w:tr>
      <w:tr w:rsidR="008C0114" w:rsidRPr="00DD74D7" w14:paraId="02ACE75C"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03AB5FC9" w14:textId="77777777" w:rsidR="008C0114" w:rsidRPr="008C0114" w:rsidRDefault="008C0114"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2</w:t>
            </w:r>
          </w:p>
        </w:tc>
        <w:tc>
          <w:tcPr>
            <w:tcW w:w="805" w:type="dxa"/>
            <w:vAlign w:val="center"/>
          </w:tcPr>
          <w:p w14:paraId="608658F1" w14:textId="77777777" w:rsidR="008C0114" w:rsidRPr="00DD74D7" w:rsidRDefault="00DD74D7"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1D0EF4DD" w14:textId="77777777" w:rsidR="008C0114" w:rsidRPr="008C0114" w:rsidRDefault="008C0114"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Ie_start</w:t>
            </w:r>
          </w:p>
        </w:tc>
        <w:tc>
          <w:tcPr>
            <w:tcW w:w="845" w:type="dxa"/>
            <w:vAlign w:val="center"/>
          </w:tcPr>
          <w:p w14:paraId="61D4778F" w14:textId="77777777" w:rsidR="008C0114" w:rsidRPr="00DD74D7" w:rsidRDefault="00DD74D7"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1-366</w:t>
            </w:r>
          </w:p>
        </w:tc>
        <w:tc>
          <w:tcPr>
            <w:tcW w:w="5309" w:type="dxa"/>
            <w:noWrap/>
            <w:vAlign w:val="center"/>
            <w:hideMark/>
          </w:tcPr>
          <w:p w14:paraId="2EFB8869" w14:textId="77777777" w:rsidR="008C0114" w:rsidRPr="008C0114" w:rsidRDefault="008C0114"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 when irrigation starts</w:t>
            </w:r>
            <w:r w:rsidR="00DD74D7">
              <w:rPr>
                <w:rFonts w:eastAsia="Times New Roman" w:cs="Times New Roman"/>
                <w:color w:val="000000"/>
                <w:sz w:val="18"/>
                <w:szCs w:val="18"/>
                <w:lang w:val="en-GB" w:eastAsia="en-GB"/>
              </w:rPr>
              <w:t xml:space="preserve"> [DOY]</w:t>
            </w:r>
          </w:p>
        </w:tc>
      </w:tr>
      <w:tr w:rsidR="008C0114" w:rsidRPr="00DD74D7" w14:paraId="71507F59"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3E346547" w14:textId="77777777" w:rsidR="008C0114" w:rsidRPr="008C0114" w:rsidRDefault="008C0114"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3</w:t>
            </w:r>
          </w:p>
        </w:tc>
        <w:tc>
          <w:tcPr>
            <w:tcW w:w="805" w:type="dxa"/>
            <w:vAlign w:val="center"/>
          </w:tcPr>
          <w:p w14:paraId="7B1E18C1" w14:textId="77777777" w:rsidR="008C0114" w:rsidRPr="00DD74D7" w:rsidRDefault="00DD74D7"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4CA88B4A" w14:textId="77777777" w:rsidR="008C0114" w:rsidRPr="008C0114" w:rsidRDefault="008C0114"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Ie_end</w:t>
            </w:r>
          </w:p>
        </w:tc>
        <w:tc>
          <w:tcPr>
            <w:tcW w:w="845" w:type="dxa"/>
            <w:vAlign w:val="center"/>
          </w:tcPr>
          <w:p w14:paraId="78F4745D" w14:textId="77777777" w:rsidR="008C0114" w:rsidRPr="00DD74D7" w:rsidRDefault="00DD74D7"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1-366</w:t>
            </w:r>
          </w:p>
        </w:tc>
        <w:tc>
          <w:tcPr>
            <w:tcW w:w="5309" w:type="dxa"/>
            <w:noWrap/>
            <w:vAlign w:val="center"/>
            <w:hideMark/>
          </w:tcPr>
          <w:p w14:paraId="552115DC" w14:textId="77777777" w:rsidR="008C0114" w:rsidRPr="008C0114" w:rsidRDefault="008C0114"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 when irrigation ends</w:t>
            </w:r>
            <w:r w:rsidR="00DD74D7">
              <w:rPr>
                <w:rFonts w:eastAsia="Times New Roman" w:cs="Times New Roman"/>
                <w:color w:val="000000"/>
                <w:sz w:val="18"/>
                <w:szCs w:val="18"/>
                <w:lang w:val="en-GB" w:eastAsia="en-GB"/>
              </w:rPr>
              <w:t xml:space="preserve"> [DOY]</w:t>
            </w:r>
          </w:p>
        </w:tc>
      </w:tr>
      <w:tr w:rsidR="008C0114" w:rsidRPr="00DD74D7" w14:paraId="4CA849C2"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38325EC9" w14:textId="77777777" w:rsidR="008C0114" w:rsidRPr="008C0114" w:rsidRDefault="008C0114"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4</w:t>
            </w:r>
          </w:p>
        </w:tc>
        <w:tc>
          <w:tcPr>
            <w:tcW w:w="805" w:type="dxa"/>
            <w:vAlign w:val="center"/>
          </w:tcPr>
          <w:p w14:paraId="7F6B1CC2" w14:textId="77777777" w:rsidR="008C0114" w:rsidRPr="00DD74D7" w:rsidRDefault="00DD74D7"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4B3B3337" w14:textId="77777777" w:rsidR="008C0114" w:rsidRPr="008C0114" w:rsidRDefault="008C0114"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InternalWaterUse</w:t>
            </w:r>
          </w:p>
        </w:tc>
        <w:tc>
          <w:tcPr>
            <w:tcW w:w="845" w:type="dxa"/>
            <w:vAlign w:val="center"/>
          </w:tcPr>
          <w:p w14:paraId="39289ED2" w14:textId="77777777" w:rsidR="008C0114" w:rsidRPr="00DD74D7" w:rsidRDefault="00DD74D7"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w:t>
            </w:r>
          </w:p>
        </w:tc>
        <w:tc>
          <w:tcPr>
            <w:tcW w:w="5309" w:type="dxa"/>
            <w:noWrap/>
            <w:vAlign w:val="center"/>
            <w:hideMark/>
          </w:tcPr>
          <w:p w14:paraId="6661AFF5" w14:textId="77777777" w:rsidR="008C0114" w:rsidRPr="008C0114" w:rsidRDefault="008C0114"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Internal water use</w:t>
            </w:r>
            <w:r w:rsidR="00DD74D7">
              <w:rPr>
                <w:rFonts w:eastAsia="Times New Roman" w:cs="Times New Roman"/>
                <w:color w:val="000000"/>
                <w:sz w:val="18"/>
                <w:szCs w:val="18"/>
                <w:lang w:val="en-GB" w:eastAsia="en-GB"/>
              </w:rPr>
              <w:t xml:space="preserve"> [mm h</w:t>
            </w:r>
            <w:r w:rsidR="00DD74D7" w:rsidRPr="00DD74D7">
              <w:rPr>
                <w:rFonts w:eastAsia="Times New Roman" w:cs="Times New Roman"/>
                <w:color w:val="000000"/>
                <w:sz w:val="18"/>
                <w:szCs w:val="18"/>
                <w:vertAlign w:val="superscript"/>
                <w:lang w:val="en-GB" w:eastAsia="en-GB"/>
              </w:rPr>
              <w:t>-1</w:t>
            </w:r>
            <w:r w:rsidR="00DD74D7">
              <w:rPr>
                <w:rFonts w:eastAsia="Times New Roman" w:cs="Times New Roman"/>
                <w:color w:val="000000"/>
                <w:sz w:val="18"/>
                <w:szCs w:val="18"/>
                <w:lang w:val="en-GB" w:eastAsia="en-GB"/>
              </w:rPr>
              <w:t>]</w:t>
            </w:r>
          </w:p>
        </w:tc>
      </w:tr>
      <w:tr w:rsidR="008C0114" w:rsidRPr="00DD74D7" w14:paraId="4EE626B2"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6F2265B3" w14:textId="77777777" w:rsidR="008C0114" w:rsidRPr="008C0114" w:rsidRDefault="008C0114"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5</w:t>
            </w:r>
          </w:p>
        </w:tc>
        <w:tc>
          <w:tcPr>
            <w:tcW w:w="805" w:type="dxa"/>
            <w:vAlign w:val="center"/>
          </w:tcPr>
          <w:p w14:paraId="15A47625" w14:textId="77777777" w:rsidR="008C0114" w:rsidRPr="00DD74D7" w:rsidRDefault="00DD74D7"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6155357E" w14:textId="77777777" w:rsidR="008C0114" w:rsidRPr="008C0114" w:rsidRDefault="008C0114"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Faut</w:t>
            </w:r>
          </w:p>
        </w:tc>
        <w:tc>
          <w:tcPr>
            <w:tcW w:w="845" w:type="dxa"/>
            <w:vAlign w:val="center"/>
          </w:tcPr>
          <w:p w14:paraId="1CF20AA0" w14:textId="77777777" w:rsidR="008C0114" w:rsidRPr="00DD74D7" w:rsidRDefault="00F5002D"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0-1</w:t>
            </w:r>
          </w:p>
        </w:tc>
        <w:tc>
          <w:tcPr>
            <w:tcW w:w="5309" w:type="dxa"/>
            <w:noWrap/>
            <w:vAlign w:val="center"/>
            <w:hideMark/>
          </w:tcPr>
          <w:p w14:paraId="0C8E6C87" w14:textId="77777777" w:rsidR="008C0114" w:rsidRPr="008C0114" w:rsidRDefault="008C0114"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 xml:space="preserve">Fraction of irrigated area </w:t>
            </w:r>
            <w:r w:rsidR="00DD74D7">
              <w:rPr>
                <w:rFonts w:eastAsia="Times New Roman" w:cs="Times New Roman"/>
                <w:color w:val="000000"/>
                <w:sz w:val="18"/>
                <w:szCs w:val="18"/>
                <w:lang w:val="en-GB" w:eastAsia="en-GB"/>
              </w:rPr>
              <w:t xml:space="preserve">that is irrigated using automated systems (e.g. </w:t>
            </w:r>
            <w:r w:rsidRPr="008C0114">
              <w:rPr>
                <w:rFonts w:eastAsia="Times New Roman" w:cs="Times New Roman"/>
                <w:color w:val="000000"/>
                <w:sz w:val="18"/>
                <w:szCs w:val="18"/>
                <w:lang w:val="en-GB" w:eastAsia="en-GB"/>
              </w:rPr>
              <w:t>sprinklers</w:t>
            </w:r>
            <w:r w:rsidR="00DD74D7">
              <w:rPr>
                <w:rFonts w:eastAsia="Times New Roman" w:cs="Times New Roman"/>
                <w:color w:val="000000"/>
                <w:sz w:val="18"/>
                <w:szCs w:val="18"/>
                <w:lang w:val="en-GB" w:eastAsia="en-GB"/>
              </w:rPr>
              <w:t>).</w:t>
            </w:r>
          </w:p>
        </w:tc>
      </w:tr>
      <w:tr w:rsidR="00202CFA" w:rsidRPr="00DD74D7" w14:paraId="776897C2"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6E676895"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6</w:t>
            </w:r>
          </w:p>
        </w:tc>
        <w:tc>
          <w:tcPr>
            <w:tcW w:w="805" w:type="dxa"/>
            <w:vAlign w:val="center"/>
          </w:tcPr>
          <w:p w14:paraId="102407E1"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630" w:type="dxa"/>
            <w:noWrap/>
            <w:vAlign w:val="center"/>
            <w:hideMark/>
          </w:tcPr>
          <w:p w14:paraId="514EFE01" w14:textId="77777777" w:rsidR="00202CFA" w:rsidRPr="008C0114"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Ie_a1</w:t>
            </w:r>
          </w:p>
        </w:tc>
        <w:tc>
          <w:tcPr>
            <w:tcW w:w="845" w:type="dxa"/>
            <w:vAlign w:val="center"/>
          </w:tcPr>
          <w:p w14:paraId="5E736033" w14:textId="77777777" w:rsidR="00202CFA" w:rsidRPr="00CD250B" w:rsidRDefault="00202CFA" w:rsidP="00202CFA">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r w:rsidRPr="00537B23">
              <w:rPr>
                <w:rFonts w:cs="Times New Roman"/>
                <w:szCs w:val="20"/>
              </w:rPr>
              <w:t>84.54</w:t>
            </w:r>
          </w:p>
        </w:tc>
        <w:tc>
          <w:tcPr>
            <w:tcW w:w="5309" w:type="dxa"/>
            <w:noWrap/>
            <w:vAlign w:val="center"/>
            <w:hideMark/>
          </w:tcPr>
          <w:p w14:paraId="0B3E7DB1"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Coefficient for automatic irrigation model</w:t>
            </w:r>
            <w:r>
              <w:rPr>
                <w:rFonts w:eastAsia="Times New Roman" w:cs="Times New Roman"/>
                <w:color w:val="000000"/>
                <w:sz w:val="18"/>
                <w:szCs w:val="18"/>
                <w:lang w:val="en-GB" w:eastAsia="en-GB"/>
              </w:rPr>
              <w:t xml:space="preserve"> </w:t>
            </w:r>
            <w:r w:rsidRPr="003E7111">
              <w:rPr>
                <w:rFonts w:eastAsia="Times New Roman" w:cs="Times New Roman"/>
                <w:color w:val="000000"/>
                <w:sz w:val="18"/>
                <w:szCs w:val="18"/>
                <w:lang w:val="en-GB" w:eastAsia="en-GB"/>
              </w:rPr>
              <w:t>[mm d</w:t>
            </w:r>
            <w:r w:rsidRPr="003E7111">
              <w:rPr>
                <w:rFonts w:eastAsia="Times New Roman" w:cs="Times New Roman"/>
                <w:color w:val="000000"/>
                <w:sz w:val="18"/>
                <w:szCs w:val="18"/>
                <w:vertAlign w:val="superscript"/>
                <w:lang w:val="en-GB" w:eastAsia="en-GB"/>
              </w:rPr>
              <w:t>-1</w:t>
            </w:r>
            <w:r w:rsidRPr="003E7111">
              <w:rPr>
                <w:rFonts w:eastAsia="Times New Roman" w:cs="Times New Roman"/>
                <w:color w:val="000000"/>
                <w:sz w:val="18"/>
                <w:szCs w:val="18"/>
                <w:lang w:val="en-GB" w:eastAsia="en-GB"/>
              </w:rPr>
              <w:t>]</w:t>
            </w:r>
          </w:p>
        </w:tc>
      </w:tr>
      <w:tr w:rsidR="00202CFA" w:rsidRPr="00DD74D7" w14:paraId="16D71AC8"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0292F0FB"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7</w:t>
            </w:r>
          </w:p>
        </w:tc>
        <w:tc>
          <w:tcPr>
            <w:tcW w:w="805" w:type="dxa"/>
            <w:vAlign w:val="center"/>
          </w:tcPr>
          <w:p w14:paraId="5A337844"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630" w:type="dxa"/>
            <w:noWrap/>
            <w:vAlign w:val="center"/>
            <w:hideMark/>
          </w:tcPr>
          <w:p w14:paraId="0399B38F" w14:textId="77777777" w:rsidR="00202CFA" w:rsidRPr="008C0114"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Ie_a2</w:t>
            </w:r>
          </w:p>
        </w:tc>
        <w:tc>
          <w:tcPr>
            <w:tcW w:w="845" w:type="dxa"/>
            <w:vAlign w:val="center"/>
          </w:tcPr>
          <w:p w14:paraId="3A8A19D1" w14:textId="77777777" w:rsidR="00202CFA" w:rsidRPr="00CD250B" w:rsidRDefault="00202CFA" w:rsidP="00202CFA">
            <w:pPr>
              <w:jc w:val="center"/>
              <w:cnfStyle w:val="000000100000" w:firstRow="0" w:lastRow="0" w:firstColumn="0" w:lastColumn="0" w:oddVBand="0" w:evenVBand="0" w:oddHBand="1" w:evenHBand="0" w:firstRowFirstColumn="0" w:firstRowLastColumn="0" w:lastRowFirstColumn="0" w:lastRowLastColumn="0"/>
              <w:rPr>
                <w:rFonts w:cs="Times New Roman"/>
                <w:szCs w:val="20"/>
              </w:rPr>
            </w:pPr>
            <w:r w:rsidRPr="00537B23">
              <w:rPr>
                <w:rFonts w:cs="Times New Roman"/>
                <w:szCs w:val="20"/>
              </w:rPr>
              <w:t>9.96</w:t>
            </w:r>
          </w:p>
        </w:tc>
        <w:tc>
          <w:tcPr>
            <w:tcW w:w="5309" w:type="dxa"/>
            <w:noWrap/>
            <w:vAlign w:val="center"/>
            <w:hideMark/>
          </w:tcPr>
          <w:p w14:paraId="5F0D287D" w14:textId="77777777" w:rsidR="00202CFA" w:rsidRPr="008C0114" w:rsidRDefault="00202CFA"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Coefficient for automatic irrigation model</w:t>
            </w:r>
            <w:r>
              <w:rPr>
                <w:rFonts w:eastAsia="Times New Roman" w:cs="Times New Roman"/>
                <w:color w:val="000000"/>
                <w:sz w:val="18"/>
                <w:szCs w:val="18"/>
                <w:lang w:val="en-GB" w:eastAsia="en-GB"/>
              </w:rPr>
              <w:t xml:space="preserve"> </w:t>
            </w:r>
            <w:r w:rsidRPr="003E7111">
              <w:rPr>
                <w:rFonts w:eastAsia="Times New Roman" w:cs="Times New Roman"/>
                <w:color w:val="000000"/>
                <w:sz w:val="18"/>
                <w:szCs w:val="18"/>
                <w:lang w:val="en-GB" w:eastAsia="en-GB"/>
              </w:rPr>
              <w:t>[mm  d</w:t>
            </w:r>
            <w:r w:rsidRPr="003E7111">
              <w:rPr>
                <w:rFonts w:eastAsia="Times New Roman" w:cs="Times New Roman"/>
                <w:color w:val="000000"/>
                <w:sz w:val="18"/>
                <w:szCs w:val="18"/>
                <w:vertAlign w:val="superscript"/>
                <w:lang w:val="en-GB" w:eastAsia="en-GB"/>
              </w:rPr>
              <w:t>-1</w:t>
            </w:r>
            <w:r w:rsidRPr="003E7111">
              <w:rPr>
                <w:rFonts w:eastAsia="Times New Roman" w:cs="Times New Roman"/>
                <w:color w:val="000000"/>
                <w:sz w:val="18"/>
                <w:szCs w:val="18"/>
                <w:lang w:val="en-GB" w:eastAsia="en-GB"/>
              </w:rPr>
              <w:t xml:space="preserve"> </w:t>
            </w:r>
            <w:r>
              <w:rPr>
                <w:rFonts w:eastAsia="Times New Roman" w:cs="Times New Roman"/>
                <w:color w:val="000000"/>
                <w:sz w:val="18"/>
                <w:szCs w:val="18"/>
                <w:lang w:val="en-GB" w:eastAsia="en-GB"/>
              </w:rPr>
              <w:t>°</w:t>
            </w:r>
            <w:r w:rsidRPr="003E7111">
              <w:rPr>
                <w:rFonts w:eastAsia="Times New Roman" w:cs="Times New Roman"/>
                <w:color w:val="000000"/>
                <w:sz w:val="18"/>
                <w:szCs w:val="18"/>
                <w:lang w:val="en-GB" w:eastAsia="en-GB"/>
              </w:rPr>
              <w:t>C</w:t>
            </w:r>
            <w:r w:rsidRPr="003E7111">
              <w:rPr>
                <w:rFonts w:eastAsia="Times New Roman" w:cs="Times New Roman"/>
                <w:color w:val="000000"/>
                <w:sz w:val="18"/>
                <w:szCs w:val="18"/>
                <w:vertAlign w:val="superscript"/>
                <w:lang w:val="en-GB" w:eastAsia="en-GB"/>
              </w:rPr>
              <w:t>-1</w:t>
            </w:r>
            <w:r w:rsidRPr="003E7111">
              <w:rPr>
                <w:rFonts w:eastAsia="Times New Roman" w:cs="Times New Roman"/>
                <w:color w:val="000000"/>
                <w:sz w:val="18"/>
                <w:szCs w:val="18"/>
                <w:lang w:val="en-GB" w:eastAsia="en-GB"/>
              </w:rPr>
              <w:t>]</w:t>
            </w:r>
          </w:p>
        </w:tc>
      </w:tr>
      <w:tr w:rsidR="00202CFA" w:rsidRPr="00DD74D7" w14:paraId="71728849"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552B1630"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8</w:t>
            </w:r>
          </w:p>
        </w:tc>
        <w:tc>
          <w:tcPr>
            <w:tcW w:w="805" w:type="dxa"/>
            <w:vAlign w:val="center"/>
          </w:tcPr>
          <w:p w14:paraId="70FF1DBB"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630" w:type="dxa"/>
            <w:noWrap/>
            <w:vAlign w:val="center"/>
            <w:hideMark/>
          </w:tcPr>
          <w:p w14:paraId="0624772A" w14:textId="77777777" w:rsidR="00202CFA" w:rsidRPr="008C0114"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Ie_a3</w:t>
            </w:r>
          </w:p>
        </w:tc>
        <w:tc>
          <w:tcPr>
            <w:tcW w:w="845" w:type="dxa"/>
            <w:vAlign w:val="center"/>
          </w:tcPr>
          <w:p w14:paraId="3FFC2CD9" w14:textId="77777777" w:rsidR="00202CFA" w:rsidRPr="00CD250B" w:rsidRDefault="00202CFA" w:rsidP="00202CFA">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sidRPr="00537B23">
              <w:rPr>
                <w:rFonts w:cs="Times New Roman"/>
                <w:szCs w:val="20"/>
              </w:rPr>
              <w:t>3.67</w:t>
            </w:r>
          </w:p>
        </w:tc>
        <w:tc>
          <w:tcPr>
            <w:tcW w:w="5309" w:type="dxa"/>
            <w:noWrap/>
            <w:vAlign w:val="center"/>
            <w:hideMark/>
          </w:tcPr>
          <w:p w14:paraId="48514936"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Coefficient for automatic irrigation model</w:t>
            </w:r>
            <w:r>
              <w:rPr>
                <w:rFonts w:eastAsia="Times New Roman" w:cs="Times New Roman"/>
                <w:color w:val="000000"/>
                <w:sz w:val="18"/>
                <w:szCs w:val="18"/>
                <w:lang w:val="en-GB" w:eastAsia="en-GB"/>
              </w:rPr>
              <w:t xml:space="preserve"> </w:t>
            </w:r>
            <w:r w:rsidRPr="003E7111">
              <w:rPr>
                <w:rFonts w:eastAsia="Times New Roman" w:cs="Times New Roman"/>
                <w:color w:val="000000"/>
                <w:sz w:val="18"/>
                <w:szCs w:val="18"/>
                <w:lang w:val="en-GB" w:eastAsia="en-GB"/>
              </w:rPr>
              <w:t>[mm d</w:t>
            </w:r>
            <w:r>
              <w:rPr>
                <w:rFonts w:eastAsia="Times New Roman" w:cs="Times New Roman"/>
                <w:color w:val="000000"/>
                <w:sz w:val="18"/>
                <w:szCs w:val="18"/>
                <w:vertAlign w:val="superscript"/>
                <w:lang w:val="en-GB" w:eastAsia="en-GB"/>
              </w:rPr>
              <w:t>-2</w:t>
            </w:r>
            <w:r w:rsidRPr="003E7111">
              <w:rPr>
                <w:rFonts w:eastAsia="Times New Roman" w:cs="Times New Roman"/>
                <w:color w:val="000000"/>
                <w:sz w:val="18"/>
                <w:szCs w:val="18"/>
                <w:lang w:val="en-GB" w:eastAsia="en-GB"/>
              </w:rPr>
              <w:t>]</w:t>
            </w:r>
          </w:p>
        </w:tc>
      </w:tr>
      <w:tr w:rsidR="00202CFA" w:rsidRPr="00DD74D7" w14:paraId="74534E6E"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51E35965"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9</w:t>
            </w:r>
          </w:p>
        </w:tc>
        <w:tc>
          <w:tcPr>
            <w:tcW w:w="805" w:type="dxa"/>
            <w:vAlign w:val="center"/>
          </w:tcPr>
          <w:p w14:paraId="19E961B8"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630" w:type="dxa"/>
            <w:noWrap/>
            <w:vAlign w:val="center"/>
            <w:hideMark/>
          </w:tcPr>
          <w:p w14:paraId="29568425" w14:textId="77777777" w:rsidR="00202CFA" w:rsidRPr="008C0114"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Ie_m1</w:t>
            </w:r>
          </w:p>
        </w:tc>
        <w:tc>
          <w:tcPr>
            <w:tcW w:w="845" w:type="dxa"/>
            <w:vAlign w:val="center"/>
          </w:tcPr>
          <w:p w14:paraId="77185109" w14:textId="77777777" w:rsidR="00202CFA" w:rsidRPr="00CD250B" w:rsidRDefault="00202CFA" w:rsidP="00202CFA">
            <w:pPr>
              <w:jc w:val="center"/>
              <w:cnfStyle w:val="000000100000" w:firstRow="0" w:lastRow="0" w:firstColumn="0" w:lastColumn="0" w:oddVBand="0" w:evenVBand="0" w:oddHBand="1" w:evenHBand="0" w:firstRowFirstColumn="0" w:firstRowLastColumn="0" w:lastRowFirstColumn="0" w:lastRowLastColumn="0"/>
              <w:rPr>
                <w:rFonts w:cs="Times New Roman"/>
                <w:szCs w:val="20"/>
              </w:rPr>
            </w:pPr>
            <w:r>
              <w:rPr>
                <w:rFonts w:cs="Times New Roman"/>
                <w:szCs w:val="20"/>
              </w:rPr>
              <w:t>-</w:t>
            </w:r>
            <w:r w:rsidRPr="00537B23">
              <w:rPr>
                <w:rFonts w:cs="Times New Roman"/>
                <w:szCs w:val="20"/>
              </w:rPr>
              <w:t>25.36</w:t>
            </w:r>
          </w:p>
        </w:tc>
        <w:tc>
          <w:tcPr>
            <w:tcW w:w="5309" w:type="dxa"/>
            <w:noWrap/>
            <w:vAlign w:val="center"/>
            <w:hideMark/>
          </w:tcPr>
          <w:p w14:paraId="7AE9BF0D" w14:textId="77777777" w:rsidR="00202CFA" w:rsidRPr="008C0114" w:rsidRDefault="00202CFA"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Coefficient for manual irrigation model</w:t>
            </w:r>
            <w:r>
              <w:rPr>
                <w:rFonts w:eastAsia="Times New Roman" w:cs="Times New Roman"/>
                <w:color w:val="000000"/>
                <w:sz w:val="18"/>
                <w:szCs w:val="18"/>
                <w:lang w:val="en-GB" w:eastAsia="en-GB"/>
              </w:rPr>
              <w:t xml:space="preserve"> </w:t>
            </w:r>
            <w:r w:rsidRPr="003E7111">
              <w:rPr>
                <w:rFonts w:eastAsia="Times New Roman" w:cs="Times New Roman"/>
                <w:color w:val="000000"/>
                <w:sz w:val="18"/>
                <w:szCs w:val="18"/>
                <w:lang w:val="en-GB" w:eastAsia="en-GB"/>
              </w:rPr>
              <w:t>[mm d</w:t>
            </w:r>
            <w:r w:rsidRPr="003E7111">
              <w:rPr>
                <w:rFonts w:eastAsia="Times New Roman" w:cs="Times New Roman"/>
                <w:color w:val="000000"/>
                <w:sz w:val="18"/>
                <w:szCs w:val="18"/>
                <w:vertAlign w:val="superscript"/>
                <w:lang w:val="en-GB" w:eastAsia="en-GB"/>
              </w:rPr>
              <w:t>-1</w:t>
            </w:r>
            <w:r w:rsidRPr="003E7111">
              <w:rPr>
                <w:rFonts w:eastAsia="Times New Roman" w:cs="Times New Roman"/>
                <w:color w:val="000000"/>
                <w:sz w:val="18"/>
                <w:szCs w:val="18"/>
                <w:lang w:val="en-GB" w:eastAsia="en-GB"/>
              </w:rPr>
              <w:t>]</w:t>
            </w:r>
          </w:p>
        </w:tc>
      </w:tr>
      <w:tr w:rsidR="00202CFA" w:rsidRPr="00DD74D7" w14:paraId="78D40737"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3AF4C3C7"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10</w:t>
            </w:r>
          </w:p>
        </w:tc>
        <w:tc>
          <w:tcPr>
            <w:tcW w:w="805" w:type="dxa"/>
            <w:vAlign w:val="center"/>
          </w:tcPr>
          <w:p w14:paraId="5B077FD5"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630" w:type="dxa"/>
            <w:noWrap/>
            <w:vAlign w:val="center"/>
            <w:hideMark/>
          </w:tcPr>
          <w:p w14:paraId="49C006B7" w14:textId="77777777" w:rsidR="00202CFA" w:rsidRPr="008C0114"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Ie_m2</w:t>
            </w:r>
          </w:p>
        </w:tc>
        <w:tc>
          <w:tcPr>
            <w:tcW w:w="845" w:type="dxa"/>
            <w:vAlign w:val="center"/>
          </w:tcPr>
          <w:p w14:paraId="66CE6961" w14:textId="77777777" w:rsidR="00202CFA" w:rsidRPr="00CD250B" w:rsidRDefault="00202CFA" w:rsidP="00202CFA">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sidRPr="00537B23">
              <w:rPr>
                <w:rFonts w:cs="Times New Roman"/>
                <w:szCs w:val="20"/>
              </w:rPr>
              <w:t>3.00</w:t>
            </w:r>
          </w:p>
        </w:tc>
        <w:tc>
          <w:tcPr>
            <w:tcW w:w="5309" w:type="dxa"/>
            <w:noWrap/>
            <w:vAlign w:val="center"/>
            <w:hideMark/>
          </w:tcPr>
          <w:p w14:paraId="17AD9258"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Coefficient for manual irrigation model</w:t>
            </w:r>
            <w:r>
              <w:rPr>
                <w:rFonts w:eastAsia="Times New Roman" w:cs="Times New Roman"/>
                <w:color w:val="000000"/>
                <w:sz w:val="18"/>
                <w:szCs w:val="18"/>
                <w:lang w:val="en-GB" w:eastAsia="en-GB"/>
              </w:rPr>
              <w:t xml:space="preserve"> </w:t>
            </w:r>
            <w:r w:rsidRPr="003E7111">
              <w:rPr>
                <w:rFonts w:eastAsia="Times New Roman" w:cs="Times New Roman"/>
                <w:color w:val="000000"/>
                <w:sz w:val="18"/>
                <w:szCs w:val="18"/>
                <w:lang w:val="en-GB" w:eastAsia="en-GB"/>
              </w:rPr>
              <w:t>[mm  d</w:t>
            </w:r>
            <w:r w:rsidRPr="003E7111">
              <w:rPr>
                <w:rFonts w:eastAsia="Times New Roman" w:cs="Times New Roman"/>
                <w:color w:val="000000"/>
                <w:sz w:val="18"/>
                <w:szCs w:val="18"/>
                <w:vertAlign w:val="superscript"/>
                <w:lang w:val="en-GB" w:eastAsia="en-GB"/>
              </w:rPr>
              <w:t>-1</w:t>
            </w:r>
            <w:r w:rsidRPr="003E7111">
              <w:rPr>
                <w:rFonts w:eastAsia="Times New Roman" w:cs="Times New Roman"/>
                <w:color w:val="000000"/>
                <w:sz w:val="18"/>
                <w:szCs w:val="18"/>
                <w:lang w:val="en-GB" w:eastAsia="en-GB"/>
              </w:rPr>
              <w:t xml:space="preserve"> </w:t>
            </w:r>
            <w:r>
              <w:rPr>
                <w:rFonts w:eastAsia="Times New Roman" w:cs="Times New Roman"/>
                <w:color w:val="000000"/>
                <w:sz w:val="18"/>
                <w:szCs w:val="18"/>
                <w:lang w:val="en-GB" w:eastAsia="en-GB"/>
              </w:rPr>
              <w:t>°</w:t>
            </w:r>
            <w:r w:rsidRPr="003E7111">
              <w:rPr>
                <w:rFonts w:eastAsia="Times New Roman" w:cs="Times New Roman"/>
                <w:color w:val="000000"/>
                <w:sz w:val="18"/>
                <w:szCs w:val="18"/>
                <w:lang w:val="en-GB" w:eastAsia="en-GB"/>
              </w:rPr>
              <w:t>C</w:t>
            </w:r>
            <w:r w:rsidRPr="003E7111">
              <w:rPr>
                <w:rFonts w:eastAsia="Times New Roman" w:cs="Times New Roman"/>
                <w:color w:val="000000"/>
                <w:sz w:val="18"/>
                <w:szCs w:val="18"/>
                <w:vertAlign w:val="superscript"/>
                <w:lang w:val="en-GB" w:eastAsia="en-GB"/>
              </w:rPr>
              <w:t>-1</w:t>
            </w:r>
            <w:r w:rsidRPr="003E7111">
              <w:rPr>
                <w:rFonts w:eastAsia="Times New Roman" w:cs="Times New Roman"/>
                <w:color w:val="000000"/>
                <w:sz w:val="18"/>
                <w:szCs w:val="18"/>
                <w:lang w:val="en-GB" w:eastAsia="en-GB"/>
              </w:rPr>
              <w:t>]</w:t>
            </w:r>
          </w:p>
        </w:tc>
      </w:tr>
      <w:tr w:rsidR="00202CFA" w:rsidRPr="00DD74D7" w14:paraId="521C0C74"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7925D398"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lastRenderedPageBreak/>
              <w:t>11</w:t>
            </w:r>
          </w:p>
        </w:tc>
        <w:tc>
          <w:tcPr>
            <w:tcW w:w="805" w:type="dxa"/>
            <w:vAlign w:val="center"/>
          </w:tcPr>
          <w:p w14:paraId="3B336FEC"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MD</w:t>
            </w:r>
          </w:p>
        </w:tc>
        <w:tc>
          <w:tcPr>
            <w:tcW w:w="1630" w:type="dxa"/>
            <w:noWrap/>
            <w:vAlign w:val="center"/>
            <w:hideMark/>
          </w:tcPr>
          <w:p w14:paraId="3F597465" w14:textId="77777777" w:rsidR="00202CFA" w:rsidRPr="008C0114"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Ie_m3</w:t>
            </w:r>
          </w:p>
        </w:tc>
        <w:tc>
          <w:tcPr>
            <w:tcW w:w="845" w:type="dxa"/>
            <w:vAlign w:val="center"/>
          </w:tcPr>
          <w:p w14:paraId="65D3215A" w14:textId="77777777" w:rsidR="00202CFA" w:rsidRPr="00CD250B" w:rsidRDefault="00202CFA" w:rsidP="00202CFA">
            <w:pPr>
              <w:jc w:val="center"/>
              <w:cnfStyle w:val="000000100000" w:firstRow="0" w:lastRow="0" w:firstColumn="0" w:lastColumn="0" w:oddVBand="0" w:evenVBand="0" w:oddHBand="1" w:evenHBand="0" w:firstRowFirstColumn="0" w:firstRowLastColumn="0" w:lastRowFirstColumn="0" w:lastRowLastColumn="0"/>
              <w:rPr>
                <w:rFonts w:cs="Times New Roman"/>
                <w:szCs w:val="20"/>
              </w:rPr>
            </w:pPr>
            <w:r>
              <w:rPr>
                <w:rFonts w:cs="Times New Roman"/>
                <w:szCs w:val="20"/>
              </w:rPr>
              <w:t>1.10</w:t>
            </w:r>
          </w:p>
        </w:tc>
        <w:tc>
          <w:tcPr>
            <w:tcW w:w="5309" w:type="dxa"/>
            <w:noWrap/>
            <w:vAlign w:val="center"/>
            <w:hideMark/>
          </w:tcPr>
          <w:p w14:paraId="6FB371A7" w14:textId="58E6541E" w:rsidR="00202CFA" w:rsidRPr="008C0114" w:rsidRDefault="00202CFA" w:rsidP="004430F3">
            <w:pPr>
              <w:pStyle w:val="CommentTex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Coefficient for manual irrigation model</w:t>
            </w:r>
            <w:r>
              <w:rPr>
                <w:rFonts w:eastAsia="Times New Roman" w:cs="Times New Roman"/>
                <w:color w:val="000000"/>
                <w:sz w:val="18"/>
                <w:szCs w:val="18"/>
                <w:lang w:val="en-GB" w:eastAsia="en-GB"/>
              </w:rPr>
              <w:t xml:space="preserve"> </w:t>
            </w:r>
            <w:r w:rsidRPr="003E7111">
              <w:rPr>
                <w:rFonts w:eastAsia="Times New Roman" w:cs="Times New Roman"/>
                <w:color w:val="000000"/>
                <w:sz w:val="18"/>
                <w:szCs w:val="18"/>
                <w:lang w:val="en-GB" w:eastAsia="en-GB"/>
              </w:rPr>
              <w:t>[mm d</w:t>
            </w:r>
            <w:r>
              <w:rPr>
                <w:rFonts w:eastAsia="Times New Roman" w:cs="Times New Roman"/>
                <w:color w:val="000000"/>
                <w:sz w:val="18"/>
                <w:szCs w:val="18"/>
                <w:vertAlign w:val="superscript"/>
                <w:lang w:val="en-GB" w:eastAsia="en-GB"/>
              </w:rPr>
              <w:t>-2</w:t>
            </w:r>
            <w:r w:rsidRPr="003E7111">
              <w:rPr>
                <w:rFonts w:eastAsia="Times New Roman" w:cs="Times New Roman"/>
                <w:color w:val="000000"/>
                <w:sz w:val="18"/>
                <w:szCs w:val="18"/>
                <w:lang w:val="en-GB" w:eastAsia="en-GB"/>
              </w:rPr>
              <w:t>]</w:t>
            </w:r>
            <w:r w:rsidR="004430F3">
              <w:rPr>
                <w:rFonts w:eastAsia="Times New Roman" w:cs="Times New Roman"/>
                <w:color w:val="000000"/>
                <w:sz w:val="18"/>
                <w:szCs w:val="18"/>
                <w:lang w:val="en-GB" w:eastAsia="en-GB"/>
              </w:rPr>
              <w:t xml:space="preserve">  </w:t>
            </w:r>
            <w:r w:rsidR="004430F3" w:rsidRPr="004430F3">
              <w:rPr>
                <w:highlight w:val="yellow"/>
              </w:rPr>
              <w:t>Units/values need checking for these coefficients</w:t>
            </w:r>
          </w:p>
        </w:tc>
      </w:tr>
      <w:tr w:rsidR="00202CFA" w:rsidRPr="00DD74D7" w14:paraId="6E8AD9BB"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1916907D"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12</w:t>
            </w:r>
          </w:p>
        </w:tc>
        <w:tc>
          <w:tcPr>
            <w:tcW w:w="805" w:type="dxa"/>
            <w:vAlign w:val="center"/>
          </w:tcPr>
          <w:p w14:paraId="11B1D6CB"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6E89D2E1" w14:textId="77777777" w:rsidR="00202CFA" w:rsidRPr="008C0114"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DayWat(1)</w:t>
            </w:r>
          </w:p>
        </w:tc>
        <w:tc>
          <w:tcPr>
            <w:tcW w:w="845" w:type="dxa"/>
            <w:vAlign w:val="center"/>
          </w:tcPr>
          <w:p w14:paraId="386BF73A"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 or 1</w:t>
            </w:r>
          </w:p>
        </w:tc>
        <w:tc>
          <w:tcPr>
            <w:tcW w:w="5309" w:type="dxa"/>
            <w:noWrap/>
            <w:vAlign w:val="center"/>
            <w:hideMark/>
          </w:tcPr>
          <w:p w14:paraId="20F83EB8"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Irrigation allowed on Sundays [1], if not [0]</w:t>
            </w:r>
          </w:p>
        </w:tc>
      </w:tr>
      <w:tr w:rsidR="00202CFA" w:rsidRPr="00DD74D7" w14:paraId="5223AF24"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5FCFC04F"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13</w:t>
            </w:r>
          </w:p>
        </w:tc>
        <w:tc>
          <w:tcPr>
            <w:tcW w:w="805" w:type="dxa"/>
            <w:vAlign w:val="center"/>
          </w:tcPr>
          <w:p w14:paraId="40118DC3"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7C783D5D" w14:textId="77777777" w:rsidR="00202CFA" w:rsidRPr="008C0114"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DayWat(2)</w:t>
            </w:r>
          </w:p>
        </w:tc>
        <w:tc>
          <w:tcPr>
            <w:tcW w:w="845" w:type="dxa"/>
            <w:vAlign w:val="center"/>
          </w:tcPr>
          <w:p w14:paraId="2BD71C96"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 or 1</w:t>
            </w:r>
          </w:p>
        </w:tc>
        <w:tc>
          <w:tcPr>
            <w:tcW w:w="5309" w:type="dxa"/>
            <w:noWrap/>
            <w:vAlign w:val="center"/>
            <w:hideMark/>
          </w:tcPr>
          <w:p w14:paraId="76706D72" w14:textId="77777777" w:rsidR="00202CFA" w:rsidRPr="008C0114" w:rsidRDefault="00202CFA"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Irrigation allowed on Mondays [1], if not [0]</w:t>
            </w:r>
          </w:p>
        </w:tc>
      </w:tr>
      <w:tr w:rsidR="00202CFA" w:rsidRPr="00DD74D7" w14:paraId="3DA33C92"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3E02D451"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14</w:t>
            </w:r>
          </w:p>
        </w:tc>
        <w:tc>
          <w:tcPr>
            <w:tcW w:w="805" w:type="dxa"/>
            <w:vAlign w:val="center"/>
          </w:tcPr>
          <w:p w14:paraId="0D97F1E8"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192819E4" w14:textId="77777777" w:rsidR="00202CFA" w:rsidRPr="008C0114"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DayWat(3)</w:t>
            </w:r>
          </w:p>
        </w:tc>
        <w:tc>
          <w:tcPr>
            <w:tcW w:w="845" w:type="dxa"/>
            <w:vAlign w:val="center"/>
          </w:tcPr>
          <w:p w14:paraId="3275F3AE"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 or 1</w:t>
            </w:r>
          </w:p>
        </w:tc>
        <w:tc>
          <w:tcPr>
            <w:tcW w:w="5309" w:type="dxa"/>
            <w:noWrap/>
            <w:vAlign w:val="center"/>
            <w:hideMark/>
          </w:tcPr>
          <w:p w14:paraId="7212285C"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Irrigation allowed on Tuesdays [1], if not [0]</w:t>
            </w:r>
          </w:p>
        </w:tc>
      </w:tr>
      <w:tr w:rsidR="00202CFA" w:rsidRPr="00DD74D7" w14:paraId="423D9B5B"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3A577D4A"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15</w:t>
            </w:r>
          </w:p>
        </w:tc>
        <w:tc>
          <w:tcPr>
            <w:tcW w:w="805" w:type="dxa"/>
            <w:vAlign w:val="center"/>
          </w:tcPr>
          <w:p w14:paraId="496E47F7"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26CB9E88" w14:textId="77777777" w:rsidR="00202CFA" w:rsidRPr="008C0114"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DayWat(4)</w:t>
            </w:r>
          </w:p>
        </w:tc>
        <w:tc>
          <w:tcPr>
            <w:tcW w:w="845" w:type="dxa"/>
            <w:vAlign w:val="center"/>
          </w:tcPr>
          <w:p w14:paraId="6C8D8C0A"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 or 1</w:t>
            </w:r>
          </w:p>
        </w:tc>
        <w:tc>
          <w:tcPr>
            <w:tcW w:w="5309" w:type="dxa"/>
            <w:noWrap/>
            <w:vAlign w:val="center"/>
            <w:hideMark/>
          </w:tcPr>
          <w:p w14:paraId="0D424429" w14:textId="77777777" w:rsidR="00202CFA" w:rsidRPr="008C0114" w:rsidRDefault="00202CFA"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Irrigation allowed on Wednesdays [1], if not [0]</w:t>
            </w:r>
          </w:p>
        </w:tc>
      </w:tr>
      <w:tr w:rsidR="00202CFA" w:rsidRPr="00DD74D7" w14:paraId="6F76EC48"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507DD051"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16</w:t>
            </w:r>
          </w:p>
        </w:tc>
        <w:tc>
          <w:tcPr>
            <w:tcW w:w="805" w:type="dxa"/>
            <w:vAlign w:val="center"/>
          </w:tcPr>
          <w:p w14:paraId="05ADA09A"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70F6DA02" w14:textId="77777777" w:rsidR="00202CFA" w:rsidRPr="008C0114"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DayWat(5)</w:t>
            </w:r>
          </w:p>
        </w:tc>
        <w:tc>
          <w:tcPr>
            <w:tcW w:w="845" w:type="dxa"/>
            <w:vAlign w:val="center"/>
          </w:tcPr>
          <w:p w14:paraId="4916630E"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 or 1</w:t>
            </w:r>
          </w:p>
        </w:tc>
        <w:tc>
          <w:tcPr>
            <w:tcW w:w="5309" w:type="dxa"/>
            <w:noWrap/>
            <w:vAlign w:val="center"/>
            <w:hideMark/>
          </w:tcPr>
          <w:p w14:paraId="7AE2F250"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Irrigation allowed on Thursdays [1], if not [0]</w:t>
            </w:r>
          </w:p>
        </w:tc>
      </w:tr>
      <w:tr w:rsidR="00202CFA" w:rsidRPr="00DD74D7" w14:paraId="4E896549"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405384DC"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17</w:t>
            </w:r>
          </w:p>
        </w:tc>
        <w:tc>
          <w:tcPr>
            <w:tcW w:w="805" w:type="dxa"/>
            <w:vAlign w:val="center"/>
          </w:tcPr>
          <w:p w14:paraId="5F1CCBC1"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6EC1912A" w14:textId="77777777" w:rsidR="00202CFA" w:rsidRPr="008C0114"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DayWat(6)</w:t>
            </w:r>
          </w:p>
        </w:tc>
        <w:tc>
          <w:tcPr>
            <w:tcW w:w="845" w:type="dxa"/>
            <w:vAlign w:val="center"/>
          </w:tcPr>
          <w:p w14:paraId="12EAE13C"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 or 1</w:t>
            </w:r>
          </w:p>
        </w:tc>
        <w:tc>
          <w:tcPr>
            <w:tcW w:w="5309" w:type="dxa"/>
            <w:noWrap/>
            <w:vAlign w:val="center"/>
            <w:hideMark/>
          </w:tcPr>
          <w:p w14:paraId="57CF80B4" w14:textId="77777777" w:rsidR="00202CFA" w:rsidRPr="008C0114" w:rsidRDefault="00202CFA"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Irrigation allowed on Fridays [1], if not [0]</w:t>
            </w:r>
          </w:p>
        </w:tc>
      </w:tr>
      <w:tr w:rsidR="00202CFA" w:rsidRPr="00DD74D7" w14:paraId="7952681E"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07FF90F1"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18</w:t>
            </w:r>
          </w:p>
        </w:tc>
        <w:tc>
          <w:tcPr>
            <w:tcW w:w="805" w:type="dxa"/>
            <w:vAlign w:val="center"/>
          </w:tcPr>
          <w:p w14:paraId="726824D8"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205A749F" w14:textId="77777777" w:rsidR="00202CFA" w:rsidRPr="008C0114"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DayWat(7)</w:t>
            </w:r>
          </w:p>
        </w:tc>
        <w:tc>
          <w:tcPr>
            <w:tcW w:w="845" w:type="dxa"/>
            <w:vAlign w:val="center"/>
          </w:tcPr>
          <w:p w14:paraId="4938BEDE"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 or 1</w:t>
            </w:r>
          </w:p>
        </w:tc>
        <w:tc>
          <w:tcPr>
            <w:tcW w:w="5309" w:type="dxa"/>
            <w:noWrap/>
            <w:vAlign w:val="center"/>
            <w:hideMark/>
          </w:tcPr>
          <w:p w14:paraId="20FF32F3"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Irrigation allowed on Saturdays [1], if not [0]</w:t>
            </w:r>
          </w:p>
        </w:tc>
      </w:tr>
      <w:tr w:rsidR="00202CFA" w:rsidRPr="00DD74D7" w14:paraId="32B3CB8F"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697150EA"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19</w:t>
            </w:r>
          </w:p>
        </w:tc>
        <w:tc>
          <w:tcPr>
            <w:tcW w:w="805" w:type="dxa"/>
            <w:vAlign w:val="center"/>
          </w:tcPr>
          <w:p w14:paraId="3B3A1153"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3DB781B5" w14:textId="77777777" w:rsidR="00202CFA" w:rsidRPr="008C0114"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DayWatPer(1)</w:t>
            </w:r>
          </w:p>
        </w:tc>
        <w:tc>
          <w:tcPr>
            <w:tcW w:w="845" w:type="dxa"/>
            <w:vAlign w:val="center"/>
          </w:tcPr>
          <w:p w14:paraId="43F7CD74"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0-1</w:t>
            </w:r>
          </w:p>
        </w:tc>
        <w:tc>
          <w:tcPr>
            <w:tcW w:w="5309" w:type="dxa"/>
            <w:noWrap/>
            <w:vAlign w:val="center"/>
            <w:hideMark/>
          </w:tcPr>
          <w:p w14:paraId="1491A6AC" w14:textId="77777777" w:rsidR="00202CFA" w:rsidRPr="008C0114" w:rsidRDefault="00202CFA"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Fraction of properties using irrigation on Sundays [0-1]</w:t>
            </w:r>
          </w:p>
        </w:tc>
      </w:tr>
      <w:tr w:rsidR="00202CFA" w:rsidRPr="00DD74D7" w14:paraId="308B76AF"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3694F3D5"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20</w:t>
            </w:r>
          </w:p>
        </w:tc>
        <w:tc>
          <w:tcPr>
            <w:tcW w:w="805" w:type="dxa"/>
            <w:vAlign w:val="center"/>
          </w:tcPr>
          <w:p w14:paraId="0B5B05C7" w14:textId="77777777" w:rsidR="00202CFA" w:rsidRPr="00DD74D7" w:rsidRDefault="00202CFA" w:rsidP="00C80FB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3DF95D23" w14:textId="77777777" w:rsidR="00202CFA" w:rsidRPr="008C0114"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DayWatPer(2)</w:t>
            </w:r>
          </w:p>
        </w:tc>
        <w:tc>
          <w:tcPr>
            <w:tcW w:w="845" w:type="dxa"/>
            <w:vAlign w:val="center"/>
          </w:tcPr>
          <w:p w14:paraId="2276EA3F"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0-1</w:t>
            </w:r>
          </w:p>
        </w:tc>
        <w:tc>
          <w:tcPr>
            <w:tcW w:w="5309" w:type="dxa"/>
            <w:noWrap/>
            <w:vAlign w:val="center"/>
            <w:hideMark/>
          </w:tcPr>
          <w:p w14:paraId="47054742"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Fraction of properties using irrigation on Mondays [0-1]</w:t>
            </w:r>
          </w:p>
        </w:tc>
      </w:tr>
      <w:tr w:rsidR="00202CFA" w:rsidRPr="00DD74D7" w14:paraId="12E0DF7C"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7154EAE4"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21</w:t>
            </w:r>
          </w:p>
        </w:tc>
        <w:tc>
          <w:tcPr>
            <w:tcW w:w="805" w:type="dxa"/>
            <w:vAlign w:val="center"/>
          </w:tcPr>
          <w:p w14:paraId="61C42C6E" w14:textId="77777777" w:rsidR="00202CFA" w:rsidRPr="00DD74D7" w:rsidRDefault="00202CFA" w:rsidP="00C80FB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3DE95EB0" w14:textId="77777777" w:rsidR="00202CFA" w:rsidRPr="008C0114"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DayWatPer(3)</w:t>
            </w:r>
          </w:p>
        </w:tc>
        <w:tc>
          <w:tcPr>
            <w:tcW w:w="845" w:type="dxa"/>
            <w:vAlign w:val="center"/>
          </w:tcPr>
          <w:p w14:paraId="3CE260E7"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0-1</w:t>
            </w:r>
          </w:p>
        </w:tc>
        <w:tc>
          <w:tcPr>
            <w:tcW w:w="5309" w:type="dxa"/>
            <w:noWrap/>
            <w:vAlign w:val="center"/>
            <w:hideMark/>
          </w:tcPr>
          <w:p w14:paraId="53AC4506" w14:textId="77777777" w:rsidR="00202CFA" w:rsidRPr="008C0114" w:rsidRDefault="00202CFA"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Fraction of properties using irrigation on Tuesdays [0-1]</w:t>
            </w:r>
          </w:p>
        </w:tc>
      </w:tr>
      <w:tr w:rsidR="00202CFA" w:rsidRPr="00DD74D7" w14:paraId="0BD95F8C"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57EA4587"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22</w:t>
            </w:r>
          </w:p>
        </w:tc>
        <w:tc>
          <w:tcPr>
            <w:tcW w:w="805" w:type="dxa"/>
            <w:vAlign w:val="center"/>
          </w:tcPr>
          <w:p w14:paraId="517A2FB2" w14:textId="77777777" w:rsidR="00202CFA" w:rsidRPr="00DD74D7" w:rsidRDefault="00202CFA" w:rsidP="00C80FB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5784AFD5" w14:textId="77777777" w:rsidR="00202CFA" w:rsidRPr="008C0114"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DayWatPer(4)</w:t>
            </w:r>
          </w:p>
        </w:tc>
        <w:tc>
          <w:tcPr>
            <w:tcW w:w="845" w:type="dxa"/>
            <w:vAlign w:val="center"/>
          </w:tcPr>
          <w:p w14:paraId="185A5500" w14:textId="77777777" w:rsidR="00202CFA" w:rsidRPr="00DD74D7" w:rsidRDefault="00202CFA" w:rsidP="00DD74D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0-1</w:t>
            </w:r>
          </w:p>
        </w:tc>
        <w:tc>
          <w:tcPr>
            <w:tcW w:w="5309" w:type="dxa"/>
            <w:noWrap/>
            <w:vAlign w:val="center"/>
            <w:hideMark/>
          </w:tcPr>
          <w:p w14:paraId="5C7B9393"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Fraction of properties using irrigation on Wednesdays [0-1]</w:t>
            </w:r>
          </w:p>
        </w:tc>
      </w:tr>
      <w:tr w:rsidR="00202CFA" w:rsidRPr="00DD74D7" w14:paraId="5528E656"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2D333BFA" w14:textId="77777777" w:rsidR="00202CFA" w:rsidRPr="008C0114" w:rsidRDefault="00202CFA" w:rsidP="00DD74D7">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23</w:t>
            </w:r>
          </w:p>
        </w:tc>
        <w:tc>
          <w:tcPr>
            <w:tcW w:w="805" w:type="dxa"/>
            <w:vAlign w:val="center"/>
          </w:tcPr>
          <w:p w14:paraId="2190AF8D" w14:textId="77777777" w:rsidR="00202CFA" w:rsidRPr="00DD74D7" w:rsidRDefault="00202CFA" w:rsidP="00C80FB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46AB83DF" w14:textId="77777777" w:rsidR="00202CFA" w:rsidRPr="008C0114"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DayWatPer(5)</w:t>
            </w:r>
          </w:p>
        </w:tc>
        <w:tc>
          <w:tcPr>
            <w:tcW w:w="845" w:type="dxa"/>
            <w:vAlign w:val="center"/>
          </w:tcPr>
          <w:p w14:paraId="3CEEDF13" w14:textId="77777777" w:rsidR="00202CFA" w:rsidRPr="00DD74D7" w:rsidRDefault="00202CFA" w:rsidP="00DD74D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0-1</w:t>
            </w:r>
          </w:p>
        </w:tc>
        <w:tc>
          <w:tcPr>
            <w:tcW w:w="5309" w:type="dxa"/>
            <w:noWrap/>
            <w:vAlign w:val="center"/>
            <w:hideMark/>
          </w:tcPr>
          <w:p w14:paraId="32F0A64F" w14:textId="77777777" w:rsidR="00202CFA" w:rsidRPr="008C0114" w:rsidRDefault="00202CFA"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Fraction of properties using irrigation on Thursdays [0-1]</w:t>
            </w:r>
          </w:p>
        </w:tc>
      </w:tr>
      <w:tr w:rsidR="00202CFA" w:rsidRPr="00DD74D7" w14:paraId="246DFBBA" w14:textId="77777777" w:rsidTr="00014B2D">
        <w:trPr>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1D194F94" w14:textId="77777777" w:rsidR="00202CFA" w:rsidRPr="008C0114" w:rsidRDefault="00202CFA" w:rsidP="008C0114">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24</w:t>
            </w:r>
          </w:p>
        </w:tc>
        <w:tc>
          <w:tcPr>
            <w:tcW w:w="805" w:type="dxa"/>
            <w:vAlign w:val="center"/>
          </w:tcPr>
          <w:p w14:paraId="6F0EAE8A" w14:textId="77777777" w:rsidR="00202CFA" w:rsidRPr="00DD74D7" w:rsidRDefault="00202CFA" w:rsidP="00C80FB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214AD2CE" w14:textId="77777777" w:rsidR="00202CFA" w:rsidRPr="008C0114" w:rsidRDefault="00202CFA" w:rsidP="008C011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DayWatPer(6)</w:t>
            </w:r>
          </w:p>
        </w:tc>
        <w:tc>
          <w:tcPr>
            <w:tcW w:w="845" w:type="dxa"/>
          </w:tcPr>
          <w:p w14:paraId="4E85E740" w14:textId="77777777" w:rsidR="00202CFA" w:rsidRPr="00DD74D7" w:rsidRDefault="00202CFA" w:rsidP="008C011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0-1</w:t>
            </w:r>
          </w:p>
        </w:tc>
        <w:tc>
          <w:tcPr>
            <w:tcW w:w="5309" w:type="dxa"/>
            <w:noWrap/>
            <w:vAlign w:val="center"/>
            <w:hideMark/>
          </w:tcPr>
          <w:p w14:paraId="020567DB" w14:textId="77777777" w:rsidR="00202CFA" w:rsidRPr="008C0114" w:rsidRDefault="00202CFA" w:rsidP="00014B2D">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Fraction of properties using irrigation on Fridays [0-1]</w:t>
            </w:r>
          </w:p>
        </w:tc>
      </w:tr>
      <w:tr w:rsidR="00202CFA" w:rsidRPr="00DD74D7" w14:paraId="61CB2780" w14:textId="77777777" w:rsidTr="00014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vAlign w:val="center"/>
            <w:hideMark/>
          </w:tcPr>
          <w:p w14:paraId="2A5EC6C5" w14:textId="77777777" w:rsidR="00202CFA" w:rsidRPr="008C0114" w:rsidRDefault="00202CFA" w:rsidP="008C0114">
            <w:pPr>
              <w:jc w:val="center"/>
              <w:rPr>
                <w:rFonts w:eastAsia="Times New Roman" w:cs="Times New Roman"/>
                <w:b w:val="0"/>
                <w:color w:val="000000"/>
                <w:sz w:val="18"/>
                <w:szCs w:val="18"/>
                <w:lang w:val="en-GB" w:eastAsia="en-GB"/>
              </w:rPr>
            </w:pPr>
            <w:r w:rsidRPr="008C0114">
              <w:rPr>
                <w:rFonts w:eastAsia="Times New Roman" w:cs="Times New Roman"/>
                <w:b w:val="0"/>
                <w:color w:val="000000"/>
                <w:sz w:val="18"/>
                <w:szCs w:val="18"/>
                <w:lang w:val="en-GB" w:eastAsia="en-GB"/>
              </w:rPr>
              <w:t>25</w:t>
            </w:r>
          </w:p>
        </w:tc>
        <w:tc>
          <w:tcPr>
            <w:tcW w:w="805" w:type="dxa"/>
            <w:vAlign w:val="center"/>
          </w:tcPr>
          <w:p w14:paraId="10FC46E4" w14:textId="77777777" w:rsidR="00202CFA" w:rsidRPr="00DD74D7" w:rsidRDefault="00202CFA" w:rsidP="00C80FB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MU</w:t>
            </w:r>
          </w:p>
        </w:tc>
        <w:tc>
          <w:tcPr>
            <w:tcW w:w="1630" w:type="dxa"/>
            <w:noWrap/>
            <w:vAlign w:val="center"/>
            <w:hideMark/>
          </w:tcPr>
          <w:p w14:paraId="39384BB5" w14:textId="77777777" w:rsidR="00202CFA" w:rsidRPr="008C0114" w:rsidRDefault="00202CFA" w:rsidP="008C011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DayWatPer(7)</w:t>
            </w:r>
          </w:p>
        </w:tc>
        <w:tc>
          <w:tcPr>
            <w:tcW w:w="845" w:type="dxa"/>
          </w:tcPr>
          <w:p w14:paraId="3FBD1F0B" w14:textId="77777777" w:rsidR="00202CFA" w:rsidRPr="00DD74D7" w:rsidRDefault="00202CFA" w:rsidP="008C011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0-1</w:t>
            </w:r>
          </w:p>
        </w:tc>
        <w:tc>
          <w:tcPr>
            <w:tcW w:w="5309" w:type="dxa"/>
            <w:noWrap/>
            <w:vAlign w:val="center"/>
            <w:hideMark/>
          </w:tcPr>
          <w:p w14:paraId="555CBCFD" w14:textId="77777777" w:rsidR="00202CFA" w:rsidRPr="008C0114" w:rsidRDefault="00202CFA" w:rsidP="00014B2D">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8C0114">
              <w:rPr>
                <w:rFonts w:eastAsia="Times New Roman" w:cs="Times New Roman"/>
                <w:color w:val="000000"/>
                <w:sz w:val="18"/>
                <w:szCs w:val="18"/>
                <w:lang w:val="en-GB" w:eastAsia="en-GB"/>
              </w:rPr>
              <w:t>Fraction of properties using irrigation on Saturdays [0-1]</w:t>
            </w:r>
          </w:p>
        </w:tc>
      </w:tr>
    </w:tbl>
    <w:p w14:paraId="49B7416D" w14:textId="77777777" w:rsidR="008C0114" w:rsidRPr="008C0114" w:rsidRDefault="008C0114" w:rsidP="0049056B">
      <w:pPr>
        <w:rPr>
          <w:rFonts w:cs="Times New Roman"/>
          <w:szCs w:val="20"/>
        </w:rPr>
      </w:pPr>
    </w:p>
    <w:p w14:paraId="1655C9F8" w14:textId="77777777" w:rsidR="009F3E8F" w:rsidRPr="002372B4" w:rsidRDefault="009F3E8F" w:rsidP="008A71CF">
      <w:pPr>
        <w:pStyle w:val="Heading3"/>
        <w:numPr>
          <w:ilvl w:val="2"/>
          <w:numId w:val="40"/>
        </w:numPr>
        <w:rPr>
          <w:b/>
        </w:rPr>
      </w:pPr>
      <w:bookmarkStart w:id="69" w:name="_LUMPS"/>
      <w:bookmarkStart w:id="70" w:name="_Ref413844784"/>
      <w:bookmarkStart w:id="71" w:name="_Toc414112040"/>
      <w:bookmarkEnd w:id="69"/>
      <w:r w:rsidRPr="002372B4">
        <w:rPr>
          <w:b/>
        </w:rPr>
        <w:t>SUEWS_Profiles.txt</w:t>
      </w:r>
      <w:bookmarkEnd w:id="65"/>
      <w:bookmarkEnd w:id="70"/>
      <w:bookmarkEnd w:id="71"/>
    </w:p>
    <w:p w14:paraId="7431DAA0" w14:textId="77777777" w:rsidR="009F3E8F" w:rsidRDefault="009F3E8F" w:rsidP="009F3E8F">
      <w:pPr>
        <w:rPr>
          <w:rStyle w:val="Hyperlink"/>
          <w:color w:val="auto"/>
          <w:u w:val="none"/>
          <w:lang w:val="en-US"/>
        </w:rPr>
      </w:pPr>
      <w:r>
        <w:rPr>
          <w:lang w:val="en-GB"/>
        </w:rPr>
        <w:t>SUEWS_Profiles.txt specifies the daily cycle of</w:t>
      </w:r>
      <w:r w:rsidRPr="001C53F7">
        <w:rPr>
          <w:lang w:val="en-GB"/>
        </w:rPr>
        <w:t xml:space="preserve"> </w:t>
      </w:r>
      <w:r>
        <w:rPr>
          <w:lang w:val="en-GB"/>
        </w:rPr>
        <w:t xml:space="preserve">variables related to human behaviour (energy use, water use and snow clearning). </w:t>
      </w:r>
      <w:r w:rsidR="00333319">
        <w:rPr>
          <w:lang w:val="en-GB"/>
        </w:rPr>
        <w:t>Different profiles can be specified for weekdays</w:t>
      </w:r>
      <w:r w:rsidR="00333319" w:rsidRPr="001C53F7">
        <w:rPr>
          <w:lang w:val="en-GB"/>
        </w:rPr>
        <w:t xml:space="preserve"> </w:t>
      </w:r>
      <w:r w:rsidR="00333319">
        <w:rPr>
          <w:lang w:val="en-GB"/>
        </w:rPr>
        <w:t xml:space="preserve">and weekends. </w:t>
      </w:r>
      <w:r w:rsidRPr="008D34DE">
        <w:rPr>
          <w:rStyle w:val="Hyperlink"/>
          <w:color w:val="auto"/>
          <w:u w:val="none"/>
          <w:lang w:val="en-US"/>
        </w:rPr>
        <w:t xml:space="preserve">The </w:t>
      </w:r>
      <w:r>
        <w:rPr>
          <w:rStyle w:val="Hyperlink"/>
          <w:color w:val="auto"/>
          <w:u w:val="none"/>
          <w:lang w:val="en-US"/>
        </w:rPr>
        <w:t>profiles are provided at hourly resolution here, then model will then interpolate the hourly energy and water use profiles to the resolution of the model timestep and normalize the values provided. Thus it does not matter whether columns 2-25 add up to, say 1, 24, or another number, because the model will handle this. Currently, the snow clearing profiles are not interpolated as these are effectively a switch (0 or 1).</w:t>
      </w:r>
    </w:p>
    <w:p w14:paraId="379D1A6C" w14:textId="77777777" w:rsidR="004D6C93" w:rsidRDefault="004D6C93" w:rsidP="009F3E8F">
      <w:pPr>
        <w:rPr>
          <w:rStyle w:val="Hyperlink"/>
          <w:color w:val="auto"/>
          <w:u w:val="none"/>
          <w:lang w:val="en-US"/>
        </w:rPr>
      </w:pPr>
    </w:p>
    <w:p w14:paraId="210B6319" w14:textId="77777777" w:rsidR="004D6C93" w:rsidRPr="008D34DE" w:rsidRDefault="004D6C93" w:rsidP="009F3E8F">
      <w:pPr>
        <w:rPr>
          <w:lang w:val="en-GB"/>
        </w:rPr>
      </w:pPr>
      <w:r>
        <w:rPr>
          <w:rStyle w:val="Hyperlink"/>
          <w:color w:val="auto"/>
          <w:u w:val="none"/>
          <w:lang w:val="en-US"/>
        </w:rPr>
        <w:t>If the anthr</w:t>
      </w:r>
      <w:r w:rsidR="009A41D9">
        <w:rPr>
          <w:rStyle w:val="Hyperlink"/>
          <w:color w:val="auto"/>
          <w:u w:val="none"/>
          <w:lang w:val="en-US"/>
        </w:rPr>
        <w:t>o</w:t>
      </w:r>
      <w:r>
        <w:rPr>
          <w:rStyle w:val="Hyperlink"/>
          <w:color w:val="auto"/>
          <w:u w:val="none"/>
          <w:lang w:val="en-US"/>
        </w:rPr>
        <w:t>pogenic heat flux and water use are specified in the met forcing file, the energy and water use profiles are not use</w:t>
      </w:r>
      <w:r w:rsidR="009A41D9">
        <w:rPr>
          <w:rStyle w:val="Hyperlink"/>
          <w:color w:val="auto"/>
          <w:u w:val="none"/>
          <w:lang w:val="en-US"/>
        </w:rPr>
        <w:t>d.</w:t>
      </w:r>
    </w:p>
    <w:p w14:paraId="4CE582F5" w14:textId="77777777" w:rsidR="009F3E8F" w:rsidRDefault="009F3E8F" w:rsidP="009F3E8F">
      <w:pPr>
        <w:rPr>
          <w:lang w:val="en-GB"/>
        </w:rPr>
      </w:pPr>
      <w:r>
        <w:rPr>
          <w:lang w:val="en-GB"/>
        </w:rPr>
        <w:t xml:space="preserve"> </w:t>
      </w:r>
    </w:p>
    <w:p w14:paraId="1BDDD8C8" w14:textId="77777777" w:rsidR="009F3E8F" w:rsidRPr="001C53F7" w:rsidRDefault="00333319" w:rsidP="009F3E8F">
      <w:pPr>
        <w:rPr>
          <w:lang w:val="en-GB"/>
        </w:rPr>
      </w:pPr>
      <w:r>
        <w:rPr>
          <w:lang w:val="en-GB"/>
        </w:rPr>
        <w:t>P</w:t>
      </w:r>
      <w:r w:rsidR="009F3E8F">
        <w:rPr>
          <w:lang w:val="en-GB"/>
        </w:rPr>
        <w:t xml:space="preserve">rofiles </w:t>
      </w:r>
      <w:r>
        <w:rPr>
          <w:lang w:val="en-GB"/>
        </w:rPr>
        <w:t>are specified</w:t>
      </w:r>
      <w:r w:rsidR="009A44FC">
        <w:rPr>
          <w:lang w:val="en-GB"/>
        </w:rPr>
        <w:t xml:space="preserve"> for the following</w:t>
      </w:r>
    </w:p>
    <w:p w14:paraId="28D23A16" w14:textId="77777777" w:rsidR="009A44FC" w:rsidRPr="0081386C" w:rsidRDefault="009A44FC" w:rsidP="00682AA3">
      <w:pPr>
        <w:pStyle w:val="ListParagraph"/>
        <w:numPr>
          <w:ilvl w:val="0"/>
          <w:numId w:val="37"/>
        </w:numPr>
        <w:rPr>
          <w:lang w:val="en-GB"/>
        </w:rPr>
      </w:pPr>
      <w:r w:rsidRPr="0081386C">
        <w:rPr>
          <w:lang w:val="en-GB"/>
        </w:rPr>
        <w:t>Anthropogenic heat flux (weekday and weekend)</w:t>
      </w:r>
    </w:p>
    <w:p w14:paraId="240B3822" w14:textId="77777777" w:rsidR="009F3E8F" w:rsidRPr="0081386C" w:rsidRDefault="009F3E8F" w:rsidP="00682AA3">
      <w:pPr>
        <w:pStyle w:val="ListParagraph"/>
        <w:numPr>
          <w:ilvl w:val="0"/>
          <w:numId w:val="37"/>
        </w:numPr>
        <w:rPr>
          <w:lang w:val="en-GB"/>
        </w:rPr>
      </w:pPr>
      <w:r w:rsidRPr="0081386C">
        <w:rPr>
          <w:lang w:val="en-GB"/>
        </w:rPr>
        <w:t>Water use (weekday and weekend</w:t>
      </w:r>
      <w:r w:rsidR="009A44FC" w:rsidRPr="0081386C">
        <w:rPr>
          <w:lang w:val="en-GB"/>
        </w:rPr>
        <w:t>; manual and automatic irrigation</w:t>
      </w:r>
      <w:r w:rsidRPr="0081386C">
        <w:rPr>
          <w:lang w:val="en-GB"/>
        </w:rPr>
        <w:t>)</w:t>
      </w:r>
    </w:p>
    <w:p w14:paraId="5D753788" w14:textId="77777777" w:rsidR="009F3E8F" w:rsidRPr="0081386C" w:rsidRDefault="009F3E8F" w:rsidP="00682AA3">
      <w:pPr>
        <w:pStyle w:val="ListParagraph"/>
        <w:numPr>
          <w:ilvl w:val="0"/>
          <w:numId w:val="37"/>
        </w:numPr>
        <w:rPr>
          <w:lang w:val="en-GB"/>
        </w:rPr>
      </w:pPr>
      <w:r w:rsidRPr="0081386C">
        <w:rPr>
          <w:lang w:val="en-GB"/>
        </w:rPr>
        <w:t>Snow removal (weekday and weekend)</w:t>
      </w:r>
    </w:p>
    <w:p w14:paraId="74E04BAC" w14:textId="77777777" w:rsidR="0081386C" w:rsidRDefault="0081386C" w:rsidP="0081386C">
      <w:pPr>
        <w:rPr>
          <w:lang w:val="en-GB"/>
        </w:rPr>
      </w:pPr>
    </w:p>
    <w:tbl>
      <w:tblPr>
        <w:tblStyle w:val="ListTable21"/>
        <w:tblW w:w="9264" w:type="dxa"/>
        <w:tblLook w:val="04A0" w:firstRow="1" w:lastRow="0" w:firstColumn="1" w:lastColumn="0" w:noHBand="0" w:noVBand="1"/>
      </w:tblPr>
      <w:tblGrid>
        <w:gridCol w:w="533"/>
        <w:gridCol w:w="520"/>
        <w:gridCol w:w="1417"/>
        <w:gridCol w:w="901"/>
        <w:gridCol w:w="5893"/>
      </w:tblGrid>
      <w:tr w:rsidR="00362CB3" w:rsidRPr="00742351" w14:paraId="25B53093" w14:textId="77777777" w:rsidTr="0081386C">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33" w:type="dxa"/>
            <w:noWrap/>
            <w:hideMark/>
          </w:tcPr>
          <w:p w14:paraId="5BC3FB92" w14:textId="77777777" w:rsidR="0081386C" w:rsidRPr="00D17E96" w:rsidRDefault="0081386C" w:rsidP="000537C6">
            <w:pPr>
              <w:tabs>
                <w:tab w:val="left" w:pos="142"/>
                <w:tab w:val="left" w:pos="377"/>
              </w:tabs>
              <w:jc w:val="center"/>
              <w:rPr>
                <w:rFonts w:eastAsia="Times New Roman" w:cs="Times New Roman"/>
                <w:sz w:val="18"/>
                <w:szCs w:val="18"/>
                <w:lang w:val="en-GB" w:eastAsia="en-GB"/>
              </w:rPr>
            </w:pPr>
            <w:r w:rsidRPr="00D17E96">
              <w:rPr>
                <w:sz w:val="18"/>
                <w:szCs w:val="18"/>
                <w:lang w:val="en-US"/>
              </w:rPr>
              <w:t>No.</w:t>
            </w:r>
          </w:p>
        </w:tc>
        <w:tc>
          <w:tcPr>
            <w:tcW w:w="520" w:type="dxa"/>
          </w:tcPr>
          <w:p w14:paraId="0896F412" w14:textId="77777777" w:rsidR="0081386C" w:rsidRPr="00D17E96" w:rsidRDefault="0081386C"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D17E96">
              <w:rPr>
                <w:sz w:val="18"/>
                <w:szCs w:val="18"/>
                <w:lang w:val="en-US"/>
              </w:rPr>
              <w:t>USE</w:t>
            </w:r>
          </w:p>
        </w:tc>
        <w:tc>
          <w:tcPr>
            <w:tcW w:w="1417" w:type="dxa"/>
            <w:noWrap/>
            <w:hideMark/>
          </w:tcPr>
          <w:p w14:paraId="221E1CD3" w14:textId="77777777" w:rsidR="0081386C" w:rsidRPr="00D17E96" w:rsidRDefault="0081386C"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sz w:val="18"/>
                <w:szCs w:val="18"/>
                <w:lang w:val="en-US"/>
              </w:rPr>
              <w:t>Column name</w:t>
            </w:r>
          </w:p>
        </w:tc>
        <w:tc>
          <w:tcPr>
            <w:tcW w:w="901" w:type="dxa"/>
          </w:tcPr>
          <w:p w14:paraId="78448CA9" w14:textId="77777777" w:rsidR="0081386C" w:rsidRPr="00D17E96" w:rsidRDefault="0081386C"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D17E96">
              <w:rPr>
                <w:sz w:val="18"/>
                <w:szCs w:val="18"/>
                <w:lang w:val="en-US"/>
              </w:rPr>
              <w:t>Example</w:t>
            </w:r>
          </w:p>
        </w:tc>
        <w:tc>
          <w:tcPr>
            <w:tcW w:w="5893" w:type="dxa"/>
            <w:noWrap/>
            <w:hideMark/>
          </w:tcPr>
          <w:p w14:paraId="78D53091" w14:textId="77777777" w:rsidR="0081386C" w:rsidRPr="00D17E96" w:rsidRDefault="0081386C" w:rsidP="000537C6">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D17E96">
              <w:rPr>
                <w:sz w:val="18"/>
                <w:szCs w:val="18"/>
                <w:lang w:val="en-US"/>
              </w:rPr>
              <w:t>Description</w:t>
            </w:r>
          </w:p>
        </w:tc>
      </w:tr>
      <w:tr w:rsidR="0081386C" w:rsidRPr="00742351" w14:paraId="4721118C" w14:textId="77777777" w:rsidTr="0081386C">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331541A8" w14:textId="77777777" w:rsidR="0081386C" w:rsidRPr="00742351" w:rsidRDefault="0081386C" w:rsidP="0081386C">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1</w:t>
            </w:r>
          </w:p>
        </w:tc>
        <w:tc>
          <w:tcPr>
            <w:tcW w:w="520" w:type="dxa"/>
            <w:vAlign w:val="center"/>
          </w:tcPr>
          <w:p w14:paraId="5184A418" w14:textId="77777777" w:rsidR="0081386C" w:rsidRPr="00C27B5E" w:rsidRDefault="0081386C" w:rsidP="008138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L</w:t>
            </w:r>
          </w:p>
        </w:tc>
        <w:tc>
          <w:tcPr>
            <w:tcW w:w="1417" w:type="dxa"/>
            <w:noWrap/>
            <w:vAlign w:val="center"/>
            <w:hideMark/>
          </w:tcPr>
          <w:p w14:paraId="6898134B" w14:textId="77777777" w:rsidR="0081386C" w:rsidRPr="00742351" w:rsidRDefault="0081386C" w:rsidP="008138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sidRPr="00742351">
              <w:rPr>
                <w:rFonts w:eastAsia="Times New Roman" w:cs="Times New Roman"/>
                <w:color w:val="000000"/>
                <w:sz w:val="18"/>
                <w:szCs w:val="18"/>
                <w:lang w:val="en-GB" w:eastAsia="en-GB"/>
              </w:rPr>
              <w:t>Code</w:t>
            </w:r>
          </w:p>
        </w:tc>
        <w:tc>
          <w:tcPr>
            <w:tcW w:w="901" w:type="dxa"/>
            <w:vAlign w:val="center"/>
          </w:tcPr>
          <w:p w14:paraId="2D2917A3" w14:textId="77777777" w:rsidR="0081386C" w:rsidRPr="00C27B5E" w:rsidRDefault="0081386C" w:rsidP="008138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p>
        </w:tc>
        <w:tc>
          <w:tcPr>
            <w:tcW w:w="5893" w:type="dxa"/>
            <w:noWrap/>
            <w:hideMark/>
          </w:tcPr>
          <w:p w14:paraId="1C7C9791" w14:textId="77777777" w:rsidR="0081386C" w:rsidRDefault="0081386C" w:rsidP="000537C6">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D17E96">
              <w:rPr>
                <w:rFonts w:eastAsia="Times New Roman" w:cs="Times New Roman"/>
                <w:sz w:val="18"/>
                <w:szCs w:val="18"/>
                <w:lang w:val="en-GB" w:eastAsia="en-GB"/>
              </w:rPr>
              <w:t>Code linking to</w:t>
            </w:r>
            <w:r>
              <w:rPr>
                <w:rFonts w:eastAsia="Times New Roman" w:cs="Times New Roman"/>
                <w:sz w:val="18"/>
                <w:szCs w:val="18"/>
                <w:lang w:val="en-GB" w:eastAsia="en-GB"/>
              </w:rPr>
              <w:t xml:space="preserve"> the following columns in </w:t>
            </w:r>
            <w:r w:rsidRPr="00D17E96">
              <w:rPr>
                <w:rFonts w:eastAsia="Times New Roman" w:cs="Times New Roman"/>
                <w:sz w:val="18"/>
                <w:szCs w:val="18"/>
                <w:lang w:val="en-GB" w:eastAsia="en-GB"/>
              </w:rPr>
              <w:t>SUEWS_</w:t>
            </w:r>
            <w:r>
              <w:rPr>
                <w:rFonts w:eastAsia="Times New Roman" w:cs="Times New Roman"/>
                <w:sz w:val="18"/>
                <w:szCs w:val="18"/>
                <w:lang w:val="en-GB" w:eastAsia="en-GB"/>
              </w:rPr>
              <w:t>SiteSelect</w:t>
            </w:r>
            <w:r w:rsidRPr="00D17E96">
              <w:rPr>
                <w:rFonts w:eastAsia="Times New Roman" w:cs="Times New Roman"/>
                <w:sz w:val="18"/>
                <w:szCs w:val="18"/>
                <w:lang w:val="en-GB" w:eastAsia="en-GB"/>
              </w:rPr>
              <w:t>.txt</w:t>
            </w:r>
            <w:r>
              <w:rPr>
                <w:rFonts w:eastAsia="Times New Roman" w:cs="Times New Roman"/>
                <w:sz w:val="18"/>
                <w:szCs w:val="18"/>
                <w:lang w:val="en-GB" w:eastAsia="en-GB"/>
              </w:rPr>
              <w:t>:</w:t>
            </w:r>
          </w:p>
          <w:p w14:paraId="72CF56DC" w14:textId="77777777" w:rsidR="0081386C" w:rsidRPr="0081386C" w:rsidRDefault="0081386C" w:rsidP="008138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81386C">
              <w:rPr>
                <w:rFonts w:eastAsia="Times New Roman" w:cs="Times New Roman"/>
                <w:sz w:val="18"/>
                <w:szCs w:val="18"/>
                <w:lang w:val="en-GB" w:eastAsia="en-GB"/>
              </w:rPr>
              <w:t>EnergyUseProfWD</w:t>
            </w:r>
            <w:r>
              <w:rPr>
                <w:rFonts w:eastAsia="Times New Roman" w:cs="Times New Roman"/>
                <w:sz w:val="18"/>
                <w:szCs w:val="18"/>
                <w:lang w:val="en-GB" w:eastAsia="en-GB"/>
              </w:rPr>
              <w:t xml:space="preserve"> : Anthropogenic heat flux, weekdays</w:t>
            </w:r>
          </w:p>
          <w:p w14:paraId="1744372D" w14:textId="77777777" w:rsidR="0081386C" w:rsidRPr="0081386C" w:rsidRDefault="0081386C" w:rsidP="008138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81386C">
              <w:rPr>
                <w:rFonts w:eastAsia="Times New Roman" w:cs="Times New Roman"/>
                <w:sz w:val="18"/>
                <w:szCs w:val="18"/>
                <w:lang w:val="en-GB" w:eastAsia="en-GB"/>
              </w:rPr>
              <w:t>EnergyUseProfWE</w:t>
            </w:r>
            <w:r>
              <w:rPr>
                <w:rFonts w:eastAsia="Times New Roman" w:cs="Times New Roman"/>
                <w:sz w:val="18"/>
                <w:szCs w:val="18"/>
                <w:lang w:val="en-GB" w:eastAsia="en-GB"/>
              </w:rPr>
              <w:t xml:space="preserve"> : Anthropogenic heat flux, weekends</w:t>
            </w:r>
          </w:p>
          <w:p w14:paraId="2F057990" w14:textId="77777777" w:rsidR="0081386C" w:rsidRPr="0081386C" w:rsidRDefault="0081386C" w:rsidP="008138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81386C">
              <w:rPr>
                <w:rFonts w:eastAsia="Times New Roman" w:cs="Times New Roman"/>
                <w:sz w:val="18"/>
                <w:szCs w:val="18"/>
                <w:lang w:val="en-GB" w:eastAsia="en-GB"/>
              </w:rPr>
              <w:t>WaterUseProfManuWD</w:t>
            </w:r>
            <w:r>
              <w:rPr>
                <w:rFonts w:eastAsia="Times New Roman" w:cs="Times New Roman"/>
                <w:sz w:val="18"/>
                <w:szCs w:val="18"/>
                <w:lang w:val="en-GB" w:eastAsia="en-GB"/>
              </w:rPr>
              <w:t xml:space="preserve"> : Manual irrigaton, weekdays </w:t>
            </w:r>
          </w:p>
          <w:p w14:paraId="00155658" w14:textId="77777777" w:rsidR="0081386C" w:rsidRPr="0081386C" w:rsidRDefault="0081386C" w:rsidP="008138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81386C">
              <w:rPr>
                <w:rFonts w:eastAsia="Times New Roman" w:cs="Times New Roman"/>
                <w:sz w:val="18"/>
                <w:szCs w:val="18"/>
                <w:lang w:val="en-GB" w:eastAsia="en-GB"/>
              </w:rPr>
              <w:t>WaterUseProfManuWE</w:t>
            </w:r>
            <w:r>
              <w:rPr>
                <w:rFonts w:eastAsia="Times New Roman" w:cs="Times New Roman"/>
                <w:sz w:val="18"/>
                <w:szCs w:val="18"/>
                <w:lang w:val="en-GB" w:eastAsia="en-GB"/>
              </w:rPr>
              <w:t xml:space="preserve"> : Manual irrigaton, weekends</w:t>
            </w:r>
          </w:p>
          <w:p w14:paraId="4D9E16F4" w14:textId="77777777" w:rsidR="0081386C" w:rsidRPr="0081386C" w:rsidRDefault="0081386C" w:rsidP="0081386C">
            <w:pPr>
              <w:tabs>
                <w:tab w:val="left" w:pos="142"/>
                <w:tab w:val="left" w:pos="377"/>
              </w:tabs>
              <w:cnfStyle w:val="000000100000" w:firstRow="0" w:lastRow="0" w:firstColumn="0" w:lastColumn="0" w:oddVBand="0" w:evenVBand="0" w:oddHBand="1" w:evenHBand="0" w:firstRowFirstColumn="0" w:firstRowLastColumn="0" w:lastRowFirstColumn="0" w:lastRowLastColumn="0"/>
              <w:rPr>
                <w:lang w:val="en-GB" w:eastAsia="en-GB"/>
              </w:rPr>
            </w:pPr>
            <w:r w:rsidRPr="0081386C">
              <w:rPr>
                <w:rFonts w:eastAsia="Times New Roman" w:cs="Times New Roman"/>
                <w:sz w:val="18"/>
                <w:szCs w:val="18"/>
                <w:lang w:val="en-GB" w:eastAsia="en-GB"/>
              </w:rPr>
              <w:t>WaterUseProfAutoWD</w:t>
            </w:r>
            <w:r>
              <w:rPr>
                <w:rFonts w:eastAsia="Times New Roman" w:cs="Times New Roman"/>
                <w:sz w:val="18"/>
                <w:szCs w:val="18"/>
                <w:lang w:val="en-GB" w:eastAsia="en-GB"/>
              </w:rPr>
              <w:t xml:space="preserve"> : Automatic irrigaton, weekdays</w:t>
            </w:r>
          </w:p>
          <w:p w14:paraId="44E37631" w14:textId="77777777" w:rsidR="0081386C" w:rsidRDefault="0081386C" w:rsidP="008138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81386C">
              <w:rPr>
                <w:rFonts w:eastAsia="Times New Roman" w:cs="Times New Roman"/>
                <w:sz w:val="18"/>
                <w:szCs w:val="18"/>
                <w:lang w:val="en-GB" w:eastAsia="en-GB"/>
              </w:rPr>
              <w:t>WaterUseProfAutoWE</w:t>
            </w:r>
            <w:r>
              <w:rPr>
                <w:rFonts w:eastAsia="Times New Roman" w:cs="Times New Roman"/>
                <w:sz w:val="18"/>
                <w:szCs w:val="18"/>
                <w:lang w:val="en-GB" w:eastAsia="en-GB"/>
              </w:rPr>
              <w:t>: Automatic irrigaton, weekends</w:t>
            </w:r>
          </w:p>
          <w:p w14:paraId="653A1E53" w14:textId="77777777" w:rsidR="0081386C" w:rsidRPr="0081386C" w:rsidRDefault="0081386C" w:rsidP="008138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81386C">
              <w:rPr>
                <w:rFonts w:eastAsia="Times New Roman" w:cs="Times New Roman"/>
                <w:sz w:val="18"/>
                <w:szCs w:val="18"/>
                <w:lang w:val="en-GB" w:eastAsia="en-GB"/>
              </w:rPr>
              <w:t>SnowClearingProfWD</w:t>
            </w:r>
            <w:r>
              <w:rPr>
                <w:rFonts w:eastAsia="Times New Roman" w:cs="Times New Roman"/>
                <w:sz w:val="18"/>
                <w:szCs w:val="18"/>
                <w:lang w:val="en-GB" w:eastAsia="en-GB"/>
              </w:rPr>
              <w:t xml:space="preserve"> : Snow clearing, weekdays</w:t>
            </w:r>
          </w:p>
          <w:p w14:paraId="01AA3EE8" w14:textId="77777777" w:rsidR="0081386C" w:rsidRPr="0081386C" w:rsidRDefault="0081386C" w:rsidP="0081386C">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81386C">
              <w:rPr>
                <w:rFonts w:eastAsia="Times New Roman" w:cs="Times New Roman"/>
                <w:sz w:val="18"/>
                <w:szCs w:val="18"/>
                <w:lang w:val="en-GB" w:eastAsia="en-GB"/>
              </w:rPr>
              <w:t>SnowClearingProfWE</w:t>
            </w:r>
            <w:r>
              <w:rPr>
                <w:rFonts w:eastAsia="Times New Roman" w:cs="Times New Roman"/>
                <w:sz w:val="18"/>
                <w:szCs w:val="18"/>
                <w:lang w:val="en-GB" w:eastAsia="en-GB"/>
              </w:rPr>
              <w:t>: Snow clearing, weekends</w:t>
            </w:r>
          </w:p>
          <w:p w14:paraId="7B3BFB35" w14:textId="3F9E396B" w:rsidR="0081386C" w:rsidRPr="00742351" w:rsidRDefault="00514E61" w:rsidP="000537C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sz w:val="18"/>
                <w:szCs w:val="18"/>
                <w:lang w:val="en-GB" w:eastAsia="en-GB"/>
              </w:rPr>
              <w:t>Value of integer is arbitrary but must match code</w:t>
            </w:r>
            <w:r w:rsidR="0081386C">
              <w:rPr>
                <w:rFonts w:eastAsia="Times New Roman" w:cs="Times New Roman"/>
                <w:sz w:val="18"/>
                <w:szCs w:val="18"/>
                <w:lang w:val="en-GB" w:eastAsia="en-GB"/>
              </w:rPr>
              <w:t>s</w:t>
            </w:r>
            <w:r w:rsidR="0081386C" w:rsidRPr="00D17E96">
              <w:rPr>
                <w:rFonts w:eastAsia="Times New Roman" w:cs="Times New Roman"/>
                <w:sz w:val="18"/>
                <w:szCs w:val="18"/>
                <w:lang w:val="en-GB" w:eastAsia="en-GB"/>
              </w:rPr>
              <w:t xml:space="preserve"> specified in SUEWS_SiteSelect.txt.</w:t>
            </w:r>
          </w:p>
        </w:tc>
      </w:tr>
      <w:tr w:rsidR="00362CB3" w:rsidRPr="00742351" w14:paraId="14C46E4C" w14:textId="77777777" w:rsidTr="0081386C">
        <w:trPr>
          <w:cantSplit/>
          <w:trHeight w:val="300"/>
        </w:trPr>
        <w:tc>
          <w:tcPr>
            <w:cnfStyle w:val="001000000000" w:firstRow="0" w:lastRow="0" w:firstColumn="1" w:lastColumn="0" w:oddVBand="0" w:evenVBand="0" w:oddHBand="0" w:evenHBand="0" w:firstRowFirstColumn="0" w:firstRowLastColumn="0" w:lastRowFirstColumn="0" w:lastRowLastColumn="0"/>
            <w:tcW w:w="533" w:type="dxa"/>
            <w:noWrap/>
            <w:vAlign w:val="center"/>
            <w:hideMark/>
          </w:tcPr>
          <w:p w14:paraId="5AAAFF73" w14:textId="77777777" w:rsidR="0081386C" w:rsidRPr="00742351" w:rsidRDefault="0081386C" w:rsidP="0081386C">
            <w:pPr>
              <w:jc w:val="center"/>
              <w:rPr>
                <w:rFonts w:eastAsia="Times New Roman" w:cs="Times New Roman"/>
                <w:b w:val="0"/>
                <w:color w:val="000000"/>
                <w:sz w:val="18"/>
                <w:szCs w:val="18"/>
                <w:lang w:val="en-GB" w:eastAsia="en-GB"/>
              </w:rPr>
            </w:pPr>
            <w:r w:rsidRPr="00742351">
              <w:rPr>
                <w:rFonts w:eastAsia="Times New Roman" w:cs="Times New Roman"/>
                <w:b w:val="0"/>
                <w:color w:val="000000"/>
                <w:sz w:val="18"/>
                <w:szCs w:val="18"/>
                <w:lang w:val="en-GB" w:eastAsia="en-GB"/>
              </w:rPr>
              <w:t>2</w:t>
            </w:r>
            <w:r w:rsidR="00362CB3">
              <w:rPr>
                <w:rFonts w:eastAsia="Times New Roman" w:cs="Times New Roman"/>
                <w:b w:val="0"/>
                <w:color w:val="000000"/>
                <w:sz w:val="18"/>
                <w:szCs w:val="18"/>
                <w:lang w:val="en-GB" w:eastAsia="en-GB"/>
              </w:rPr>
              <w:t>-25</w:t>
            </w:r>
          </w:p>
        </w:tc>
        <w:tc>
          <w:tcPr>
            <w:tcW w:w="520" w:type="dxa"/>
            <w:vAlign w:val="center"/>
          </w:tcPr>
          <w:p w14:paraId="6D16C594" w14:textId="77777777" w:rsidR="0081386C" w:rsidRPr="00C27B5E" w:rsidRDefault="0081386C" w:rsidP="00362CB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M</w:t>
            </w:r>
            <w:r w:rsidR="00362CB3">
              <w:rPr>
                <w:rFonts w:eastAsia="Times New Roman" w:cs="Times New Roman"/>
                <w:color w:val="000000"/>
                <w:sz w:val="18"/>
                <w:szCs w:val="18"/>
                <w:lang w:val="en-GB" w:eastAsia="en-GB"/>
              </w:rPr>
              <w:t>U</w:t>
            </w:r>
          </w:p>
        </w:tc>
        <w:tc>
          <w:tcPr>
            <w:tcW w:w="1417" w:type="dxa"/>
            <w:noWrap/>
            <w:vAlign w:val="center"/>
            <w:hideMark/>
          </w:tcPr>
          <w:p w14:paraId="1DA6A0B3" w14:textId="77777777" w:rsidR="0081386C" w:rsidRPr="00742351" w:rsidRDefault="00362CB3" w:rsidP="008138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rFonts w:eastAsia="Times New Roman" w:cs="Times New Roman"/>
                <w:color w:val="000000"/>
                <w:sz w:val="18"/>
                <w:szCs w:val="18"/>
                <w:lang w:val="en-GB" w:eastAsia="en-GB"/>
              </w:rPr>
              <w:t>0-23</w:t>
            </w:r>
          </w:p>
        </w:tc>
        <w:tc>
          <w:tcPr>
            <w:tcW w:w="901" w:type="dxa"/>
            <w:vAlign w:val="center"/>
          </w:tcPr>
          <w:p w14:paraId="1C6FB617" w14:textId="77777777" w:rsidR="0081386C" w:rsidRPr="00A555D7" w:rsidRDefault="0081386C" w:rsidP="0081386C">
            <w:pPr>
              <w:jc w:val="center"/>
              <w:cnfStyle w:val="000000000000" w:firstRow="0" w:lastRow="0" w:firstColumn="0" w:lastColumn="0" w:oddVBand="0" w:evenVBand="0" w:oddHBand="0" w:evenHBand="0" w:firstRowFirstColumn="0" w:firstRowLastColumn="0" w:lastRowFirstColumn="0" w:lastRowLastColumn="0"/>
              <w:rPr>
                <w:szCs w:val="20"/>
                <w:lang w:val="en-US"/>
              </w:rPr>
            </w:pPr>
          </w:p>
        </w:tc>
        <w:tc>
          <w:tcPr>
            <w:tcW w:w="5893" w:type="dxa"/>
            <w:noWrap/>
            <w:hideMark/>
          </w:tcPr>
          <w:p w14:paraId="04A959A4" w14:textId="77777777" w:rsidR="001341C3" w:rsidRPr="001341C3" w:rsidRDefault="00362CB3" w:rsidP="00362CB3">
            <w:pPr>
              <w:cnfStyle w:val="000000000000" w:firstRow="0" w:lastRow="0" w:firstColumn="0" w:lastColumn="0" w:oddVBand="0" w:evenVBand="0" w:oddHBand="0" w:evenHBand="0" w:firstRowFirstColumn="0" w:firstRowLastColumn="0" w:lastRowFirstColumn="0" w:lastRowLastColumn="0"/>
              <w:rPr>
                <w:lang w:val="en-US"/>
              </w:rPr>
            </w:pPr>
            <w:r>
              <w:rPr>
                <w:lang w:val="en-US"/>
              </w:rPr>
              <w:t>Multiplier for each hour of the day [-]</w:t>
            </w:r>
            <w:r w:rsidR="001341C3">
              <w:rPr>
                <w:lang w:val="en-US"/>
              </w:rPr>
              <w:t xml:space="preserve"> for </w:t>
            </w:r>
            <w:r w:rsidR="001341C3">
              <w:rPr>
                <w:lang w:val="en-GB"/>
              </w:rPr>
              <w:t xml:space="preserve">energy and water use. </w:t>
            </w:r>
          </w:p>
          <w:p w14:paraId="6FE08E6A" w14:textId="77777777" w:rsidR="00362CB3" w:rsidRPr="00742351" w:rsidRDefault="00362CB3" w:rsidP="00362CB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n-GB" w:eastAsia="en-GB"/>
              </w:rPr>
            </w:pPr>
            <w:r>
              <w:rPr>
                <w:lang w:val="en-GB"/>
              </w:rPr>
              <w:t>For SnowClearing, set those hours to 1 when snow removal from paved and roof surface is allowed (0 otherwise) if the snow removal limits set in the SUEWS_NonVeg.txt (</w:t>
            </w:r>
            <w:r w:rsidRPr="000B0198">
              <w:rPr>
                <w:lang w:val="en-GB"/>
              </w:rPr>
              <w:t>SnowLimRemove</w:t>
            </w:r>
            <w:r>
              <w:rPr>
                <w:lang w:val="en-GB"/>
              </w:rPr>
              <w:t xml:space="preserve"> column) are exceeded.</w:t>
            </w:r>
          </w:p>
        </w:tc>
      </w:tr>
    </w:tbl>
    <w:p w14:paraId="4EC821C4" w14:textId="77777777" w:rsidR="007A0219" w:rsidRPr="00236D56" w:rsidRDefault="007A0219" w:rsidP="007A0219">
      <w:pPr>
        <w:ind w:left="851"/>
        <w:rPr>
          <w:szCs w:val="20"/>
          <w:lang w:val="en-GB"/>
        </w:rPr>
      </w:pPr>
    </w:p>
    <w:p w14:paraId="6EC432F8" w14:textId="77777777" w:rsidR="007A0219" w:rsidRPr="002372B4" w:rsidRDefault="007A0219" w:rsidP="008A71CF">
      <w:pPr>
        <w:pStyle w:val="Heading3"/>
        <w:numPr>
          <w:ilvl w:val="2"/>
          <w:numId w:val="40"/>
        </w:numPr>
        <w:rPr>
          <w:b/>
        </w:rPr>
      </w:pPr>
      <w:bookmarkStart w:id="72" w:name="_4.4_InitialConditionsSSss_YYYY.nml"/>
      <w:bookmarkStart w:id="73" w:name="_SUEWS_AnthropogenicHeatFlux.txt"/>
      <w:bookmarkStart w:id="74" w:name="_SUEWS_WaterDist.txt"/>
      <w:bookmarkStart w:id="75" w:name="_Toc414112041"/>
      <w:bookmarkEnd w:id="72"/>
      <w:bookmarkEnd w:id="73"/>
      <w:bookmarkEnd w:id="74"/>
      <w:r w:rsidRPr="002372B4">
        <w:rPr>
          <w:b/>
        </w:rPr>
        <w:t>SUEWS_WithinGridWaterDist.txt</w:t>
      </w:r>
      <w:bookmarkEnd w:id="75"/>
    </w:p>
    <w:p w14:paraId="77E43AF8" w14:textId="77777777" w:rsidR="000C73B7" w:rsidRDefault="0055490D" w:rsidP="007A0219">
      <w:pPr>
        <w:rPr>
          <w:rFonts w:cs="Times New Roman"/>
          <w:szCs w:val="20"/>
          <w:lang w:val="en-GB"/>
        </w:rPr>
      </w:pPr>
      <w:r w:rsidRPr="008F2CC5">
        <w:rPr>
          <w:b/>
          <w:szCs w:val="20"/>
        </w:rPr>
        <w:t>SUEWS_WithinGridWaterDist.txt</w:t>
      </w:r>
      <w:r w:rsidRPr="008F2CC5">
        <w:rPr>
          <w:rFonts w:cs="Times New Roman"/>
          <w:szCs w:val="20"/>
          <w:lang w:val="en-GB"/>
        </w:rPr>
        <w:t xml:space="preserve"> specifies the movement of water between surfaces </w:t>
      </w:r>
      <w:r w:rsidR="007A0219" w:rsidRPr="008F2CC5">
        <w:rPr>
          <w:rFonts w:cs="Times New Roman"/>
          <w:szCs w:val="20"/>
          <w:u w:val="single"/>
          <w:lang w:val="en-GB"/>
        </w:rPr>
        <w:t>within</w:t>
      </w:r>
      <w:r w:rsidR="007A0219" w:rsidRPr="008F2CC5">
        <w:rPr>
          <w:rFonts w:cs="Times New Roman"/>
          <w:szCs w:val="20"/>
          <w:lang w:val="en-GB"/>
        </w:rPr>
        <w:t xml:space="preserve"> a grid/area. </w:t>
      </w:r>
      <w:r w:rsidRPr="008F2CC5">
        <w:rPr>
          <w:rFonts w:cs="Times New Roman"/>
          <w:szCs w:val="20"/>
          <w:lang w:val="en-GB"/>
        </w:rPr>
        <w:t xml:space="preserve">It allows </w:t>
      </w:r>
      <w:r w:rsidR="007A0219" w:rsidRPr="008F2CC5">
        <w:rPr>
          <w:rFonts w:cs="Times New Roman"/>
          <w:szCs w:val="20"/>
          <w:lang w:val="en-GB"/>
        </w:rPr>
        <w:t xml:space="preserve">impervious connectivity </w:t>
      </w:r>
      <w:r w:rsidRPr="008F2CC5">
        <w:rPr>
          <w:rFonts w:cs="Times New Roman"/>
          <w:szCs w:val="20"/>
          <w:lang w:val="en-GB"/>
        </w:rPr>
        <w:t xml:space="preserve">to </w:t>
      </w:r>
      <w:r w:rsidR="007A0219" w:rsidRPr="008F2CC5">
        <w:rPr>
          <w:rFonts w:cs="Times New Roman"/>
          <w:szCs w:val="20"/>
          <w:lang w:val="en-GB"/>
        </w:rPr>
        <w:t>be taken into account.</w:t>
      </w:r>
    </w:p>
    <w:p w14:paraId="09B72512" w14:textId="77777777" w:rsidR="00A16CE7" w:rsidRPr="008F2CC5" w:rsidRDefault="00A16CE7" w:rsidP="007A0219">
      <w:pPr>
        <w:rPr>
          <w:rFonts w:cs="Times New Roman"/>
          <w:szCs w:val="20"/>
          <w:lang w:val="en-GB"/>
        </w:rPr>
      </w:pPr>
    </w:p>
    <w:p w14:paraId="5215E972" w14:textId="77777777" w:rsidR="008F2CC5" w:rsidRDefault="000C73B7" w:rsidP="000C73B7">
      <w:pPr>
        <w:rPr>
          <w:rFonts w:cs="Times New Roman"/>
          <w:szCs w:val="20"/>
          <w:lang w:val="en-GB"/>
        </w:rPr>
      </w:pPr>
      <w:r w:rsidRPr="008F2CC5">
        <w:rPr>
          <w:rFonts w:cs="Times New Roman"/>
          <w:szCs w:val="20"/>
          <w:lang w:val="en-GB"/>
        </w:rPr>
        <w:lastRenderedPageBreak/>
        <w:t>Each row corresponds to a surface type (linked by the Code in column 1 to the SiteSelect.txt columns:</w:t>
      </w:r>
      <w:r w:rsidR="00A16CE7">
        <w:rPr>
          <w:rFonts w:cs="Times New Roman"/>
          <w:szCs w:val="20"/>
          <w:lang w:val="en-GB"/>
        </w:rPr>
        <w:t xml:space="preserve"> </w:t>
      </w:r>
      <w:r w:rsidRPr="008F2CC5">
        <w:rPr>
          <w:rFonts w:cs="Times New Roman"/>
          <w:szCs w:val="20"/>
          <w:lang w:val="en-GB"/>
        </w:rPr>
        <w:t>WithinGridPavedCode, WithinGridBuiltCode</w:t>
      </w:r>
      <w:proofErr w:type="gramStart"/>
      <w:r w:rsidRPr="008F2CC5">
        <w:rPr>
          <w:rFonts w:cs="Times New Roman"/>
          <w:szCs w:val="20"/>
          <w:lang w:val="en-GB"/>
        </w:rPr>
        <w:t>,</w:t>
      </w:r>
      <w:r w:rsidR="00A16CE7">
        <w:rPr>
          <w:rFonts w:cs="Times New Roman"/>
          <w:szCs w:val="20"/>
          <w:lang w:val="en-GB"/>
        </w:rPr>
        <w:t xml:space="preserve"> …</w:t>
      </w:r>
      <w:r w:rsidR="005B3486">
        <w:rPr>
          <w:rFonts w:cs="Times New Roman"/>
          <w:szCs w:val="20"/>
          <w:lang w:val="en-GB"/>
        </w:rPr>
        <w:t>,</w:t>
      </w:r>
      <w:proofErr w:type="gramEnd"/>
      <w:r w:rsidR="00A16CE7">
        <w:rPr>
          <w:rFonts w:cs="Times New Roman"/>
          <w:szCs w:val="20"/>
          <w:lang w:val="en-GB"/>
        </w:rPr>
        <w:t xml:space="preserve"> </w:t>
      </w:r>
      <w:r w:rsidRPr="008F2CC5">
        <w:rPr>
          <w:rFonts w:cs="Times New Roman"/>
          <w:szCs w:val="20"/>
          <w:lang w:val="en-GB"/>
        </w:rPr>
        <w:t>WithinGridBSoilCode, WithinGridWaterCode)</w:t>
      </w:r>
      <w:r w:rsidR="008F2CC5" w:rsidRPr="008F2CC5">
        <w:rPr>
          <w:rFonts w:cs="Times New Roman"/>
          <w:szCs w:val="20"/>
          <w:lang w:val="en-GB"/>
        </w:rPr>
        <w:t xml:space="preserve">. </w:t>
      </w:r>
      <w:r w:rsidR="008F2CC5">
        <w:rPr>
          <w:rFonts w:cs="Times New Roman"/>
          <w:szCs w:val="20"/>
          <w:lang w:val="en-GB"/>
        </w:rPr>
        <w:t>Each column then contains the fraction of water flowing from the surface type to each of the other surface types or to runoff or the sub-surface soil store.</w:t>
      </w:r>
    </w:p>
    <w:p w14:paraId="2DA9A650" w14:textId="77777777" w:rsidR="000C73B7" w:rsidRDefault="008F2CC5" w:rsidP="000C73B7">
      <w:pPr>
        <w:rPr>
          <w:rFonts w:cs="Times New Roman"/>
          <w:szCs w:val="20"/>
          <w:lang w:val="en-GB"/>
        </w:rPr>
      </w:pPr>
      <w:r w:rsidRPr="008F2CC5">
        <w:rPr>
          <w:rFonts w:cs="Times New Roman"/>
          <w:szCs w:val="20"/>
          <w:lang w:val="en-GB"/>
        </w:rPr>
        <w:t xml:space="preserve"> </w:t>
      </w:r>
    </w:p>
    <w:p w14:paraId="605E141E" w14:textId="77777777" w:rsidR="00153A19" w:rsidRPr="00CD250B" w:rsidRDefault="00153A19" w:rsidP="000C73B7">
      <w:pPr>
        <w:rPr>
          <w:rFonts w:cs="Times New Roman"/>
          <w:szCs w:val="20"/>
          <w:lang w:val="en-GB"/>
        </w:rPr>
      </w:pPr>
      <w:r>
        <w:rPr>
          <w:rFonts w:cs="Times New Roman"/>
          <w:szCs w:val="20"/>
          <w:lang w:val="en-GB"/>
        </w:rPr>
        <w:t>Note:</w:t>
      </w:r>
    </w:p>
    <w:p w14:paraId="1436A090" w14:textId="77777777" w:rsidR="007A0219" w:rsidRPr="00153A19" w:rsidRDefault="007A0219" w:rsidP="00682AA3">
      <w:pPr>
        <w:pStyle w:val="ListParagraph"/>
        <w:numPr>
          <w:ilvl w:val="0"/>
          <w:numId w:val="37"/>
        </w:numPr>
        <w:rPr>
          <w:rFonts w:cs="Times New Roman"/>
          <w:szCs w:val="20"/>
          <w:lang w:val="en-GB"/>
        </w:rPr>
      </w:pPr>
      <w:r w:rsidRPr="00153A19">
        <w:rPr>
          <w:rFonts w:cs="Times New Roman"/>
          <w:szCs w:val="20"/>
          <w:lang w:val="en-GB"/>
        </w:rPr>
        <w:t xml:space="preserve">The sum of </w:t>
      </w:r>
      <w:r w:rsidR="008F2CC5" w:rsidRPr="00153A19">
        <w:rPr>
          <w:rFonts w:cs="Times New Roman"/>
          <w:szCs w:val="20"/>
          <w:lang w:val="en-GB"/>
        </w:rPr>
        <w:t>each</w:t>
      </w:r>
      <w:r w:rsidRPr="00153A19">
        <w:rPr>
          <w:rFonts w:cs="Times New Roman"/>
          <w:szCs w:val="20"/>
          <w:lang w:val="en-GB"/>
        </w:rPr>
        <w:t xml:space="preserve"> row </w:t>
      </w:r>
      <w:r w:rsidR="008F2CC5" w:rsidRPr="00153A19">
        <w:rPr>
          <w:rFonts w:cs="Times New Roman"/>
          <w:szCs w:val="20"/>
          <w:lang w:val="en-GB"/>
        </w:rPr>
        <w:t xml:space="preserve">(excluding the Code) </w:t>
      </w:r>
      <w:r w:rsidRPr="00153A19">
        <w:rPr>
          <w:rFonts w:cs="Times New Roman"/>
          <w:szCs w:val="20"/>
          <w:lang w:val="en-GB"/>
        </w:rPr>
        <w:t>must equal 1</w:t>
      </w:r>
      <w:r w:rsidR="008F2CC5" w:rsidRPr="00153A19">
        <w:rPr>
          <w:rFonts w:cs="Times New Roman"/>
          <w:szCs w:val="20"/>
          <w:lang w:val="en-GB"/>
        </w:rPr>
        <w:t>.</w:t>
      </w:r>
    </w:p>
    <w:p w14:paraId="0EBA69BD" w14:textId="77777777" w:rsidR="008F2CC5" w:rsidRPr="00153A19" w:rsidRDefault="008F2CC5" w:rsidP="00682AA3">
      <w:pPr>
        <w:pStyle w:val="ListParagraph"/>
        <w:numPr>
          <w:ilvl w:val="0"/>
          <w:numId w:val="37"/>
        </w:numPr>
        <w:rPr>
          <w:rFonts w:cs="Times New Roman"/>
          <w:szCs w:val="20"/>
          <w:lang w:val="en-GB"/>
        </w:rPr>
      </w:pPr>
      <w:r w:rsidRPr="00153A19">
        <w:rPr>
          <w:rFonts w:cs="Times New Roman"/>
          <w:szCs w:val="20"/>
          <w:lang w:val="en-GB"/>
        </w:rPr>
        <w:t xml:space="preserve">Water cannot flow from one surface to that same surface, so the diagonal elements should be zero. </w:t>
      </w:r>
    </w:p>
    <w:p w14:paraId="20773EB2" w14:textId="77777777" w:rsidR="008F2CC5" w:rsidRPr="00153A19" w:rsidRDefault="00A16CE7" w:rsidP="00682AA3">
      <w:pPr>
        <w:pStyle w:val="ListParagraph"/>
        <w:numPr>
          <w:ilvl w:val="0"/>
          <w:numId w:val="37"/>
        </w:numPr>
        <w:rPr>
          <w:rFonts w:cs="Times New Roman"/>
          <w:szCs w:val="20"/>
          <w:lang w:val="en-GB"/>
        </w:rPr>
      </w:pPr>
      <w:r w:rsidRPr="00153A19">
        <w:rPr>
          <w:rFonts w:cs="Times New Roman"/>
          <w:szCs w:val="20"/>
          <w:lang w:val="en-GB"/>
        </w:rPr>
        <w:t>**</w:t>
      </w:r>
      <w:r w:rsidR="008F2CC5" w:rsidRPr="00153A19">
        <w:rPr>
          <w:rFonts w:cs="Times New Roman"/>
          <w:szCs w:val="20"/>
          <w:lang w:val="en-GB"/>
        </w:rPr>
        <w:t>The row corresponding to the water surface should be zero, as there is currently no flow permitted from the water surface to other surfaces by the model.</w:t>
      </w:r>
    </w:p>
    <w:p w14:paraId="19ACEDA3" w14:textId="77777777" w:rsidR="00A16CE7" w:rsidRPr="00153A19" w:rsidRDefault="00A16CE7" w:rsidP="00682AA3">
      <w:pPr>
        <w:pStyle w:val="ListParagraph"/>
        <w:numPr>
          <w:ilvl w:val="0"/>
          <w:numId w:val="37"/>
        </w:numPr>
        <w:rPr>
          <w:rFonts w:cs="Times New Roman"/>
          <w:szCs w:val="20"/>
          <w:lang w:val="en-GB"/>
        </w:rPr>
      </w:pPr>
      <w:r w:rsidRPr="00153A19">
        <w:rPr>
          <w:rFonts w:cs="Times New Roman"/>
          <w:szCs w:val="20"/>
          <w:lang w:val="en-GB"/>
        </w:rPr>
        <w:t>**Currently</w:t>
      </w:r>
      <w:r w:rsidR="00153A19">
        <w:rPr>
          <w:rFonts w:cs="Times New Roman"/>
          <w:szCs w:val="20"/>
          <w:lang w:val="en-GB"/>
        </w:rPr>
        <w:t xml:space="preserve"> water cannot go to runoff and soil store (i.e. it must go to one or the other – runoff for impervious surfaces; soilstore for pervious surfaces)</w:t>
      </w:r>
      <w:r w:rsidR="00304304">
        <w:rPr>
          <w:rFonts w:cs="Times New Roman"/>
          <w:szCs w:val="20"/>
          <w:lang w:val="en-GB"/>
        </w:rPr>
        <w:t>.</w:t>
      </w:r>
    </w:p>
    <w:p w14:paraId="1A2537D2" w14:textId="77777777" w:rsidR="008F2CC5" w:rsidRDefault="008F2CC5" w:rsidP="008F2CC5">
      <w:pPr>
        <w:rPr>
          <w:rFonts w:cs="Times New Roman"/>
          <w:szCs w:val="20"/>
          <w:lang w:val="en-GB"/>
        </w:rPr>
      </w:pPr>
    </w:p>
    <w:p w14:paraId="20DB3035" w14:textId="77777777" w:rsidR="00427084" w:rsidRDefault="00427084" w:rsidP="008F2CC5">
      <w:pPr>
        <w:rPr>
          <w:rFonts w:cs="Times New Roman"/>
          <w:szCs w:val="20"/>
          <w:lang w:val="en-GB"/>
        </w:rPr>
      </w:pPr>
      <w:r>
        <w:rPr>
          <w:rFonts w:cs="Times New Roman"/>
          <w:szCs w:val="20"/>
          <w:lang w:val="en-GB"/>
        </w:rPr>
        <w:t>In the table below, for example,</w:t>
      </w:r>
    </w:p>
    <w:p w14:paraId="13D52E95" w14:textId="77777777" w:rsidR="00427084" w:rsidRDefault="00427084" w:rsidP="00682AA3">
      <w:pPr>
        <w:pStyle w:val="ListParagraph"/>
        <w:numPr>
          <w:ilvl w:val="0"/>
          <w:numId w:val="37"/>
        </w:numPr>
        <w:rPr>
          <w:rFonts w:cs="Times New Roman"/>
          <w:szCs w:val="20"/>
          <w:lang w:val="en-GB"/>
        </w:rPr>
      </w:pPr>
      <w:r w:rsidRPr="00427084">
        <w:rPr>
          <w:rFonts w:cs="Times New Roman"/>
          <w:szCs w:val="20"/>
          <w:lang w:val="en-GB"/>
        </w:rPr>
        <w:t xml:space="preserve">all flow from paved surfaces goes to runoff; </w:t>
      </w:r>
    </w:p>
    <w:p w14:paraId="7468CEFC" w14:textId="77777777" w:rsidR="00A16CE7" w:rsidRDefault="00427084" w:rsidP="00682AA3">
      <w:pPr>
        <w:pStyle w:val="ListParagraph"/>
        <w:numPr>
          <w:ilvl w:val="0"/>
          <w:numId w:val="37"/>
        </w:numPr>
        <w:rPr>
          <w:rFonts w:cs="Times New Roman"/>
          <w:szCs w:val="20"/>
          <w:lang w:val="en-GB"/>
        </w:rPr>
      </w:pPr>
      <w:r w:rsidRPr="00427084">
        <w:rPr>
          <w:rFonts w:cs="Times New Roman"/>
          <w:szCs w:val="20"/>
          <w:lang w:val="en-GB"/>
        </w:rPr>
        <w:t>90% of flow</w:t>
      </w:r>
      <w:r>
        <w:rPr>
          <w:rFonts w:cs="Times New Roman"/>
          <w:szCs w:val="20"/>
          <w:lang w:val="en-GB"/>
        </w:rPr>
        <w:t xml:space="preserve"> from buildings goes to runoff, with small amounts going to other surfaces (mostly paved surfaces as buildings are often surrounded by paved areas)</w:t>
      </w:r>
    </w:p>
    <w:p w14:paraId="73D996F9" w14:textId="77777777" w:rsidR="00427084" w:rsidRDefault="00427084" w:rsidP="00682AA3">
      <w:pPr>
        <w:pStyle w:val="ListParagraph"/>
        <w:numPr>
          <w:ilvl w:val="0"/>
          <w:numId w:val="37"/>
        </w:numPr>
        <w:rPr>
          <w:rFonts w:cs="Times New Roman"/>
          <w:szCs w:val="20"/>
          <w:lang w:val="en-GB"/>
        </w:rPr>
      </w:pPr>
      <w:r>
        <w:rPr>
          <w:rFonts w:cs="Times New Roman"/>
          <w:szCs w:val="20"/>
          <w:lang w:val="en-GB"/>
        </w:rPr>
        <w:t>all flow from vegetated areas goes into the sub-surface soil store</w:t>
      </w:r>
    </w:p>
    <w:p w14:paraId="7D81D15A" w14:textId="77777777" w:rsidR="00427084" w:rsidRPr="00427084" w:rsidRDefault="00427084" w:rsidP="00682AA3">
      <w:pPr>
        <w:pStyle w:val="ListParagraph"/>
        <w:numPr>
          <w:ilvl w:val="0"/>
          <w:numId w:val="37"/>
        </w:numPr>
        <w:rPr>
          <w:rFonts w:cs="Times New Roman"/>
          <w:szCs w:val="20"/>
          <w:lang w:val="en-GB"/>
        </w:rPr>
      </w:pPr>
      <w:r>
        <w:rPr>
          <w:rFonts w:cs="Times New Roman"/>
          <w:szCs w:val="20"/>
          <w:lang w:val="en-GB"/>
        </w:rPr>
        <w:t>the row corresponding to water contains ze</w:t>
      </w:r>
      <w:r w:rsidR="00FD33AE">
        <w:rPr>
          <w:rFonts w:cs="Times New Roman"/>
          <w:szCs w:val="20"/>
          <w:lang w:val="en-GB"/>
        </w:rPr>
        <w:t>ros (**as it is currently not used**)</w:t>
      </w:r>
    </w:p>
    <w:p w14:paraId="7849767C" w14:textId="77777777" w:rsidR="00A16CE7" w:rsidRDefault="00A16CE7" w:rsidP="008F2CC5">
      <w:pPr>
        <w:rPr>
          <w:rFonts w:cs="Times New Roman"/>
          <w:szCs w:val="20"/>
          <w:lang w:val="en-GB"/>
        </w:rPr>
      </w:pPr>
    </w:p>
    <w:tbl>
      <w:tblPr>
        <w:tblStyle w:val="TableGrid"/>
        <w:tblW w:w="9019" w:type="dxa"/>
        <w:tblLayout w:type="fixed"/>
        <w:tblCellMar>
          <w:left w:w="28" w:type="dxa"/>
          <w:right w:w="28" w:type="dxa"/>
        </w:tblCellMar>
        <w:tblLook w:val="04A0" w:firstRow="1" w:lastRow="0" w:firstColumn="1" w:lastColumn="0" w:noHBand="0" w:noVBand="1"/>
      </w:tblPr>
      <w:tblGrid>
        <w:gridCol w:w="595"/>
        <w:gridCol w:w="794"/>
        <w:gridCol w:w="794"/>
        <w:gridCol w:w="794"/>
        <w:gridCol w:w="794"/>
        <w:gridCol w:w="794"/>
        <w:gridCol w:w="794"/>
        <w:gridCol w:w="794"/>
        <w:gridCol w:w="737"/>
        <w:gridCol w:w="907"/>
        <w:gridCol w:w="315"/>
        <w:gridCol w:w="907"/>
      </w:tblGrid>
      <w:tr w:rsidR="007623C6" w:rsidRPr="00A16CE7" w14:paraId="6B8E2D93" w14:textId="77777777" w:rsidTr="007623C6">
        <w:trPr>
          <w:trHeight w:val="300"/>
        </w:trPr>
        <w:tc>
          <w:tcPr>
            <w:tcW w:w="595" w:type="dxa"/>
            <w:noWrap/>
            <w:vAlign w:val="center"/>
            <w:hideMark/>
          </w:tcPr>
          <w:p w14:paraId="35535893"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1</w:t>
            </w:r>
          </w:p>
        </w:tc>
        <w:tc>
          <w:tcPr>
            <w:tcW w:w="794" w:type="dxa"/>
            <w:noWrap/>
            <w:vAlign w:val="center"/>
            <w:hideMark/>
          </w:tcPr>
          <w:p w14:paraId="5979DE09"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2</w:t>
            </w:r>
          </w:p>
        </w:tc>
        <w:tc>
          <w:tcPr>
            <w:tcW w:w="794" w:type="dxa"/>
            <w:noWrap/>
            <w:vAlign w:val="center"/>
            <w:hideMark/>
          </w:tcPr>
          <w:p w14:paraId="3347E8EB"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3</w:t>
            </w:r>
          </w:p>
        </w:tc>
        <w:tc>
          <w:tcPr>
            <w:tcW w:w="794" w:type="dxa"/>
            <w:noWrap/>
            <w:vAlign w:val="center"/>
            <w:hideMark/>
          </w:tcPr>
          <w:p w14:paraId="68BF5D8E"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4</w:t>
            </w:r>
          </w:p>
        </w:tc>
        <w:tc>
          <w:tcPr>
            <w:tcW w:w="794" w:type="dxa"/>
            <w:noWrap/>
            <w:vAlign w:val="center"/>
            <w:hideMark/>
          </w:tcPr>
          <w:p w14:paraId="1074F6CB"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5</w:t>
            </w:r>
          </w:p>
        </w:tc>
        <w:tc>
          <w:tcPr>
            <w:tcW w:w="794" w:type="dxa"/>
            <w:noWrap/>
            <w:vAlign w:val="center"/>
            <w:hideMark/>
          </w:tcPr>
          <w:p w14:paraId="722C73EE"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6</w:t>
            </w:r>
          </w:p>
        </w:tc>
        <w:tc>
          <w:tcPr>
            <w:tcW w:w="794" w:type="dxa"/>
            <w:noWrap/>
            <w:vAlign w:val="center"/>
            <w:hideMark/>
          </w:tcPr>
          <w:p w14:paraId="2E68556B"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7</w:t>
            </w:r>
          </w:p>
        </w:tc>
        <w:tc>
          <w:tcPr>
            <w:tcW w:w="794" w:type="dxa"/>
            <w:noWrap/>
            <w:vAlign w:val="center"/>
            <w:hideMark/>
          </w:tcPr>
          <w:p w14:paraId="73A1A955"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8</w:t>
            </w:r>
          </w:p>
        </w:tc>
        <w:tc>
          <w:tcPr>
            <w:tcW w:w="737" w:type="dxa"/>
            <w:noWrap/>
            <w:vAlign w:val="center"/>
            <w:hideMark/>
          </w:tcPr>
          <w:p w14:paraId="1BEA1C50"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9</w:t>
            </w:r>
          </w:p>
        </w:tc>
        <w:tc>
          <w:tcPr>
            <w:tcW w:w="907" w:type="dxa"/>
            <w:noWrap/>
            <w:vAlign w:val="center"/>
            <w:hideMark/>
          </w:tcPr>
          <w:p w14:paraId="7F4CFB68"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10</w:t>
            </w:r>
          </w:p>
        </w:tc>
        <w:tc>
          <w:tcPr>
            <w:tcW w:w="315" w:type="dxa"/>
            <w:noWrap/>
            <w:vAlign w:val="center"/>
            <w:hideMark/>
          </w:tcPr>
          <w:p w14:paraId="4755B686" w14:textId="77777777" w:rsidR="00A16CE7" w:rsidRPr="00A16CE7" w:rsidRDefault="00A16CE7" w:rsidP="00A16CE7">
            <w:pPr>
              <w:jc w:val="center"/>
              <w:rPr>
                <w:rFonts w:eastAsia="Times New Roman" w:cs="Times New Roman"/>
                <w:b/>
                <w:color w:val="000000"/>
                <w:sz w:val="18"/>
                <w:szCs w:val="18"/>
                <w:lang w:eastAsia="en-GB"/>
              </w:rPr>
            </w:pPr>
          </w:p>
        </w:tc>
        <w:tc>
          <w:tcPr>
            <w:tcW w:w="907" w:type="dxa"/>
            <w:noWrap/>
            <w:vAlign w:val="center"/>
            <w:hideMark/>
          </w:tcPr>
          <w:p w14:paraId="3E480254" w14:textId="77777777" w:rsidR="00A16CE7" w:rsidRPr="00A16CE7" w:rsidRDefault="00A16CE7" w:rsidP="00A16CE7">
            <w:pPr>
              <w:jc w:val="center"/>
              <w:rPr>
                <w:rFonts w:eastAsia="Times New Roman" w:cs="Times New Roman"/>
                <w:b/>
                <w:color w:val="000000"/>
                <w:sz w:val="18"/>
                <w:szCs w:val="18"/>
                <w:lang w:eastAsia="en-GB"/>
              </w:rPr>
            </w:pPr>
          </w:p>
        </w:tc>
      </w:tr>
      <w:tr w:rsidR="007623C6" w:rsidRPr="00A16CE7" w14:paraId="4B91B8B0" w14:textId="77777777" w:rsidTr="007623C6">
        <w:trPr>
          <w:trHeight w:val="300"/>
        </w:trPr>
        <w:tc>
          <w:tcPr>
            <w:tcW w:w="595" w:type="dxa"/>
            <w:noWrap/>
            <w:vAlign w:val="center"/>
            <w:hideMark/>
          </w:tcPr>
          <w:p w14:paraId="4877512B"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Code</w:t>
            </w:r>
          </w:p>
        </w:tc>
        <w:tc>
          <w:tcPr>
            <w:tcW w:w="794" w:type="dxa"/>
            <w:noWrap/>
            <w:vAlign w:val="center"/>
            <w:hideMark/>
          </w:tcPr>
          <w:p w14:paraId="2471C6B3"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ToPaved</w:t>
            </w:r>
          </w:p>
        </w:tc>
        <w:tc>
          <w:tcPr>
            <w:tcW w:w="794" w:type="dxa"/>
            <w:noWrap/>
            <w:vAlign w:val="center"/>
            <w:hideMark/>
          </w:tcPr>
          <w:p w14:paraId="3BE07FF8"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ToBuilt</w:t>
            </w:r>
          </w:p>
        </w:tc>
        <w:tc>
          <w:tcPr>
            <w:tcW w:w="794" w:type="dxa"/>
            <w:noWrap/>
            <w:vAlign w:val="center"/>
            <w:hideMark/>
          </w:tcPr>
          <w:p w14:paraId="2E9A16C0"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ToEveTr</w:t>
            </w:r>
          </w:p>
        </w:tc>
        <w:tc>
          <w:tcPr>
            <w:tcW w:w="794" w:type="dxa"/>
            <w:noWrap/>
            <w:vAlign w:val="center"/>
            <w:hideMark/>
          </w:tcPr>
          <w:p w14:paraId="68678C6E"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ToDecTr</w:t>
            </w:r>
          </w:p>
        </w:tc>
        <w:tc>
          <w:tcPr>
            <w:tcW w:w="794" w:type="dxa"/>
            <w:noWrap/>
            <w:vAlign w:val="center"/>
            <w:hideMark/>
          </w:tcPr>
          <w:p w14:paraId="67833924"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ToGrass</w:t>
            </w:r>
          </w:p>
        </w:tc>
        <w:tc>
          <w:tcPr>
            <w:tcW w:w="794" w:type="dxa"/>
            <w:noWrap/>
            <w:vAlign w:val="center"/>
            <w:hideMark/>
          </w:tcPr>
          <w:p w14:paraId="30340A79"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ToBSoil</w:t>
            </w:r>
          </w:p>
        </w:tc>
        <w:tc>
          <w:tcPr>
            <w:tcW w:w="794" w:type="dxa"/>
            <w:noWrap/>
            <w:vAlign w:val="center"/>
            <w:hideMark/>
          </w:tcPr>
          <w:p w14:paraId="5782891D"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ToWater</w:t>
            </w:r>
          </w:p>
        </w:tc>
        <w:tc>
          <w:tcPr>
            <w:tcW w:w="737" w:type="dxa"/>
            <w:noWrap/>
            <w:vAlign w:val="center"/>
            <w:hideMark/>
          </w:tcPr>
          <w:p w14:paraId="45D3107A"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ToRunoff</w:t>
            </w:r>
          </w:p>
        </w:tc>
        <w:tc>
          <w:tcPr>
            <w:tcW w:w="907" w:type="dxa"/>
            <w:noWrap/>
            <w:vAlign w:val="center"/>
            <w:hideMark/>
          </w:tcPr>
          <w:p w14:paraId="4D2BE439" w14:textId="77777777" w:rsidR="00A16CE7" w:rsidRPr="00A16CE7" w:rsidRDefault="00A16CE7" w:rsidP="00A16CE7">
            <w:pPr>
              <w:jc w:val="center"/>
              <w:rPr>
                <w:rFonts w:eastAsia="Times New Roman" w:cs="Times New Roman"/>
                <w:b/>
                <w:color w:val="000000"/>
                <w:sz w:val="18"/>
                <w:szCs w:val="18"/>
                <w:lang w:eastAsia="en-GB"/>
              </w:rPr>
            </w:pPr>
            <w:r w:rsidRPr="00A16CE7">
              <w:rPr>
                <w:rFonts w:eastAsia="Times New Roman" w:cs="Times New Roman"/>
                <w:b/>
                <w:color w:val="000000"/>
                <w:sz w:val="18"/>
                <w:szCs w:val="18"/>
                <w:lang w:eastAsia="en-GB"/>
              </w:rPr>
              <w:t>ToSoilStore</w:t>
            </w:r>
          </w:p>
        </w:tc>
        <w:tc>
          <w:tcPr>
            <w:tcW w:w="315" w:type="dxa"/>
            <w:noWrap/>
            <w:vAlign w:val="center"/>
            <w:hideMark/>
          </w:tcPr>
          <w:p w14:paraId="27DF389F" w14:textId="77777777" w:rsidR="00A16CE7" w:rsidRPr="00A16CE7" w:rsidRDefault="00A16CE7" w:rsidP="00A16CE7">
            <w:pPr>
              <w:jc w:val="center"/>
              <w:rPr>
                <w:rFonts w:eastAsia="Times New Roman" w:cs="Times New Roman"/>
                <w:color w:val="000000"/>
                <w:sz w:val="18"/>
                <w:szCs w:val="18"/>
                <w:lang w:eastAsia="en-GB"/>
              </w:rPr>
            </w:pPr>
          </w:p>
        </w:tc>
        <w:tc>
          <w:tcPr>
            <w:tcW w:w="907" w:type="dxa"/>
            <w:noWrap/>
            <w:vAlign w:val="center"/>
            <w:hideMark/>
          </w:tcPr>
          <w:p w14:paraId="398C0467" w14:textId="77777777" w:rsidR="00A16CE7" w:rsidRPr="00A16CE7" w:rsidRDefault="00A16CE7" w:rsidP="00A16CE7">
            <w:pPr>
              <w:jc w:val="center"/>
              <w:rPr>
                <w:rFonts w:eastAsia="Times New Roman" w:cs="Times New Roman"/>
                <w:color w:val="000000"/>
                <w:sz w:val="18"/>
                <w:szCs w:val="18"/>
                <w:lang w:eastAsia="en-GB"/>
              </w:rPr>
            </w:pPr>
          </w:p>
        </w:tc>
      </w:tr>
      <w:tr w:rsidR="007623C6" w:rsidRPr="00A16CE7" w14:paraId="31C233F9" w14:textId="77777777" w:rsidTr="007623C6">
        <w:trPr>
          <w:trHeight w:val="300"/>
        </w:trPr>
        <w:tc>
          <w:tcPr>
            <w:tcW w:w="595" w:type="dxa"/>
            <w:noWrap/>
            <w:vAlign w:val="center"/>
            <w:hideMark/>
          </w:tcPr>
          <w:p w14:paraId="3067068A"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10</w:t>
            </w:r>
          </w:p>
        </w:tc>
        <w:tc>
          <w:tcPr>
            <w:tcW w:w="794" w:type="dxa"/>
            <w:noWrap/>
            <w:vAlign w:val="center"/>
            <w:hideMark/>
          </w:tcPr>
          <w:p w14:paraId="7B72A45C"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78186184"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5A620E25"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7EC591C1"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7C75A407"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482297C1"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7224A0A6"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37" w:type="dxa"/>
            <w:noWrap/>
            <w:vAlign w:val="center"/>
            <w:hideMark/>
          </w:tcPr>
          <w:p w14:paraId="023402D5"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1</w:t>
            </w:r>
          </w:p>
        </w:tc>
        <w:tc>
          <w:tcPr>
            <w:tcW w:w="907" w:type="dxa"/>
            <w:noWrap/>
            <w:vAlign w:val="center"/>
            <w:hideMark/>
          </w:tcPr>
          <w:p w14:paraId="205D690B"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315" w:type="dxa"/>
            <w:noWrap/>
            <w:vAlign w:val="center"/>
            <w:hideMark/>
          </w:tcPr>
          <w:p w14:paraId="3A937F4D"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w:t>
            </w:r>
          </w:p>
        </w:tc>
        <w:tc>
          <w:tcPr>
            <w:tcW w:w="907" w:type="dxa"/>
            <w:noWrap/>
            <w:vAlign w:val="center"/>
            <w:hideMark/>
          </w:tcPr>
          <w:p w14:paraId="47876F36"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Paved</w:t>
            </w:r>
          </w:p>
        </w:tc>
      </w:tr>
      <w:tr w:rsidR="007623C6" w:rsidRPr="00A16CE7" w14:paraId="25A46145" w14:textId="77777777" w:rsidTr="007623C6">
        <w:trPr>
          <w:trHeight w:val="300"/>
        </w:trPr>
        <w:tc>
          <w:tcPr>
            <w:tcW w:w="595" w:type="dxa"/>
            <w:noWrap/>
            <w:vAlign w:val="center"/>
            <w:hideMark/>
          </w:tcPr>
          <w:p w14:paraId="0250AAA2"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20</w:t>
            </w:r>
          </w:p>
        </w:tc>
        <w:tc>
          <w:tcPr>
            <w:tcW w:w="794" w:type="dxa"/>
            <w:noWrap/>
            <w:vAlign w:val="center"/>
            <w:hideMark/>
          </w:tcPr>
          <w:p w14:paraId="6BAEADCA"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0.06</w:t>
            </w:r>
          </w:p>
        </w:tc>
        <w:tc>
          <w:tcPr>
            <w:tcW w:w="794" w:type="dxa"/>
            <w:noWrap/>
            <w:vAlign w:val="center"/>
            <w:hideMark/>
          </w:tcPr>
          <w:p w14:paraId="274E0D48"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7860471D"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0.01</w:t>
            </w:r>
          </w:p>
        </w:tc>
        <w:tc>
          <w:tcPr>
            <w:tcW w:w="794" w:type="dxa"/>
            <w:noWrap/>
            <w:vAlign w:val="center"/>
            <w:hideMark/>
          </w:tcPr>
          <w:p w14:paraId="20951A13"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0.01</w:t>
            </w:r>
          </w:p>
        </w:tc>
        <w:tc>
          <w:tcPr>
            <w:tcW w:w="794" w:type="dxa"/>
            <w:noWrap/>
            <w:vAlign w:val="center"/>
            <w:hideMark/>
          </w:tcPr>
          <w:p w14:paraId="13160C2B"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0.01</w:t>
            </w:r>
          </w:p>
        </w:tc>
        <w:tc>
          <w:tcPr>
            <w:tcW w:w="794" w:type="dxa"/>
            <w:noWrap/>
            <w:vAlign w:val="center"/>
            <w:hideMark/>
          </w:tcPr>
          <w:p w14:paraId="4FDD891D"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0.01</w:t>
            </w:r>
          </w:p>
        </w:tc>
        <w:tc>
          <w:tcPr>
            <w:tcW w:w="794" w:type="dxa"/>
            <w:noWrap/>
            <w:vAlign w:val="center"/>
            <w:hideMark/>
          </w:tcPr>
          <w:p w14:paraId="00E1FFEC"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37" w:type="dxa"/>
            <w:noWrap/>
            <w:vAlign w:val="center"/>
            <w:hideMark/>
          </w:tcPr>
          <w:p w14:paraId="7923A0CD"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0.9</w:t>
            </w:r>
          </w:p>
        </w:tc>
        <w:tc>
          <w:tcPr>
            <w:tcW w:w="907" w:type="dxa"/>
            <w:noWrap/>
            <w:vAlign w:val="center"/>
            <w:hideMark/>
          </w:tcPr>
          <w:p w14:paraId="66DCCEC9"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315" w:type="dxa"/>
            <w:noWrap/>
            <w:vAlign w:val="center"/>
            <w:hideMark/>
          </w:tcPr>
          <w:p w14:paraId="3FF5D334"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w:t>
            </w:r>
          </w:p>
        </w:tc>
        <w:tc>
          <w:tcPr>
            <w:tcW w:w="907" w:type="dxa"/>
            <w:noWrap/>
            <w:vAlign w:val="center"/>
            <w:hideMark/>
          </w:tcPr>
          <w:p w14:paraId="54B45818" w14:textId="77777777" w:rsidR="00A16CE7" w:rsidRPr="00A16CE7" w:rsidRDefault="00A16CE7" w:rsidP="00427084">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B</w:t>
            </w:r>
            <w:r w:rsidR="00427084">
              <w:rPr>
                <w:rFonts w:eastAsia="Times New Roman" w:cs="Times New Roman"/>
                <w:color w:val="000000"/>
                <w:sz w:val="18"/>
                <w:szCs w:val="18"/>
                <w:lang w:eastAsia="en-GB"/>
              </w:rPr>
              <w:t>ldgs</w:t>
            </w:r>
          </w:p>
        </w:tc>
      </w:tr>
      <w:tr w:rsidR="007623C6" w:rsidRPr="00A16CE7" w14:paraId="2A92C582" w14:textId="77777777" w:rsidTr="007623C6">
        <w:trPr>
          <w:trHeight w:val="300"/>
        </w:trPr>
        <w:tc>
          <w:tcPr>
            <w:tcW w:w="595" w:type="dxa"/>
            <w:noWrap/>
            <w:vAlign w:val="center"/>
            <w:hideMark/>
          </w:tcPr>
          <w:p w14:paraId="2E3451A9"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30</w:t>
            </w:r>
          </w:p>
        </w:tc>
        <w:tc>
          <w:tcPr>
            <w:tcW w:w="794" w:type="dxa"/>
            <w:noWrap/>
            <w:vAlign w:val="center"/>
            <w:hideMark/>
          </w:tcPr>
          <w:p w14:paraId="282D7FB6"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74892F3F"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4DE684B0"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1F7D3712"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21B66CEE"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6E7DB38F"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675E71A1"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37" w:type="dxa"/>
            <w:noWrap/>
            <w:vAlign w:val="center"/>
            <w:hideMark/>
          </w:tcPr>
          <w:p w14:paraId="2D3A10EB"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907" w:type="dxa"/>
            <w:noWrap/>
            <w:vAlign w:val="center"/>
            <w:hideMark/>
          </w:tcPr>
          <w:p w14:paraId="27A7E2A3"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1</w:t>
            </w:r>
          </w:p>
        </w:tc>
        <w:tc>
          <w:tcPr>
            <w:tcW w:w="315" w:type="dxa"/>
            <w:noWrap/>
            <w:vAlign w:val="center"/>
            <w:hideMark/>
          </w:tcPr>
          <w:p w14:paraId="6EAE43D4"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w:t>
            </w:r>
          </w:p>
        </w:tc>
        <w:tc>
          <w:tcPr>
            <w:tcW w:w="907" w:type="dxa"/>
            <w:noWrap/>
            <w:vAlign w:val="center"/>
            <w:hideMark/>
          </w:tcPr>
          <w:p w14:paraId="2E6D1A32" w14:textId="77777777" w:rsidR="00A16CE7" w:rsidRPr="00A16CE7" w:rsidRDefault="00427084" w:rsidP="00A16CE7">
            <w:pPr>
              <w:jc w:val="center"/>
              <w:rPr>
                <w:rFonts w:eastAsia="Times New Roman" w:cs="Times New Roman"/>
                <w:color w:val="000000"/>
                <w:sz w:val="18"/>
                <w:szCs w:val="18"/>
                <w:lang w:eastAsia="en-GB"/>
              </w:rPr>
            </w:pPr>
            <w:r>
              <w:rPr>
                <w:rFonts w:eastAsia="Times New Roman" w:cs="Times New Roman"/>
                <w:color w:val="000000"/>
                <w:sz w:val="18"/>
                <w:szCs w:val="18"/>
                <w:lang w:eastAsia="en-GB"/>
              </w:rPr>
              <w:t>EveTr</w:t>
            </w:r>
          </w:p>
        </w:tc>
      </w:tr>
      <w:tr w:rsidR="007623C6" w:rsidRPr="00A16CE7" w14:paraId="4400F98A" w14:textId="77777777" w:rsidTr="007623C6">
        <w:trPr>
          <w:trHeight w:val="300"/>
        </w:trPr>
        <w:tc>
          <w:tcPr>
            <w:tcW w:w="595" w:type="dxa"/>
            <w:noWrap/>
            <w:vAlign w:val="center"/>
            <w:hideMark/>
          </w:tcPr>
          <w:p w14:paraId="5BAFE1CB"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40</w:t>
            </w:r>
          </w:p>
        </w:tc>
        <w:tc>
          <w:tcPr>
            <w:tcW w:w="794" w:type="dxa"/>
            <w:noWrap/>
            <w:vAlign w:val="center"/>
            <w:hideMark/>
          </w:tcPr>
          <w:p w14:paraId="05761339"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1DCC2975"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3C5F2660"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2950058C"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7DF18913"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3624871A"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325FCB2F"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37" w:type="dxa"/>
            <w:noWrap/>
            <w:vAlign w:val="center"/>
            <w:hideMark/>
          </w:tcPr>
          <w:p w14:paraId="2002A2A4"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907" w:type="dxa"/>
            <w:noWrap/>
            <w:vAlign w:val="center"/>
            <w:hideMark/>
          </w:tcPr>
          <w:p w14:paraId="20263BE1"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1</w:t>
            </w:r>
          </w:p>
        </w:tc>
        <w:tc>
          <w:tcPr>
            <w:tcW w:w="315" w:type="dxa"/>
            <w:noWrap/>
            <w:vAlign w:val="center"/>
            <w:hideMark/>
          </w:tcPr>
          <w:p w14:paraId="75D3F975"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w:t>
            </w:r>
          </w:p>
        </w:tc>
        <w:tc>
          <w:tcPr>
            <w:tcW w:w="907" w:type="dxa"/>
            <w:noWrap/>
            <w:vAlign w:val="center"/>
            <w:hideMark/>
          </w:tcPr>
          <w:p w14:paraId="6015EBB9" w14:textId="77777777" w:rsidR="00A16CE7" w:rsidRPr="00A16CE7" w:rsidRDefault="00427084" w:rsidP="00A16CE7">
            <w:pPr>
              <w:jc w:val="center"/>
              <w:rPr>
                <w:rFonts w:eastAsia="Times New Roman" w:cs="Times New Roman"/>
                <w:color w:val="000000"/>
                <w:sz w:val="18"/>
                <w:szCs w:val="18"/>
                <w:lang w:eastAsia="en-GB"/>
              </w:rPr>
            </w:pPr>
            <w:r>
              <w:rPr>
                <w:rFonts w:eastAsia="Times New Roman" w:cs="Times New Roman"/>
                <w:color w:val="000000"/>
                <w:sz w:val="18"/>
                <w:szCs w:val="18"/>
                <w:lang w:eastAsia="en-GB"/>
              </w:rPr>
              <w:t>DecTr</w:t>
            </w:r>
          </w:p>
        </w:tc>
      </w:tr>
      <w:tr w:rsidR="007623C6" w:rsidRPr="00A16CE7" w14:paraId="78965E16" w14:textId="77777777" w:rsidTr="007623C6">
        <w:trPr>
          <w:trHeight w:val="300"/>
        </w:trPr>
        <w:tc>
          <w:tcPr>
            <w:tcW w:w="595" w:type="dxa"/>
            <w:noWrap/>
            <w:vAlign w:val="center"/>
            <w:hideMark/>
          </w:tcPr>
          <w:p w14:paraId="7471FB19"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50</w:t>
            </w:r>
          </w:p>
        </w:tc>
        <w:tc>
          <w:tcPr>
            <w:tcW w:w="794" w:type="dxa"/>
            <w:noWrap/>
            <w:vAlign w:val="center"/>
            <w:hideMark/>
          </w:tcPr>
          <w:p w14:paraId="53BAD15C"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40FEAA30"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04D3BF45"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4A5D66A6"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7C37CB10"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03762013"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65B924BC"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37" w:type="dxa"/>
            <w:noWrap/>
            <w:vAlign w:val="center"/>
            <w:hideMark/>
          </w:tcPr>
          <w:p w14:paraId="0AC3241B"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907" w:type="dxa"/>
            <w:noWrap/>
            <w:vAlign w:val="center"/>
            <w:hideMark/>
          </w:tcPr>
          <w:p w14:paraId="7B4CD12F"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1</w:t>
            </w:r>
          </w:p>
        </w:tc>
        <w:tc>
          <w:tcPr>
            <w:tcW w:w="315" w:type="dxa"/>
            <w:noWrap/>
            <w:vAlign w:val="center"/>
            <w:hideMark/>
          </w:tcPr>
          <w:p w14:paraId="4D01ECD0"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w:t>
            </w:r>
          </w:p>
        </w:tc>
        <w:tc>
          <w:tcPr>
            <w:tcW w:w="907" w:type="dxa"/>
            <w:noWrap/>
            <w:vAlign w:val="center"/>
            <w:hideMark/>
          </w:tcPr>
          <w:p w14:paraId="5DE6C166"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Grass</w:t>
            </w:r>
          </w:p>
        </w:tc>
      </w:tr>
      <w:tr w:rsidR="007623C6" w:rsidRPr="00A16CE7" w14:paraId="57077CE0" w14:textId="77777777" w:rsidTr="007623C6">
        <w:trPr>
          <w:trHeight w:val="300"/>
        </w:trPr>
        <w:tc>
          <w:tcPr>
            <w:tcW w:w="595" w:type="dxa"/>
            <w:noWrap/>
            <w:vAlign w:val="center"/>
            <w:hideMark/>
          </w:tcPr>
          <w:p w14:paraId="3BA471BF"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60</w:t>
            </w:r>
          </w:p>
        </w:tc>
        <w:tc>
          <w:tcPr>
            <w:tcW w:w="794" w:type="dxa"/>
            <w:noWrap/>
            <w:vAlign w:val="center"/>
            <w:hideMark/>
          </w:tcPr>
          <w:p w14:paraId="2EAC7AB0"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29EB84A9"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4B4D0F40"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664EEB81"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7CADAB38"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2D8E911C"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5161AC1F"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37" w:type="dxa"/>
            <w:noWrap/>
            <w:vAlign w:val="center"/>
            <w:hideMark/>
          </w:tcPr>
          <w:p w14:paraId="2B151002"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907" w:type="dxa"/>
            <w:noWrap/>
            <w:vAlign w:val="center"/>
            <w:hideMark/>
          </w:tcPr>
          <w:p w14:paraId="6213E209"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1</w:t>
            </w:r>
          </w:p>
        </w:tc>
        <w:tc>
          <w:tcPr>
            <w:tcW w:w="315" w:type="dxa"/>
            <w:noWrap/>
            <w:vAlign w:val="center"/>
            <w:hideMark/>
          </w:tcPr>
          <w:p w14:paraId="2FD34DC9"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w:t>
            </w:r>
          </w:p>
        </w:tc>
        <w:tc>
          <w:tcPr>
            <w:tcW w:w="907" w:type="dxa"/>
            <w:noWrap/>
            <w:vAlign w:val="center"/>
            <w:hideMark/>
          </w:tcPr>
          <w:p w14:paraId="585BDBAE" w14:textId="77777777" w:rsidR="00A16CE7" w:rsidRPr="00A16CE7" w:rsidRDefault="00A16CE7" w:rsidP="00427084">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B</w:t>
            </w:r>
            <w:r w:rsidR="00427084">
              <w:rPr>
                <w:rFonts w:eastAsia="Times New Roman" w:cs="Times New Roman"/>
                <w:color w:val="000000"/>
                <w:sz w:val="18"/>
                <w:szCs w:val="18"/>
                <w:lang w:eastAsia="en-GB"/>
              </w:rPr>
              <w:t>Soil</w:t>
            </w:r>
          </w:p>
        </w:tc>
      </w:tr>
      <w:tr w:rsidR="007623C6" w:rsidRPr="00A16CE7" w14:paraId="309D2FED" w14:textId="77777777" w:rsidTr="007623C6">
        <w:trPr>
          <w:trHeight w:val="300"/>
        </w:trPr>
        <w:tc>
          <w:tcPr>
            <w:tcW w:w="595" w:type="dxa"/>
            <w:noWrap/>
            <w:vAlign w:val="center"/>
            <w:hideMark/>
          </w:tcPr>
          <w:p w14:paraId="554E6EF9"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70</w:t>
            </w:r>
          </w:p>
        </w:tc>
        <w:tc>
          <w:tcPr>
            <w:tcW w:w="794" w:type="dxa"/>
            <w:noWrap/>
            <w:vAlign w:val="center"/>
            <w:hideMark/>
          </w:tcPr>
          <w:p w14:paraId="3D0418E1"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613B4215"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3963115F"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289E3903"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58FDF737"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2201CBA1"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94" w:type="dxa"/>
            <w:noWrap/>
            <w:vAlign w:val="center"/>
            <w:hideMark/>
          </w:tcPr>
          <w:p w14:paraId="39EDA060"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737" w:type="dxa"/>
            <w:noWrap/>
            <w:vAlign w:val="center"/>
            <w:hideMark/>
          </w:tcPr>
          <w:p w14:paraId="6C2E6840"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907" w:type="dxa"/>
            <w:noWrap/>
            <w:vAlign w:val="center"/>
            <w:hideMark/>
          </w:tcPr>
          <w:p w14:paraId="4B62563C"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0</w:t>
            </w:r>
          </w:p>
        </w:tc>
        <w:tc>
          <w:tcPr>
            <w:tcW w:w="315" w:type="dxa"/>
            <w:noWrap/>
            <w:vAlign w:val="center"/>
            <w:hideMark/>
          </w:tcPr>
          <w:p w14:paraId="169326B9"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w:t>
            </w:r>
          </w:p>
        </w:tc>
        <w:tc>
          <w:tcPr>
            <w:tcW w:w="907" w:type="dxa"/>
            <w:noWrap/>
            <w:vAlign w:val="center"/>
            <w:hideMark/>
          </w:tcPr>
          <w:p w14:paraId="26414267" w14:textId="77777777" w:rsidR="00A16CE7" w:rsidRPr="00A16CE7" w:rsidRDefault="00A16CE7" w:rsidP="00A16CE7">
            <w:pPr>
              <w:jc w:val="center"/>
              <w:rPr>
                <w:rFonts w:eastAsia="Times New Roman" w:cs="Times New Roman"/>
                <w:color w:val="000000"/>
                <w:sz w:val="18"/>
                <w:szCs w:val="18"/>
                <w:lang w:eastAsia="en-GB"/>
              </w:rPr>
            </w:pPr>
            <w:r w:rsidRPr="00A16CE7">
              <w:rPr>
                <w:rFonts w:eastAsia="Times New Roman" w:cs="Times New Roman"/>
                <w:color w:val="000000"/>
                <w:sz w:val="18"/>
                <w:szCs w:val="18"/>
                <w:lang w:eastAsia="en-GB"/>
              </w:rPr>
              <w:t>Water</w:t>
            </w:r>
          </w:p>
        </w:tc>
      </w:tr>
    </w:tbl>
    <w:p w14:paraId="19446E04" w14:textId="77777777" w:rsidR="00A16CE7" w:rsidRDefault="00A16CE7" w:rsidP="008F2CC5">
      <w:pPr>
        <w:rPr>
          <w:rFonts w:cs="Times New Roman"/>
          <w:szCs w:val="20"/>
          <w:lang w:val="en-GB"/>
        </w:rPr>
      </w:pPr>
    </w:p>
    <w:p w14:paraId="713D5DE6" w14:textId="77777777" w:rsidR="0081386C" w:rsidRPr="0081386C" w:rsidRDefault="0081386C" w:rsidP="0081386C">
      <w:pPr>
        <w:rPr>
          <w:lang w:val="en-GB"/>
        </w:rPr>
      </w:pPr>
    </w:p>
    <w:p w14:paraId="5A484793" w14:textId="77777777" w:rsidR="009E5188" w:rsidRPr="002372B4" w:rsidRDefault="00C9647A" w:rsidP="008A71CF">
      <w:pPr>
        <w:pStyle w:val="Heading3"/>
        <w:numPr>
          <w:ilvl w:val="2"/>
          <w:numId w:val="40"/>
        </w:numPr>
        <w:rPr>
          <w:b/>
          <w:lang w:val="en-GB"/>
        </w:rPr>
      </w:pPr>
      <w:bookmarkStart w:id="76" w:name="_Toc414112042"/>
      <w:r w:rsidRPr="002372B4">
        <w:rPr>
          <w:b/>
          <w:lang w:val="en-GB"/>
        </w:rPr>
        <w:t>SUEWS_</w:t>
      </w:r>
      <w:r w:rsidR="009E5188" w:rsidRPr="002372B4">
        <w:rPr>
          <w:b/>
          <w:lang w:val="en-GB"/>
        </w:rPr>
        <w:t>OHMCoefficients.txt</w:t>
      </w:r>
      <w:bookmarkEnd w:id="76"/>
    </w:p>
    <w:p w14:paraId="21EEB888" w14:textId="77777777" w:rsidR="009E5188" w:rsidRDefault="00AB26A8" w:rsidP="004B6A5E">
      <w:pPr>
        <w:rPr>
          <w:rFonts w:cs="Times New Roman"/>
          <w:lang w:val="en-GB"/>
        </w:rPr>
      </w:pPr>
      <w:r>
        <w:rPr>
          <w:lang w:val="en-GB"/>
        </w:rPr>
        <w:t xml:space="preserve">OHM, </w:t>
      </w:r>
      <w:r w:rsidR="009E5188">
        <w:rPr>
          <w:lang w:val="en-GB"/>
        </w:rPr>
        <w:t>the Objective Hysteresis Model</w:t>
      </w:r>
      <w:r>
        <w:rPr>
          <w:lang w:val="en-GB"/>
        </w:rPr>
        <w:t xml:space="preserve"> (</w:t>
      </w:r>
      <w:hyperlink w:anchor="GCO1991" w:history="1">
        <w:r w:rsidRPr="00084246">
          <w:rPr>
            <w:rStyle w:val="Hyperlink"/>
            <w:szCs w:val="20"/>
            <w:lang w:val="en-GB"/>
          </w:rPr>
          <w:t>Grimmond et al. 1991</w:t>
        </w:r>
      </w:hyperlink>
      <w:r>
        <w:t>),</w:t>
      </w:r>
      <w:r w:rsidR="009E5188">
        <w:rPr>
          <w:lang w:val="en-GB"/>
        </w:rPr>
        <w:t xml:space="preserve"> is used </w:t>
      </w:r>
      <w:r>
        <w:rPr>
          <w:lang w:val="en-GB"/>
        </w:rPr>
        <w:t xml:space="preserve">to calculate the </w:t>
      </w:r>
      <w:r w:rsidR="009E5188">
        <w:rPr>
          <w:lang w:val="en-GB"/>
        </w:rPr>
        <w:t>storage heat flux.</w:t>
      </w:r>
      <w:r>
        <w:rPr>
          <w:lang w:val="en-GB"/>
        </w:rPr>
        <w:t xml:space="preserve"> For each surface, OHM requires three model coefficients (a</w:t>
      </w:r>
      <w:r w:rsidRPr="00AB26A8">
        <w:rPr>
          <w:vertAlign w:val="subscript"/>
          <w:lang w:val="en-GB"/>
        </w:rPr>
        <w:t>1</w:t>
      </w:r>
      <w:r>
        <w:rPr>
          <w:lang w:val="en-GB"/>
        </w:rPr>
        <w:t>, a</w:t>
      </w:r>
      <w:r w:rsidRPr="00AB26A8">
        <w:rPr>
          <w:vertAlign w:val="subscript"/>
          <w:lang w:val="en-GB"/>
        </w:rPr>
        <w:t>2</w:t>
      </w:r>
      <w:r>
        <w:rPr>
          <w:lang w:val="en-GB"/>
        </w:rPr>
        <w:t>, a</w:t>
      </w:r>
      <w:r w:rsidRPr="00AB26A8">
        <w:rPr>
          <w:vertAlign w:val="subscript"/>
          <w:lang w:val="en-GB"/>
        </w:rPr>
        <w:t>3</w:t>
      </w:r>
      <w:r>
        <w:rPr>
          <w:lang w:val="en-GB"/>
        </w:rPr>
        <w:t xml:space="preserve">). A variety of values has been derived for different materials and can be found in the literature. The </w:t>
      </w:r>
      <w:r w:rsidRPr="00AB26A8">
        <w:rPr>
          <w:lang w:val="en-GB"/>
        </w:rPr>
        <w:t>SUEWS_OHMCoefficients.txt</w:t>
      </w:r>
      <w:r>
        <w:rPr>
          <w:lang w:val="en-GB"/>
        </w:rPr>
        <w:t xml:space="preserve"> file provides these coefficients for each surface type.</w:t>
      </w:r>
      <w:r w:rsidR="009E5188" w:rsidRPr="001C53F7">
        <w:rPr>
          <w:rFonts w:cs="Times New Roman"/>
          <w:lang w:val="en-GB"/>
        </w:rPr>
        <w:t xml:space="preserve"> </w:t>
      </w:r>
      <w:r w:rsidR="009E5188">
        <w:rPr>
          <w:rFonts w:cs="Times New Roman"/>
          <w:lang w:val="en-GB"/>
        </w:rPr>
        <w:t>T</w:t>
      </w:r>
      <w:r w:rsidR="009E5188" w:rsidRPr="001C53F7">
        <w:rPr>
          <w:rFonts w:cs="Times New Roman"/>
          <w:lang w:val="en-GB"/>
        </w:rPr>
        <w:t xml:space="preserve">he coefficients can be changed depending on the surface wetness </w:t>
      </w:r>
      <w:r>
        <w:rPr>
          <w:rFonts w:cs="Times New Roman"/>
          <w:lang w:val="en-GB"/>
        </w:rPr>
        <w:t xml:space="preserve">state (wet/dry) </w:t>
      </w:r>
      <w:r w:rsidR="009E5188" w:rsidRPr="001C53F7">
        <w:rPr>
          <w:rFonts w:cs="Times New Roman"/>
          <w:lang w:val="en-GB"/>
        </w:rPr>
        <w:t xml:space="preserve">based on the calculated surface wetness state in the model. The coefficients also </w:t>
      </w:r>
      <w:r>
        <w:rPr>
          <w:rFonts w:cs="Times New Roman"/>
          <w:lang w:val="en-GB"/>
        </w:rPr>
        <w:t xml:space="preserve">can change with season (summer/winter) </w:t>
      </w:r>
      <w:r w:rsidR="009E5188" w:rsidRPr="001C53F7">
        <w:rPr>
          <w:rFonts w:cs="Times New Roman"/>
          <w:lang w:val="en-GB"/>
        </w:rPr>
        <w:t xml:space="preserve">based on a 5-day running average of mean air temperature. If greater than 5 °C then the summer coefficients are used. </w:t>
      </w:r>
      <w:r w:rsidR="004B6A5E">
        <w:rPr>
          <w:rFonts w:cs="Times New Roman"/>
          <w:lang w:val="en-GB"/>
        </w:rPr>
        <w:t xml:space="preserve">To use the same coefficients </w:t>
      </w:r>
      <w:r w:rsidR="009E5188" w:rsidRPr="001C53F7">
        <w:rPr>
          <w:rFonts w:cs="Times New Roman"/>
          <w:lang w:val="en-GB"/>
        </w:rPr>
        <w:t>irrespective of wet/dry and summer/winter</w:t>
      </w:r>
      <w:r w:rsidR="004B6A5E">
        <w:rPr>
          <w:rFonts w:cs="Times New Roman"/>
          <w:lang w:val="en-GB"/>
        </w:rPr>
        <w:t xml:space="preserve"> conditions, use the same code for all four OHM linking columns (OHMCode_SummerWet, </w:t>
      </w:r>
      <w:r w:rsidR="004B6A5E" w:rsidRPr="004B6A5E">
        <w:rPr>
          <w:rFonts w:cs="Times New Roman"/>
          <w:lang w:val="en-GB"/>
        </w:rPr>
        <w:t>OHMCode_SummerDry</w:t>
      </w:r>
      <w:r w:rsidR="004B6A5E">
        <w:rPr>
          <w:rFonts w:cs="Times New Roman"/>
          <w:lang w:val="en-GB"/>
        </w:rPr>
        <w:t xml:space="preserve">, </w:t>
      </w:r>
      <w:r w:rsidR="004B6A5E" w:rsidRPr="004B6A5E">
        <w:rPr>
          <w:rFonts w:cs="Times New Roman"/>
          <w:lang w:val="en-GB"/>
        </w:rPr>
        <w:t>OHMCode_WinterWet</w:t>
      </w:r>
      <w:r w:rsidR="00310960">
        <w:rPr>
          <w:rFonts w:cs="Times New Roman"/>
          <w:lang w:val="en-GB"/>
        </w:rPr>
        <w:t xml:space="preserve"> and </w:t>
      </w:r>
      <w:r w:rsidR="004B6A5E">
        <w:rPr>
          <w:rFonts w:cs="Times New Roman"/>
          <w:lang w:val="en-GB"/>
        </w:rPr>
        <w:t>OHMCode_WinterDry)</w:t>
      </w:r>
      <w:r w:rsidR="009E5188" w:rsidRPr="001C53F7">
        <w:rPr>
          <w:rFonts w:cs="Times New Roman"/>
          <w:lang w:val="en-GB"/>
        </w:rPr>
        <w:t>.</w:t>
      </w:r>
    </w:p>
    <w:p w14:paraId="5E2A02FC" w14:textId="77777777" w:rsidR="009E5188" w:rsidRDefault="009E5188" w:rsidP="009E5188">
      <w:pPr>
        <w:rPr>
          <w:rFonts w:cs="Times New Roman"/>
          <w:lang w:val="en-GB"/>
        </w:rPr>
      </w:pPr>
    </w:p>
    <w:tbl>
      <w:tblPr>
        <w:tblStyle w:val="ListTable21"/>
        <w:tblW w:w="9889" w:type="dxa"/>
        <w:tblInd w:w="-459" w:type="dxa"/>
        <w:tblLayout w:type="fixed"/>
        <w:tblLook w:val="04A0" w:firstRow="1" w:lastRow="0" w:firstColumn="1" w:lastColumn="0" w:noHBand="0" w:noVBand="1"/>
      </w:tblPr>
      <w:tblGrid>
        <w:gridCol w:w="567"/>
        <w:gridCol w:w="675"/>
        <w:gridCol w:w="1735"/>
        <w:gridCol w:w="851"/>
        <w:gridCol w:w="6061"/>
      </w:tblGrid>
      <w:tr w:rsidR="007623C6" w:rsidRPr="000537C6" w14:paraId="5AFCA1C5" w14:textId="77777777" w:rsidTr="005C6301">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0CC165A0" w14:textId="77777777" w:rsidR="007623C6" w:rsidRPr="000537C6" w:rsidRDefault="007623C6" w:rsidP="000537C6">
            <w:pPr>
              <w:tabs>
                <w:tab w:val="left" w:pos="142"/>
                <w:tab w:val="left" w:pos="377"/>
              </w:tabs>
              <w:jc w:val="center"/>
              <w:rPr>
                <w:rFonts w:eastAsia="Times New Roman" w:cs="Times New Roman"/>
                <w:sz w:val="18"/>
                <w:szCs w:val="18"/>
                <w:lang w:val="en-GB" w:eastAsia="en-GB"/>
              </w:rPr>
            </w:pPr>
            <w:r w:rsidRPr="000537C6">
              <w:rPr>
                <w:sz w:val="18"/>
                <w:szCs w:val="18"/>
                <w:lang w:val="en-US"/>
              </w:rPr>
              <w:t>No.</w:t>
            </w:r>
          </w:p>
        </w:tc>
        <w:tc>
          <w:tcPr>
            <w:tcW w:w="675" w:type="dxa"/>
            <w:vAlign w:val="center"/>
          </w:tcPr>
          <w:p w14:paraId="72646A10" w14:textId="77777777" w:rsidR="007623C6" w:rsidRPr="000537C6" w:rsidRDefault="007623C6"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0537C6">
              <w:rPr>
                <w:sz w:val="18"/>
                <w:szCs w:val="18"/>
                <w:lang w:val="en-US"/>
              </w:rPr>
              <w:t>USE</w:t>
            </w:r>
          </w:p>
        </w:tc>
        <w:tc>
          <w:tcPr>
            <w:tcW w:w="1735" w:type="dxa"/>
            <w:noWrap/>
            <w:vAlign w:val="center"/>
            <w:hideMark/>
          </w:tcPr>
          <w:p w14:paraId="1145D7D5" w14:textId="77777777" w:rsidR="007623C6" w:rsidRPr="000537C6" w:rsidRDefault="007623C6"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0537C6">
              <w:rPr>
                <w:sz w:val="18"/>
                <w:szCs w:val="18"/>
                <w:lang w:val="en-US"/>
              </w:rPr>
              <w:t>Column name</w:t>
            </w:r>
          </w:p>
        </w:tc>
        <w:tc>
          <w:tcPr>
            <w:tcW w:w="851" w:type="dxa"/>
            <w:vAlign w:val="center"/>
          </w:tcPr>
          <w:p w14:paraId="3F75CF22" w14:textId="77777777" w:rsidR="007623C6" w:rsidRPr="000537C6" w:rsidRDefault="007623C6" w:rsidP="000537C6">
            <w:pPr>
              <w:tabs>
                <w:tab w:val="left" w:pos="142"/>
                <w:tab w:val="left" w:pos="377"/>
              </w:tabs>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0537C6">
              <w:rPr>
                <w:sz w:val="18"/>
                <w:szCs w:val="18"/>
                <w:lang w:val="en-US"/>
              </w:rPr>
              <w:t>Example</w:t>
            </w:r>
          </w:p>
        </w:tc>
        <w:tc>
          <w:tcPr>
            <w:tcW w:w="6061" w:type="dxa"/>
            <w:vAlign w:val="center"/>
          </w:tcPr>
          <w:p w14:paraId="25983381" w14:textId="77777777" w:rsidR="007623C6" w:rsidRPr="000537C6" w:rsidRDefault="007623C6" w:rsidP="000537C6">
            <w:pPr>
              <w:tabs>
                <w:tab w:val="left" w:pos="142"/>
                <w:tab w:val="left" w:pos="377"/>
              </w:tabs>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0537C6">
              <w:rPr>
                <w:sz w:val="18"/>
                <w:szCs w:val="18"/>
                <w:lang w:val="en-US"/>
              </w:rPr>
              <w:t>Description</w:t>
            </w:r>
          </w:p>
        </w:tc>
      </w:tr>
      <w:tr w:rsidR="007623C6" w:rsidRPr="000537C6" w14:paraId="07562469" w14:textId="77777777" w:rsidTr="005C630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28D6EE77" w14:textId="77777777" w:rsidR="007623C6" w:rsidRPr="000537C6" w:rsidRDefault="007623C6" w:rsidP="000537C6">
            <w:pPr>
              <w:tabs>
                <w:tab w:val="left" w:pos="142"/>
                <w:tab w:val="left" w:pos="377"/>
              </w:tabs>
              <w:jc w:val="center"/>
              <w:rPr>
                <w:rFonts w:eastAsia="Times New Roman" w:cs="Times New Roman"/>
                <w:b w:val="0"/>
                <w:sz w:val="18"/>
                <w:szCs w:val="18"/>
                <w:lang w:val="en-GB" w:eastAsia="en-GB"/>
              </w:rPr>
            </w:pPr>
            <w:r w:rsidRPr="000537C6">
              <w:rPr>
                <w:rFonts w:eastAsia="Times New Roman" w:cs="Times New Roman"/>
                <w:b w:val="0"/>
                <w:sz w:val="18"/>
                <w:szCs w:val="18"/>
                <w:lang w:val="en-GB" w:eastAsia="en-GB"/>
              </w:rPr>
              <w:t>1</w:t>
            </w:r>
          </w:p>
        </w:tc>
        <w:tc>
          <w:tcPr>
            <w:tcW w:w="675" w:type="dxa"/>
            <w:vAlign w:val="center"/>
          </w:tcPr>
          <w:p w14:paraId="58871449" w14:textId="77777777" w:rsidR="007623C6" w:rsidRPr="000537C6" w:rsidRDefault="007623C6" w:rsidP="000537C6">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0537C6">
              <w:rPr>
                <w:rFonts w:eastAsia="Times New Roman" w:cs="Times New Roman"/>
                <w:sz w:val="18"/>
                <w:szCs w:val="18"/>
                <w:lang w:val="en-GB" w:eastAsia="en-GB"/>
              </w:rPr>
              <w:t>L</w:t>
            </w:r>
          </w:p>
        </w:tc>
        <w:tc>
          <w:tcPr>
            <w:tcW w:w="1735" w:type="dxa"/>
            <w:noWrap/>
            <w:vAlign w:val="center"/>
            <w:hideMark/>
          </w:tcPr>
          <w:p w14:paraId="5122122E" w14:textId="77777777" w:rsidR="007623C6" w:rsidRPr="000537C6" w:rsidRDefault="007623C6" w:rsidP="000537C6">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0537C6">
              <w:rPr>
                <w:rFonts w:eastAsia="Times New Roman" w:cs="Times New Roman"/>
                <w:sz w:val="18"/>
                <w:szCs w:val="18"/>
                <w:lang w:val="en-GB" w:eastAsia="en-GB"/>
              </w:rPr>
              <w:t>Code</w:t>
            </w:r>
          </w:p>
        </w:tc>
        <w:tc>
          <w:tcPr>
            <w:tcW w:w="851" w:type="dxa"/>
            <w:vAlign w:val="center"/>
          </w:tcPr>
          <w:p w14:paraId="23204A80" w14:textId="77777777" w:rsidR="007623C6" w:rsidRPr="000537C6" w:rsidRDefault="007623C6" w:rsidP="000537C6">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0537C6">
              <w:rPr>
                <w:rFonts w:eastAsia="Times New Roman" w:cs="Times New Roman"/>
                <w:sz w:val="18"/>
                <w:szCs w:val="18"/>
                <w:lang w:val="en-GB" w:eastAsia="en-GB"/>
              </w:rPr>
              <w:t>331</w:t>
            </w:r>
          </w:p>
          <w:p w14:paraId="28D6D789" w14:textId="77777777" w:rsidR="007623C6" w:rsidRPr="000537C6" w:rsidRDefault="007623C6" w:rsidP="000537C6">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061" w:type="dxa"/>
          </w:tcPr>
          <w:p w14:paraId="55175DBD" w14:textId="77777777" w:rsidR="007623C6" w:rsidRPr="000537C6" w:rsidRDefault="007623C6" w:rsidP="000537C6">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0537C6">
              <w:rPr>
                <w:rFonts w:eastAsia="Times New Roman" w:cs="Times New Roman"/>
                <w:sz w:val="18"/>
                <w:szCs w:val="18"/>
                <w:lang w:val="en-GB" w:eastAsia="en-GB"/>
              </w:rPr>
              <w:t xml:space="preserve">Code linking to the </w:t>
            </w:r>
            <w:r w:rsidRPr="000537C6">
              <w:rPr>
                <w:rFonts w:cs="Times New Roman"/>
                <w:sz w:val="18"/>
                <w:szCs w:val="18"/>
                <w:lang w:val="en-GB"/>
              </w:rPr>
              <w:t>OHMCode_SummerWet, OHMCode_SummerDry, OHMCode_WinterWet and OHMCode_WinterDry</w:t>
            </w:r>
            <w:r w:rsidRPr="000537C6">
              <w:rPr>
                <w:rFonts w:eastAsia="Times New Roman" w:cs="Times New Roman"/>
                <w:sz w:val="18"/>
                <w:szCs w:val="18"/>
                <w:lang w:val="en-GB" w:eastAsia="en-GB"/>
              </w:rPr>
              <w:t xml:space="preserve"> columns in SUEWS_NonVeg.txt, SUEWS_Veg,txt, SUEWS_Water.txt and SUEWS_Snow.txt files.</w:t>
            </w:r>
          </w:p>
          <w:p w14:paraId="7C73F39F" w14:textId="06C746B6" w:rsidR="007623C6" w:rsidRPr="000537C6" w:rsidRDefault="00514E61" w:rsidP="000537C6">
            <w:pPr>
              <w:tabs>
                <w:tab w:val="left" w:pos="142"/>
                <w:tab w:val="left" w:pos="377"/>
              </w:tabs>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Pr>
                <w:rFonts w:eastAsia="Times New Roman" w:cs="Times New Roman"/>
                <w:sz w:val="18"/>
                <w:szCs w:val="18"/>
                <w:lang w:val="en-GB" w:eastAsia="en-GB"/>
              </w:rPr>
              <w:t>Value of integer is arbitrary but must match code</w:t>
            </w:r>
            <w:r w:rsidR="007623C6" w:rsidRPr="000537C6">
              <w:rPr>
                <w:rFonts w:eastAsia="Times New Roman" w:cs="Times New Roman"/>
                <w:sz w:val="18"/>
                <w:szCs w:val="18"/>
                <w:lang w:val="en-GB" w:eastAsia="en-GB"/>
              </w:rPr>
              <w:t xml:space="preserve"> specified in SUEWS_SiteSelect.txt.</w:t>
            </w:r>
          </w:p>
        </w:tc>
      </w:tr>
      <w:tr w:rsidR="007623C6" w:rsidRPr="000537C6" w14:paraId="0C1430BD" w14:textId="77777777" w:rsidTr="005C630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tcPr>
          <w:p w14:paraId="0EBF772F" w14:textId="77777777" w:rsidR="007623C6" w:rsidRPr="000537C6" w:rsidRDefault="007623C6" w:rsidP="000537C6">
            <w:pPr>
              <w:tabs>
                <w:tab w:val="left" w:pos="142"/>
                <w:tab w:val="left" w:pos="377"/>
              </w:tabs>
              <w:jc w:val="center"/>
              <w:rPr>
                <w:rFonts w:eastAsia="Times New Roman" w:cs="Times New Roman"/>
                <w:b w:val="0"/>
                <w:sz w:val="18"/>
                <w:szCs w:val="18"/>
                <w:lang w:val="en-GB" w:eastAsia="en-GB"/>
              </w:rPr>
            </w:pPr>
            <w:r w:rsidRPr="000537C6">
              <w:rPr>
                <w:rFonts w:eastAsia="Times New Roman" w:cs="Times New Roman"/>
                <w:b w:val="0"/>
                <w:sz w:val="18"/>
                <w:szCs w:val="18"/>
                <w:lang w:val="en-GB" w:eastAsia="en-GB"/>
              </w:rPr>
              <w:t>2</w:t>
            </w:r>
          </w:p>
        </w:tc>
        <w:tc>
          <w:tcPr>
            <w:tcW w:w="675" w:type="dxa"/>
            <w:vAlign w:val="center"/>
          </w:tcPr>
          <w:p w14:paraId="624C11E6" w14:textId="77777777" w:rsidR="007623C6" w:rsidRPr="000537C6" w:rsidRDefault="007623C6" w:rsidP="000537C6">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0537C6">
              <w:rPr>
                <w:rFonts w:eastAsia="Times New Roman" w:cs="Times New Roman"/>
                <w:sz w:val="18"/>
                <w:szCs w:val="18"/>
                <w:lang w:val="en-GB" w:eastAsia="en-GB"/>
              </w:rPr>
              <w:t>MU</w:t>
            </w:r>
          </w:p>
        </w:tc>
        <w:tc>
          <w:tcPr>
            <w:tcW w:w="1735" w:type="dxa"/>
            <w:noWrap/>
            <w:vAlign w:val="center"/>
          </w:tcPr>
          <w:p w14:paraId="1B579DDE" w14:textId="77777777" w:rsidR="007623C6" w:rsidRPr="000537C6" w:rsidRDefault="007623C6" w:rsidP="000537C6">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0537C6">
              <w:rPr>
                <w:color w:val="000000"/>
                <w:sz w:val="18"/>
                <w:szCs w:val="18"/>
              </w:rPr>
              <w:t>a1</w:t>
            </w:r>
          </w:p>
        </w:tc>
        <w:tc>
          <w:tcPr>
            <w:tcW w:w="851" w:type="dxa"/>
            <w:vAlign w:val="center"/>
          </w:tcPr>
          <w:p w14:paraId="0B50040D" w14:textId="77777777" w:rsidR="007623C6" w:rsidRPr="000537C6" w:rsidRDefault="007623C6" w:rsidP="000537C6">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061" w:type="dxa"/>
            <w:vAlign w:val="bottom"/>
          </w:tcPr>
          <w:p w14:paraId="17B81542" w14:textId="77777777" w:rsidR="007623C6" w:rsidRPr="000537C6" w:rsidRDefault="007623C6">
            <w:pPr>
              <w:cnfStyle w:val="000000000000" w:firstRow="0" w:lastRow="0" w:firstColumn="0" w:lastColumn="0" w:oddVBand="0" w:evenVBand="0" w:oddHBand="0" w:evenHBand="0" w:firstRowFirstColumn="0" w:firstRowLastColumn="0" w:lastRowFirstColumn="0" w:lastRowLastColumn="0"/>
              <w:rPr>
                <w:color w:val="000000"/>
                <w:sz w:val="18"/>
                <w:szCs w:val="18"/>
              </w:rPr>
            </w:pPr>
            <w:r w:rsidRPr="000537C6">
              <w:rPr>
                <w:color w:val="000000"/>
                <w:sz w:val="18"/>
                <w:szCs w:val="18"/>
              </w:rPr>
              <w:t>Coefficient for Q* term [-]</w:t>
            </w:r>
          </w:p>
        </w:tc>
      </w:tr>
      <w:tr w:rsidR="007623C6" w:rsidRPr="000537C6" w14:paraId="0D2E3314" w14:textId="77777777" w:rsidTr="005C630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tcPr>
          <w:p w14:paraId="7D9E7921" w14:textId="77777777" w:rsidR="007623C6" w:rsidRPr="000537C6" w:rsidRDefault="007623C6" w:rsidP="000537C6">
            <w:pPr>
              <w:tabs>
                <w:tab w:val="left" w:pos="142"/>
                <w:tab w:val="left" w:pos="377"/>
              </w:tabs>
              <w:jc w:val="center"/>
              <w:rPr>
                <w:rFonts w:eastAsia="Times New Roman" w:cs="Times New Roman"/>
                <w:b w:val="0"/>
                <w:sz w:val="18"/>
                <w:szCs w:val="18"/>
                <w:lang w:val="en-GB" w:eastAsia="en-GB"/>
              </w:rPr>
            </w:pPr>
            <w:r w:rsidRPr="000537C6">
              <w:rPr>
                <w:rFonts w:eastAsia="Times New Roman" w:cs="Times New Roman"/>
                <w:b w:val="0"/>
                <w:sz w:val="18"/>
                <w:szCs w:val="18"/>
                <w:lang w:val="en-GB" w:eastAsia="en-GB"/>
              </w:rPr>
              <w:t>3</w:t>
            </w:r>
          </w:p>
        </w:tc>
        <w:tc>
          <w:tcPr>
            <w:tcW w:w="675" w:type="dxa"/>
            <w:vAlign w:val="center"/>
          </w:tcPr>
          <w:p w14:paraId="4399E937" w14:textId="77777777" w:rsidR="007623C6" w:rsidRPr="000537C6" w:rsidRDefault="007623C6" w:rsidP="000537C6">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r w:rsidRPr="000537C6">
              <w:rPr>
                <w:rFonts w:eastAsia="Times New Roman" w:cs="Times New Roman"/>
                <w:sz w:val="18"/>
                <w:szCs w:val="18"/>
                <w:lang w:val="en-GB" w:eastAsia="en-GB"/>
              </w:rPr>
              <w:t>MU</w:t>
            </w:r>
          </w:p>
        </w:tc>
        <w:tc>
          <w:tcPr>
            <w:tcW w:w="1735" w:type="dxa"/>
            <w:noWrap/>
            <w:vAlign w:val="center"/>
          </w:tcPr>
          <w:p w14:paraId="0294B122" w14:textId="77777777" w:rsidR="007623C6" w:rsidRPr="000537C6" w:rsidRDefault="007623C6" w:rsidP="000537C6">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0537C6">
              <w:rPr>
                <w:color w:val="000000"/>
                <w:sz w:val="18"/>
                <w:szCs w:val="18"/>
              </w:rPr>
              <w:t>a2</w:t>
            </w:r>
          </w:p>
        </w:tc>
        <w:tc>
          <w:tcPr>
            <w:tcW w:w="851" w:type="dxa"/>
            <w:vAlign w:val="center"/>
          </w:tcPr>
          <w:p w14:paraId="1D5C2A23" w14:textId="77777777" w:rsidR="007623C6" w:rsidRPr="000537C6" w:rsidRDefault="007623C6" w:rsidP="000537C6">
            <w:pPr>
              <w:tabs>
                <w:tab w:val="left" w:pos="142"/>
                <w:tab w:val="left" w:pos="377"/>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en-GB"/>
              </w:rPr>
            </w:pPr>
          </w:p>
        </w:tc>
        <w:tc>
          <w:tcPr>
            <w:tcW w:w="6061" w:type="dxa"/>
            <w:vAlign w:val="bottom"/>
          </w:tcPr>
          <w:p w14:paraId="73C950D0" w14:textId="77777777" w:rsidR="007623C6" w:rsidRPr="000537C6" w:rsidRDefault="007623C6">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537C6">
              <w:rPr>
                <w:color w:val="000000"/>
                <w:sz w:val="18"/>
                <w:szCs w:val="18"/>
              </w:rPr>
              <w:t>Coefficient for dQ*/dt term [h]</w:t>
            </w:r>
          </w:p>
        </w:tc>
      </w:tr>
      <w:tr w:rsidR="007623C6" w:rsidRPr="000537C6" w14:paraId="45B94F60" w14:textId="77777777" w:rsidTr="005C6301">
        <w:trPr>
          <w:cantSplit/>
          <w:trHeight w:val="300"/>
        </w:trPr>
        <w:tc>
          <w:tcPr>
            <w:cnfStyle w:val="001000000000" w:firstRow="0" w:lastRow="0" w:firstColumn="1" w:lastColumn="0" w:oddVBand="0" w:evenVBand="0" w:oddHBand="0" w:evenHBand="0" w:firstRowFirstColumn="0" w:firstRowLastColumn="0" w:lastRowFirstColumn="0" w:lastRowLastColumn="0"/>
            <w:tcW w:w="567" w:type="dxa"/>
            <w:noWrap/>
            <w:vAlign w:val="center"/>
          </w:tcPr>
          <w:p w14:paraId="406A2EF4" w14:textId="77777777" w:rsidR="007623C6" w:rsidRPr="000537C6" w:rsidRDefault="007623C6" w:rsidP="000537C6">
            <w:pPr>
              <w:tabs>
                <w:tab w:val="left" w:pos="142"/>
                <w:tab w:val="left" w:pos="377"/>
              </w:tabs>
              <w:jc w:val="center"/>
              <w:rPr>
                <w:rFonts w:eastAsia="Times New Roman" w:cs="Times New Roman"/>
                <w:b w:val="0"/>
                <w:sz w:val="18"/>
                <w:szCs w:val="18"/>
                <w:lang w:val="en-GB" w:eastAsia="en-GB"/>
              </w:rPr>
            </w:pPr>
            <w:r w:rsidRPr="000537C6">
              <w:rPr>
                <w:rFonts w:eastAsia="Times New Roman" w:cs="Times New Roman"/>
                <w:b w:val="0"/>
                <w:sz w:val="18"/>
                <w:szCs w:val="18"/>
                <w:lang w:val="en-GB" w:eastAsia="en-GB"/>
              </w:rPr>
              <w:t>4</w:t>
            </w:r>
          </w:p>
        </w:tc>
        <w:tc>
          <w:tcPr>
            <w:tcW w:w="675" w:type="dxa"/>
            <w:vAlign w:val="center"/>
          </w:tcPr>
          <w:p w14:paraId="44981251" w14:textId="77777777" w:rsidR="007623C6" w:rsidRPr="000537C6" w:rsidRDefault="007623C6" w:rsidP="000537C6">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r w:rsidRPr="000537C6">
              <w:rPr>
                <w:rFonts w:eastAsia="Times New Roman" w:cs="Times New Roman"/>
                <w:sz w:val="18"/>
                <w:szCs w:val="18"/>
                <w:lang w:val="en-GB" w:eastAsia="en-GB"/>
              </w:rPr>
              <w:t>MU</w:t>
            </w:r>
          </w:p>
        </w:tc>
        <w:tc>
          <w:tcPr>
            <w:tcW w:w="1735" w:type="dxa"/>
            <w:noWrap/>
            <w:vAlign w:val="center"/>
          </w:tcPr>
          <w:p w14:paraId="190398CD" w14:textId="77777777" w:rsidR="007623C6" w:rsidRPr="000537C6" w:rsidRDefault="007623C6" w:rsidP="000537C6">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0537C6">
              <w:rPr>
                <w:color w:val="000000"/>
                <w:sz w:val="18"/>
                <w:szCs w:val="18"/>
              </w:rPr>
              <w:t>a3</w:t>
            </w:r>
          </w:p>
        </w:tc>
        <w:tc>
          <w:tcPr>
            <w:tcW w:w="851" w:type="dxa"/>
            <w:vAlign w:val="center"/>
          </w:tcPr>
          <w:p w14:paraId="3A09AF1D" w14:textId="77777777" w:rsidR="007623C6" w:rsidRPr="000537C6" w:rsidRDefault="007623C6" w:rsidP="000537C6">
            <w:pPr>
              <w:tabs>
                <w:tab w:val="left" w:pos="142"/>
                <w:tab w:val="left" w:pos="37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en-GB"/>
              </w:rPr>
            </w:pPr>
          </w:p>
        </w:tc>
        <w:tc>
          <w:tcPr>
            <w:tcW w:w="6061" w:type="dxa"/>
            <w:vAlign w:val="bottom"/>
          </w:tcPr>
          <w:p w14:paraId="208FBFAF" w14:textId="77777777" w:rsidR="007623C6" w:rsidRPr="000537C6" w:rsidRDefault="007623C6">
            <w:pPr>
              <w:cnfStyle w:val="000000000000" w:firstRow="0" w:lastRow="0" w:firstColumn="0" w:lastColumn="0" w:oddVBand="0" w:evenVBand="0" w:oddHBand="0" w:evenHBand="0" w:firstRowFirstColumn="0" w:firstRowLastColumn="0" w:lastRowFirstColumn="0" w:lastRowLastColumn="0"/>
              <w:rPr>
                <w:color w:val="000000"/>
                <w:sz w:val="18"/>
                <w:szCs w:val="18"/>
              </w:rPr>
            </w:pPr>
            <w:r w:rsidRPr="000537C6">
              <w:rPr>
                <w:color w:val="000000"/>
                <w:sz w:val="18"/>
                <w:szCs w:val="18"/>
              </w:rPr>
              <w:t>Constant term [W m</w:t>
            </w:r>
            <w:r w:rsidRPr="000537C6">
              <w:rPr>
                <w:color w:val="000000"/>
                <w:sz w:val="18"/>
                <w:szCs w:val="18"/>
                <w:vertAlign w:val="superscript"/>
              </w:rPr>
              <w:t>-2</w:t>
            </w:r>
            <w:r w:rsidRPr="000537C6">
              <w:rPr>
                <w:color w:val="000000"/>
                <w:sz w:val="18"/>
                <w:szCs w:val="18"/>
              </w:rPr>
              <w:t>]</w:t>
            </w:r>
          </w:p>
        </w:tc>
      </w:tr>
    </w:tbl>
    <w:p w14:paraId="7126F58E" w14:textId="77777777" w:rsidR="00310960" w:rsidRDefault="00310960" w:rsidP="009E5188">
      <w:pPr>
        <w:rPr>
          <w:b/>
          <w:szCs w:val="20"/>
          <w:lang w:val="en-GB"/>
        </w:rPr>
      </w:pPr>
    </w:p>
    <w:p w14:paraId="7EA74710" w14:textId="77777777" w:rsidR="009E5188" w:rsidRPr="00537B23" w:rsidRDefault="009E5188" w:rsidP="009E5188">
      <w:pPr>
        <w:rPr>
          <w:szCs w:val="20"/>
          <w:lang w:val="en-GB"/>
        </w:rPr>
      </w:pPr>
      <w:r w:rsidRPr="009E45C7">
        <w:rPr>
          <w:b/>
          <w:szCs w:val="20"/>
          <w:lang w:val="en-GB"/>
        </w:rPr>
        <w:t>Table 4.13:</w:t>
      </w:r>
      <w:r>
        <w:rPr>
          <w:szCs w:val="20"/>
          <w:lang w:val="en-GB"/>
        </w:rPr>
        <w:t xml:space="preserve"> Values from the literature for the OHM Coefficients (if you have recommendations for others to be included </w:t>
      </w:r>
      <w:hyperlink w:anchor="email" w:history="1">
        <w:r>
          <w:rPr>
            <w:rStyle w:val="Hyperlink"/>
            <w:szCs w:val="20"/>
            <w:lang w:val="en-GB"/>
          </w:rPr>
          <w:t>please let us</w:t>
        </w:r>
        <w:r w:rsidRPr="009B30B9">
          <w:rPr>
            <w:rStyle w:val="Hyperlink"/>
            <w:szCs w:val="20"/>
            <w:lang w:val="en-GB"/>
          </w:rPr>
          <w:t xml:space="preserve"> know</w:t>
        </w:r>
      </w:hyperlink>
      <w:r>
        <w:rPr>
          <w:szCs w:val="20"/>
          <w:lang w:val="en-GB"/>
        </w:rPr>
        <w:t xml:space="preserve">) </w:t>
      </w:r>
      <w:r w:rsidRPr="001C53F7">
        <w:rPr>
          <w:lang w:val="en-GB"/>
        </w:rPr>
        <w:t>In the model run, canyons are excluded</w:t>
      </w:r>
      <w:r w:rsidR="00310960">
        <w:rPr>
          <w:lang w:val="en-GB"/>
        </w:rPr>
        <w:t>.</w:t>
      </w:r>
    </w:p>
    <w:tbl>
      <w:tblPr>
        <w:tblStyle w:val="TableGrid"/>
        <w:tblW w:w="9322" w:type="dxa"/>
        <w:tblLook w:val="04A0" w:firstRow="1" w:lastRow="0" w:firstColumn="1" w:lastColumn="0" w:noHBand="0" w:noVBand="1"/>
      </w:tblPr>
      <w:tblGrid>
        <w:gridCol w:w="1019"/>
        <w:gridCol w:w="4221"/>
        <w:gridCol w:w="2126"/>
        <w:gridCol w:w="567"/>
        <w:gridCol w:w="709"/>
        <w:gridCol w:w="680"/>
      </w:tblGrid>
      <w:tr w:rsidR="009E5188" w:rsidRPr="000C3476" w14:paraId="394F27FE" w14:textId="77777777" w:rsidTr="00AE4BC9">
        <w:trPr>
          <w:trHeight w:val="227"/>
        </w:trPr>
        <w:tc>
          <w:tcPr>
            <w:tcW w:w="5240" w:type="dxa"/>
            <w:gridSpan w:val="2"/>
            <w:vAlign w:val="center"/>
          </w:tcPr>
          <w:p w14:paraId="725E2207" w14:textId="77777777" w:rsidR="009E5188" w:rsidRPr="000C3476" w:rsidRDefault="009E5188" w:rsidP="00AE4BC9">
            <w:pPr>
              <w:rPr>
                <w:rFonts w:cs="Times New Roman"/>
                <w:b/>
                <w:sz w:val="18"/>
                <w:szCs w:val="20"/>
              </w:rPr>
            </w:pPr>
            <w:r w:rsidRPr="000C3476">
              <w:rPr>
                <w:rFonts w:cs="Times New Roman"/>
                <w:b/>
                <w:sz w:val="18"/>
                <w:szCs w:val="20"/>
              </w:rPr>
              <w:t>Surface type</w:t>
            </w:r>
          </w:p>
        </w:tc>
        <w:tc>
          <w:tcPr>
            <w:tcW w:w="2126" w:type="dxa"/>
            <w:vAlign w:val="center"/>
          </w:tcPr>
          <w:p w14:paraId="204C5211" w14:textId="77777777" w:rsidR="009E5188" w:rsidRPr="000C3476" w:rsidRDefault="009E5188" w:rsidP="00AE4BC9">
            <w:pPr>
              <w:rPr>
                <w:rFonts w:cs="Times New Roman"/>
                <w:b/>
                <w:sz w:val="18"/>
                <w:szCs w:val="20"/>
              </w:rPr>
            </w:pPr>
            <w:r w:rsidRPr="000C3476">
              <w:rPr>
                <w:rFonts w:cs="Times New Roman"/>
                <w:b/>
                <w:sz w:val="18"/>
                <w:szCs w:val="20"/>
              </w:rPr>
              <w:t>Author</w:t>
            </w:r>
          </w:p>
        </w:tc>
        <w:tc>
          <w:tcPr>
            <w:tcW w:w="567" w:type="dxa"/>
            <w:vAlign w:val="center"/>
          </w:tcPr>
          <w:p w14:paraId="2AF522D4" w14:textId="77777777" w:rsidR="009E5188" w:rsidRPr="000C3476" w:rsidRDefault="009E5188" w:rsidP="00AE4BC9">
            <w:pPr>
              <w:rPr>
                <w:rFonts w:cs="Times New Roman"/>
                <w:b/>
                <w:sz w:val="18"/>
                <w:szCs w:val="20"/>
              </w:rPr>
            </w:pPr>
            <w:r w:rsidRPr="000C3476">
              <w:rPr>
                <w:rFonts w:cs="Times New Roman"/>
                <w:b/>
                <w:sz w:val="18"/>
                <w:szCs w:val="20"/>
              </w:rPr>
              <w:t>a</w:t>
            </w:r>
            <w:r w:rsidRPr="000C3476">
              <w:rPr>
                <w:rFonts w:cs="Times New Roman"/>
                <w:b/>
                <w:sz w:val="18"/>
                <w:szCs w:val="20"/>
                <w:vertAlign w:val="subscript"/>
              </w:rPr>
              <w:t>1</w:t>
            </w:r>
          </w:p>
        </w:tc>
        <w:tc>
          <w:tcPr>
            <w:tcW w:w="709" w:type="dxa"/>
            <w:vAlign w:val="center"/>
          </w:tcPr>
          <w:p w14:paraId="1945F1E4" w14:textId="77777777" w:rsidR="009E5188" w:rsidRPr="000C3476" w:rsidRDefault="009E5188" w:rsidP="00AE4BC9">
            <w:pPr>
              <w:rPr>
                <w:rFonts w:cs="Times New Roman"/>
                <w:b/>
                <w:sz w:val="18"/>
                <w:szCs w:val="20"/>
              </w:rPr>
            </w:pPr>
            <w:r w:rsidRPr="000C3476">
              <w:rPr>
                <w:rFonts w:cs="Times New Roman"/>
                <w:b/>
                <w:sz w:val="18"/>
                <w:szCs w:val="20"/>
              </w:rPr>
              <w:t>a</w:t>
            </w:r>
            <w:r w:rsidRPr="000C3476">
              <w:rPr>
                <w:rFonts w:cs="Times New Roman"/>
                <w:b/>
                <w:sz w:val="18"/>
                <w:szCs w:val="20"/>
                <w:vertAlign w:val="subscript"/>
              </w:rPr>
              <w:t>2</w:t>
            </w:r>
          </w:p>
        </w:tc>
        <w:tc>
          <w:tcPr>
            <w:tcW w:w="680" w:type="dxa"/>
            <w:vAlign w:val="center"/>
          </w:tcPr>
          <w:p w14:paraId="2B5D6742" w14:textId="77777777" w:rsidR="009E5188" w:rsidRPr="000C3476" w:rsidRDefault="009E5188" w:rsidP="00AE4BC9">
            <w:pPr>
              <w:rPr>
                <w:rFonts w:cs="Times New Roman"/>
                <w:b/>
                <w:sz w:val="18"/>
                <w:szCs w:val="20"/>
              </w:rPr>
            </w:pPr>
            <w:r w:rsidRPr="000C3476">
              <w:rPr>
                <w:rFonts w:cs="Times New Roman"/>
                <w:b/>
                <w:sz w:val="18"/>
                <w:szCs w:val="20"/>
              </w:rPr>
              <w:t>a</w:t>
            </w:r>
            <w:r w:rsidRPr="000C3476">
              <w:rPr>
                <w:rFonts w:cs="Times New Roman"/>
                <w:b/>
                <w:sz w:val="18"/>
                <w:szCs w:val="20"/>
                <w:vertAlign w:val="subscript"/>
              </w:rPr>
              <w:t>3</w:t>
            </w:r>
          </w:p>
        </w:tc>
      </w:tr>
      <w:tr w:rsidR="009E5188" w:rsidRPr="000C3476" w14:paraId="22DA9766" w14:textId="77777777" w:rsidTr="00AE4BC9">
        <w:trPr>
          <w:trHeight w:val="227"/>
        </w:trPr>
        <w:tc>
          <w:tcPr>
            <w:tcW w:w="1019" w:type="dxa"/>
            <w:vMerge w:val="restart"/>
            <w:vAlign w:val="center"/>
          </w:tcPr>
          <w:p w14:paraId="2CBE0D06" w14:textId="77777777" w:rsidR="009E5188" w:rsidRPr="000C3476" w:rsidRDefault="009E5188" w:rsidP="00AE4BC9">
            <w:pPr>
              <w:rPr>
                <w:rFonts w:cs="Times New Roman"/>
                <w:sz w:val="18"/>
                <w:szCs w:val="20"/>
              </w:rPr>
            </w:pPr>
            <w:r w:rsidRPr="000C3476">
              <w:rPr>
                <w:rFonts w:cs="Times New Roman"/>
                <w:sz w:val="18"/>
                <w:szCs w:val="20"/>
              </w:rPr>
              <w:t>Canyon</w:t>
            </w:r>
          </w:p>
        </w:tc>
        <w:tc>
          <w:tcPr>
            <w:tcW w:w="4221" w:type="dxa"/>
            <w:vAlign w:val="center"/>
          </w:tcPr>
          <w:p w14:paraId="1206592D" w14:textId="77777777" w:rsidR="009E5188" w:rsidRPr="000C3476" w:rsidRDefault="009E5188" w:rsidP="00AE4BC9">
            <w:pPr>
              <w:rPr>
                <w:rFonts w:cs="Times New Roman"/>
                <w:sz w:val="18"/>
                <w:szCs w:val="20"/>
              </w:rPr>
            </w:pPr>
            <w:r w:rsidRPr="000C3476">
              <w:rPr>
                <w:rFonts w:cs="Times New Roman"/>
                <w:sz w:val="18"/>
                <w:szCs w:val="20"/>
              </w:rPr>
              <w:t>E-W canyon</w:t>
            </w:r>
          </w:p>
        </w:tc>
        <w:tc>
          <w:tcPr>
            <w:tcW w:w="2126" w:type="dxa"/>
            <w:vAlign w:val="center"/>
          </w:tcPr>
          <w:p w14:paraId="1897DD74" w14:textId="77777777" w:rsidR="009E5188" w:rsidRPr="000C3476" w:rsidRDefault="009E5188" w:rsidP="00AE4BC9">
            <w:pPr>
              <w:rPr>
                <w:rFonts w:cs="Times New Roman"/>
                <w:sz w:val="18"/>
                <w:szCs w:val="20"/>
              </w:rPr>
            </w:pPr>
            <w:r w:rsidRPr="000C3476">
              <w:rPr>
                <w:rFonts w:cs="Times New Roman"/>
                <w:sz w:val="18"/>
                <w:szCs w:val="20"/>
              </w:rPr>
              <w:t xml:space="preserve">Yoshida </w:t>
            </w:r>
            <w:r w:rsidRPr="000C3476">
              <w:rPr>
                <w:rFonts w:cs="Times New Roman"/>
                <w:i/>
                <w:sz w:val="18"/>
                <w:szCs w:val="20"/>
              </w:rPr>
              <w:t>et al.</w:t>
            </w:r>
            <w:r w:rsidRPr="000C3476">
              <w:rPr>
                <w:rFonts w:cs="Times New Roman"/>
                <w:sz w:val="18"/>
                <w:szCs w:val="20"/>
              </w:rPr>
              <w:t xml:space="preserve"> (1990, 1991)</w:t>
            </w:r>
          </w:p>
        </w:tc>
        <w:tc>
          <w:tcPr>
            <w:tcW w:w="567" w:type="dxa"/>
            <w:vAlign w:val="center"/>
          </w:tcPr>
          <w:p w14:paraId="15177745" w14:textId="77777777" w:rsidR="009E5188" w:rsidRPr="000C3476" w:rsidRDefault="009E5188" w:rsidP="00AE4BC9">
            <w:pPr>
              <w:rPr>
                <w:rFonts w:cs="Times New Roman"/>
                <w:sz w:val="18"/>
                <w:szCs w:val="20"/>
              </w:rPr>
            </w:pPr>
            <w:r w:rsidRPr="000C3476">
              <w:rPr>
                <w:rFonts w:cs="Times New Roman"/>
                <w:sz w:val="18"/>
                <w:szCs w:val="20"/>
              </w:rPr>
              <w:t>0.71</w:t>
            </w:r>
          </w:p>
        </w:tc>
        <w:tc>
          <w:tcPr>
            <w:tcW w:w="709" w:type="dxa"/>
            <w:vAlign w:val="center"/>
          </w:tcPr>
          <w:p w14:paraId="40475A86" w14:textId="77777777" w:rsidR="009E5188" w:rsidRPr="000C3476" w:rsidRDefault="009E5188" w:rsidP="00AE4BC9">
            <w:pPr>
              <w:rPr>
                <w:rFonts w:cs="Times New Roman"/>
                <w:sz w:val="18"/>
                <w:szCs w:val="20"/>
              </w:rPr>
            </w:pPr>
            <w:r w:rsidRPr="000C3476">
              <w:rPr>
                <w:rFonts w:cs="Times New Roman"/>
                <w:sz w:val="18"/>
                <w:szCs w:val="20"/>
              </w:rPr>
              <w:t>0.04</w:t>
            </w:r>
          </w:p>
        </w:tc>
        <w:tc>
          <w:tcPr>
            <w:tcW w:w="680" w:type="dxa"/>
            <w:vAlign w:val="center"/>
          </w:tcPr>
          <w:p w14:paraId="0C6892F6" w14:textId="77777777" w:rsidR="009E5188" w:rsidRPr="000C3476" w:rsidRDefault="009E5188" w:rsidP="00AE4BC9">
            <w:pPr>
              <w:rPr>
                <w:rFonts w:cs="Times New Roman"/>
                <w:sz w:val="18"/>
                <w:szCs w:val="20"/>
              </w:rPr>
            </w:pPr>
            <w:r w:rsidRPr="000C3476">
              <w:rPr>
                <w:rFonts w:cs="Times New Roman"/>
                <w:sz w:val="18"/>
                <w:szCs w:val="20"/>
              </w:rPr>
              <w:t>-39.7</w:t>
            </w:r>
          </w:p>
        </w:tc>
      </w:tr>
      <w:tr w:rsidR="009E5188" w:rsidRPr="000C3476" w14:paraId="211CE08E" w14:textId="77777777" w:rsidTr="00AE4BC9">
        <w:trPr>
          <w:trHeight w:val="227"/>
        </w:trPr>
        <w:tc>
          <w:tcPr>
            <w:tcW w:w="1019" w:type="dxa"/>
            <w:vMerge/>
            <w:vAlign w:val="center"/>
          </w:tcPr>
          <w:p w14:paraId="36EEE817" w14:textId="77777777" w:rsidR="009E5188" w:rsidRPr="000C3476" w:rsidRDefault="009E5188" w:rsidP="00AE4BC9">
            <w:pPr>
              <w:rPr>
                <w:rFonts w:cs="Times New Roman"/>
                <w:sz w:val="18"/>
                <w:szCs w:val="20"/>
              </w:rPr>
            </w:pPr>
          </w:p>
        </w:tc>
        <w:tc>
          <w:tcPr>
            <w:tcW w:w="4221" w:type="dxa"/>
            <w:vAlign w:val="center"/>
          </w:tcPr>
          <w:p w14:paraId="064A9180" w14:textId="77777777" w:rsidR="009E5188" w:rsidRPr="000C3476" w:rsidRDefault="009E5188" w:rsidP="00AE4BC9">
            <w:pPr>
              <w:rPr>
                <w:rFonts w:cs="Times New Roman"/>
                <w:sz w:val="18"/>
                <w:szCs w:val="20"/>
              </w:rPr>
            </w:pPr>
            <w:r w:rsidRPr="000C3476">
              <w:rPr>
                <w:rFonts w:cs="Times New Roman"/>
                <w:sz w:val="18"/>
                <w:szCs w:val="20"/>
              </w:rPr>
              <w:t>N-S canyon</w:t>
            </w:r>
          </w:p>
        </w:tc>
        <w:tc>
          <w:tcPr>
            <w:tcW w:w="2126" w:type="dxa"/>
            <w:vAlign w:val="center"/>
          </w:tcPr>
          <w:p w14:paraId="75BC987D" w14:textId="77777777" w:rsidR="009E5188" w:rsidRPr="000C3476" w:rsidRDefault="009E5188" w:rsidP="00AE4BC9">
            <w:pPr>
              <w:rPr>
                <w:rFonts w:cs="Times New Roman"/>
                <w:sz w:val="18"/>
                <w:szCs w:val="20"/>
              </w:rPr>
            </w:pPr>
            <w:r w:rsidRPr="000C3476">
              <w:rPr>
                <w:rFonts w:cs="Times New Roman"/>
                <w:sz w:val="18"/>
                <w:szCs w:val="20"/>
              </w:rPr>
              <w:t>Nunez (1974)</w:t>
            </w:r>
          </w:p>
        </w:tc>
        <w:tc>
          <w:tcPr>
            <w:tcW w:w="567" w:type="dxa"/>
            <w:vAlign w:val="center"/>
          </w:tcPr>
          <w:p w14:paraId="5F32EE11" w14:textId="77777777" w:rsidR="009E5188" w:rsidRPr="000C3476" w:rsidRDefault="009E5188" w:rsidP="00AE4BC9">
            <w:pPr>
              <w:rPr>
                <w:rFonts w:cs="Times New Roman"/>
                <w:sz w:val="18"/>
                <w:szCs w:val="20"/>
              </w:rPr>
            </w:pPr>
            <w:r w:rsidRPr="000C3476">
              <w:rPr>
                <w:rFonts w:cs="Times New Roman"/>
                <w:sz w:val="18"/>
                <w:szCs w:val="20"/>
              </w:rPr>
              <w:t>0.32</w:t>
            </w:r>
          </w:p>
        </w:tc>
        <w:tc>
          <w:tcPr>
            <w:tcW w:w="709" w:type="dxa"/>
            <w:vAlign w:val="center"/>
          </w:tcPr>
          <w:p w14:paraId="3FE3E95A" w14:textId="77777777" w:rsidR="009E5188" w:rsidRPr="000C3476" w:rsidRDefault="009E5188" w:rsidP="00AE4BC9">
            <w:pPr>
              <w:rPr>
                <w:rFonts w:cs="Times New Roman"/>
                <w:sz w:val="18"/>
                <w:szCs w:val="20"/>
              </w:rPr>
            </w:pPr>
            <w:r w:rsidRPr="000C3476">
              <w:rPr>
                <w:rFonts w:cs="Times New Roman"/>
                <w:sz w:val="18"/>
                <w:szCs w:val="20"/>
              </w:rPr>
              <w:t>0.01</w:t>
            </w:r>
          </w:p>
        </w:tc>
        <w:tc>
          <w:tcPr>
            <w:tcW w:w="680" w:type="dxa"/>
            <w:vAlign w:val="center"/>
          </w:tcPr>
          <w:p w14:paraId="257C001B" w14:textId="77777777" w:rsidR="009E5188" w:rsidRPr="000C3476" w:rsidRDefault="009E5188" w:rsidP="00AE4BC9">
            <w:pPr>
              <w:rPr>
                <w:rFonts w:cs="Times New Roman"/>
                <w:sz w:val="18"/>
                <w:szCs w:val="20"/>
              </w:rPr>
            </w:pPr>
            <w:r w:rsidRPr="000C3476">
              <w:rPr>
                <w:rFonts w:cs="Times New Roman"/>
                <w:sz w:val="18"/>
                <w:szCs w:val="20"/>
              </w:rPr>
              <w:t>-27.7</w:t>
            </w:r>
          </w:p>
        </w:tc>
      </w:tr>
      <w:tr w:rsidR="009E5188" w:rsidRPr="000C3476" w14:paraId="7EF076D2" w14:textId="77777777" w:rsidTr="00AE4BC9">
        <w:trPr>
          <w:trHeight w:val="227"/>
        </w:trPr>
        <w:tc>
          <w:tcPr>
            <w:tcW w:w="1019" w:type="dxa"/>
            <w:vMerge w:val="restart"/>
            <w:vAlign w:val="center"/>
          </w:tcPr>
          <w:p w14:paraId="6BDF6BC5" w14:textId="77777777" w:rsidR="009E5188" w:rsidRPr="000C3476" w:rsidRDefault="009E5188" w:rsidP="00AE4BC9">
            <w:pPr>
              <w:rPr>
                <w:rFonts w:cs="Times New Roman"/>
                <w:sz w:val="18"/>
                <w:szCs w:val="20"/>
              </w:rPr>
            </w:pPr>
            <w:r w:rsidRPr="000C3476">
              <w:rPr>
                <w:rFonts w:cs="Times New Roman"/>
                <w:sz w:val="18"/>
                <w:szCs w:val="20"/>
              </w:rPr>
              <w:t>Vegetation</w:t>
            </w:r>
          </w:p>
        </w:tc>
        <w:tc>
          <w:tcPr>
            <w:tcW w:w="4221" w:type="dxa"/>
            <w:vAlign w:val="center"/>
          </w:tcPr>
          <w:p w14:paraId="753649A4" w14:textId="77777777" w:rsidR="009E5188" w:rsidRPr="000C3476" w:rsidRDefault="009E5188" w:rsidP="00AE4BC9">
            <w:pPr>
              <w:rPr>
                <w:rFonts w:cs="Times New Roman"/>
                <w:sz w:val="18"/>
                <w:szCs w:val="20"/>
              </w:rPr>
            </w:pPr>
            <w:r w:rsidRPr="000C3476">
              <w:rPr>
                <w:rFonts w:cs="Times New Roman"/>
                <w:sz w:val="18"/>
                <w:szCs w:val="20"/>
              </w:rPr>
              <w:t>Mixed forest</w:t>
            </w:r>
          </w:p>
        </w:tc>
        <w:tc>
          <w:tcPr>
            <w:tcW w:w="2126" w:type="dxa"/>
            <w:vAlign w:val="center"/>
          </w:tcPr>
          <w:p w14:paraId="3EB41A21" w14:textId="77777777" w:rsidR="009E5188" w:rsidRPr="000C3476" w:rsidRDefault="009E5188" w:rsidP="00AE4BC9">
            <w:pPr>
              <w:rPr>
                <w:rFonts w:cs="Times New Roman"/>
                <w:sz w:val="18"/>
                <w:szCs w:val="20"/>
              </w:rPr>
            </w:pPr>
            <w:r w:rsidRPr="000C3476">
              <w:rPr>
                <w:rFonts w:cs="Times New Roman"/>
                <w:sz w:val="18"/>
                <w:szCs w:val="20"/>
              </w:rPr>
              <w:t>McCaughey (1985)</w:t>
            </w:r>
          </w:p>
        </w:tc>
        <w:tc>
          <w:tcPr>
            <w:tcW w:w="567" w:type="dxa"/>
            <w:vAlign w:val="center"/>
          </w:tcPr>
          <w:p w14:paraId="1E5B4014" w14:textId="77777777" w:rsidR="009E5188" w:rsidRPr="000C3476" w:rsidRDefault="009E5188" w:rsidP="00AE4BC9">
            <w:pPr>
              <w:rPr>
                <w:rFonts w:cs="Times New Roman"/>
                <w:sz w:val="18"/>
                <w:szCs w:val="20"/>
              </w:rPr>
            </w:pPr>
            <w:r w:rsidRPr="000C3476">
              <w:rPr>
                <w:rFonts w:cs="Times New Roman"/>
                <w:sz w:val="18"/>
                <w:szCs w:val="20"/>
              </w:rPr>
              <w:t>0.11</w:t>
            </w:r>
          </w:p>
        </w:tc>
        <w:tc>
          <w:tcPr>
            <w:tcW w:w="709" w:type="dxa"/>
            <w:vAlign w:val="center"/>
          </w:tcPr>
          <w:p w14:paraId="2DB5FBCF" w14:textId="77777777" w:rsidR="009E5188" w:rsidRPr="000C3476" w:rsidRDefault="009E5188" w:rsidP="00AE4BC9">
            <w:pPr>
              <w:rPr>
                <w:rFonts w:cs="Times New Roman"/>
                <w:sz w:val="18"/>
                <w:szCs w:val="20"/>
              </w:rPr>
            </w:pPr>
            <w:r w:rsidRPr="000C3476">
              <w:rPr>
                <w:rFonts w:cs="Times New Roman"/>
                <w:sz w:val="18"/>
                <w:szCs w:val="20"/>
              </w:rPr>
              <w:t>0.11</w:t>
            </w:r>
          </w:p>
        </w:tc>
        <w:tc>
          <w:tcPr>
            <w:tcW w:w="680" w:type="dxa"/>
            <w:vAlign w:val="center"/>
          </w:tcPr>
          <w:p w14:paraId="398A050C" w14:textId="77777777" w:rsidR="009E5188" w:rsidRPr="000C3476" w:rsidRDefault="009E5188" w:rsidP="00AE4BC9">
            <w:pPr>
              <w:rPr>
                <w:rFonts w:cs="Times New Roman"/>
                <w:sz w:val="18"/>
                <w:szCs w:val="20"/>
              </w:rPr>
            </w:pPr>
            <w:r w:rsidRPr="000C3476">
              <w:rPr>
                <w:rFonts w:cs="Times New Roman"/>
                <w:sz w:val="18"/>
                <w:szCs w:val="20"/>
              </w:rPr>
              <w:t>-12.3</w:t>
            </w:r>
          </w:p>
        </w:tc>
      </w:tr>
      <w:tr w:rsidR="009E5188" w:rsidRPr="000C3476" w14:paraId="0E0A93E2" w14:textId="77777777" w:rsidTr="00AE4BC9">
        <w:trPr>
          <w:trHeight w:val="227"/>
        </w:trPr>
        <w:tc>
          <w:tcPr>
            <w:tcW w:w="1019" w:type="dxa"/>
            <w:vMerge/>
            <w:vAlign w:val="center"/>
          </w:tcPr>
          <w:p w14:paraId="6A0B51D8" w14:textId="77777777" w:rsidR="009E5188" w:rsidRPr="000C3476" w:rsidRDefault="009E5188" w:rsidP="00AE4BC9">
            <w:pPr>
              <w:rPr>
                <w:rFonts w:cs="Times New Roman"/>
                <w:sz w:val="18"/>
                <w:szCs w:val="20"/>
              </w:rPr>
            </w:pPr>
          </w:p>
        </w:tc>
        <w:tc>
          <w:tcPr>
            <w:tcW w:w="4221" w:type="dxa"/>
            <w:vAlign w:val="center"/>
          </w:tcPr>
          <w:p w14:paraId="4F4FB98A" w14:textId="77777777" w:rsidR="009E5188" w:rsidRPr="000C3476" w:rsidRDefault="009E5188" w:rsidP="00AE4BC9">
            <w:pPr>
              <w:rPr>
                <w:rFonts w:cs="Times New Roman"/>
                <w:sz w:val="18"/>
                <w:szCs w:val="20"/>
              </w:rPr>
            </w:pPr>
            <w:r w:rsidRPr="000C3476">
              <w:rPr>
                <w:rFonts w:cs="Times New Roman"/>
                <w:sz w:val="18"/>
                <w:szCs w:val="20"/>
              </w:rPr>
              <w:t>Short grass</w:t>
            </w:r>
          </w:p>
        </w:tc>
        <w:tc>
          <w:tcPr>
            <w:tcW w:w="2126" w:type="dxa"/>
            <w:vAlign w:val="center"/>
          </w:tcPr>
          <w:p w14:paraId="408DB674" w14:textId="77777777" w:rsidR="009E5188" w:rsidRPr="000C3476" w:rsidRDefault="009E5188" w:rsidP="00AE4BC9">
            <w:pPr>
              <w:rPr>
                <w:rFonts w:cs="Times New Roman"/>
                <w:sz w:val="18"/>
                <w:szCs w:val="20"/>
              </w:rPr>
            </w:pPr>
            <w:r w:rsidRPr="000C3476">
              <w:rPr>
                <w:rFonts w:cs="Times New Roman"/>
                <w:sz w:val="18"/>
                <w:szCs w:val="20"/>
              </w:rPr>
              <w:t xml:space="preserve">Doll </w:t>
            </w:r>
            <w:r w:rsidRPr="000C3476">
              <w:rPr>
                <w:rFonts w:cs="Times New Roman"/>
                <w:i/>
                <w:sz w:val="18"/>
                <w:szCs w:val="20"/>
              </w:rPr>
              <w:t>et al.</w:t>
            </w:r>
            <w:r w:rsidRPr="000C3476">
              <w:rPr>
                <w:rFonts w:cs="Times New Roman"/>
                <w:sz w:val="18"/>
                <w:szCs w:val="20"/>
              </w:rPr>
              <w:t xml:space="preserve"> (1985)</w:t>
            </w:r>
          </w:p>
        </w:tc>
        <w:tc>
          <w:tcPr>
            <w:tcW w:w="567" w:type="dxa"/>
            <w:vAlign w:val="center"/>
          </w:tcPr>
          <w:p w14:paraId="179D5962" w14:textId="77777777" w:rsidR="009E5188" w:rsidRPr="000C3476" w:rsidRDefault="009E5188" w:rsidP="00AE4BC9">
            <w:pPr>
              <w:rPr>
                <w:rFonts w:cs="Times New Roman"/>
                <w:sz w:val="18"/>
                <w:szCs w:val="20"/>
              </w:rPr>
            </w:pPr>
            <w:r w:rsidRPr="000C3476">
              <w:rPr>
                <w:rFonts w:cs="Times New Roman"/>
                <w:sz w:val="18"/>
                <w:szCs w:val="20"/>
              </w:rPr>
              <w:t>0.32</w:t>
            </w:r>
          </w:p>
        </w:tc>
        <w:tc>
          <w:tcPr>
            <w:tcW w:w="709" w:type="dxa"/>
            <w:vAlign w:val="center"/>
          </w:tcPr>
          <w:p w14:paraId="0A7AC4E5" w14:textId="77777777" w:rsidR="009E5188" w:rsidRPr="000C3476" w:rsidRDefault="009E5188" w:rsidP="00AE4BC9">
            <w:pPr>
              <w:rPr>
                <w:rFonts w:cs="Times New Roman"/>
                <w:sz w:val="18"/>
                <w:szCs w:val="20"/>
              </w:rPr>
            </w:pPr>
            <w:r w:rsidRPr="000C3476">
              <w:rPr>
                <w:rFonts w:cs="Times New Roman"/>
                <w:sz w:val="18"/>
                <w:szCs w:val="20"/>
              </w:rPr>
              <w:t>0.54</w:t>
            </w:r>
          </w:p>
        </w:tc>
        <w:tc>
          <w:tcPr>
            <w:tcW w:w="680" w:type="dxa"/>
            <w:vAlign w:val="center"/>
          </w:tcPr>
          <w:p w14:paraId="22E032D3" w14:textId="77777777" w:rsidR="009E5188" w:rsidRPr="000C3476" w:rsidRDefault="009E5188" w:rsidP="00AE4BC9">
            <w:pPr>
              <w:rPr>
                <w:rFonts w:cs="Times New Roman"/>
                <w:sz w:val="18"/>
                <w:szCs w:val="20"/>
              </w:rPr>
            </w:pPr>
            <w:r w:rsidRPr="000C3476">
              <w:rPr>
                <w:rFonts w:cs="Times New Roman"/>
                <w:sz w:val="18"/>
                <w:szCs w:val="20"/>
              </w:rPr>
              <w:t>-27.4</w:t>
            </w:r>
          </w:p>
        </w:tc>
      </w:tr>
      <w:tr w:rsidR="009E5188" w:rsidRPr="000C3476" w14:paraId="0903ABE4" w14:textId="77777777" w:rsidTr="00AE4BC9">
        <w:trPr>
          <w:trHeight w:val="227"/>
        </w:trPr>
        <w:tc>
          <w:tcPr>
            <w:tcW w:w="1019" w:type="dxa"/>
            <w:vMerge/>
            <w:vAlign w:val="center"/>
          </w:tcPr>
          <w:p w14:paraId="46D806AA" w14:textId="77777777" w:rsidR="009E5188" w:rsidRPr="000C3476" w:rsidRDefault="009E5188" w:rsidP="00AE4BC9">
            <w:pPr>
              <w:rPr>
                <w:rFonts w:cs="Times New Roman"/>
                <w:sz w:val="18"/>
                <w:szCs w:val="20"/>
              </w:rPr>
            </w:pPr>
          </w:p>
        </w:tc>
        <w:tc>
          <w:tcPr>
            <w:tcW w:w="4221" w:type="dxa"/>
            <w:vAlign w:val="center"/>
          </w:tcPr>
          <w:p w14:paraId="68847F1F" w14:textId="77777777" w:rsidR="009E5188" w:rsidRPr="000C3476" w:rsidRDefault="009E5188" w:rsidP="00AE4BC9">
            <w:pPr>
              <w:rPr>
                <w:rFonts w:cs="Times New Roman"/>
                <w:sz w:val="18"/>
                <w:szCs w:val="20"/>
              </w:rPr>
            </w:pPr>
            <w:r w:rsidRPr="000C3476">
              <w:rPr>
                <w:rFonts w:cs="Times New Roman"/>
                <w:sz w:val="18"/>
                <w:szCs w:val="20"/>
              </w:rPr>
              <w:t>Bare soil</w:t>
            </w:r>
          </w:p>
        </w:tc>
        <w:tc>
          <w:tcPr>
            <w:tcW w:w="2126" w:type="dxa"/>
            <w:vAlign w:val="center"/>
          </w:tcPr>
          <w:p w14:paraId="3E0DC086" w14:textId="77777777" w:rsidR="009E5188" w:rsidRPr="000C3476" w:rsidRDefault="009E5188" w:rsidP="00AE4BC9">
            <w:pPr>
              <w:rPr>
                <w:rFonts w:cs="Times New Roman"/>
                <w:sz w:val="18"/>
                <w:szCs w:val="20"/>
              </w:rPr>
            </w:pPr>
            <w:r w:rsidRPr="000C3476">
              <w:rPr>
                <w:rFonts w:cs="Times New Roman"/>
                <w:sz w:val="18"/>
                <w:szCs w:val="20"/>
              </w:rPr>
              <w:t>Novak (1982)</w:t>
            </w:r>
          </w:p>
        </w:tc>
        <w:tc>
          <w:tcPr>
            <w:tcW w:w="567" w:type="dxa"/>
            <w:vAlign w:val="center"/>
          </w:tcPr>
          <w:p w14:paraId="309F9C9D" w14:textId="77777777" w:rsidR="009E5188" w:rsidRPr="000C3476" w:rsidRDefault="009E5188" w:rsidP="00AE4BC9">
            <w:pPr>
              <w:rPr>
                <w:rFonts w:cs="Times New Roman"/>
                <w:sz w:val="18"/>
                <w:szCs w:val="20"/>
              </w:rPr>
            </w:pPr>
            <w:r w:rsidRPr="000C3476">
              <w:rPr>
                <w:rFonts w:cs="Times New Roman"/>
                <w:sz w:val="18"/>
                <w:szCs w:val="20"/>
              </w:rPr>
              <w:t>0.38</w:t>
            </w:r>
          </w:p>
        </w:tc>
        <w:tc>
          <w:tcPr>
            <w:tcW w:w="709" w:type="dxa"/>
            <w:vAlign w:val="center"/>
          </w:tcPr>
          <w:p w14:paraId="7647F4E5" w14:textId="77777777" w:rsidR="009E5188" w:rsidRPr="000C3476" w:rsidRDefault="009E5188" w:rsidP="00AE4BC9">
            <w:pPr>
              <w:rPr>
                <w:rFonts w:cs="Times New Roman"/>
                <w:sz w:val="18"/>
                <w:szCs w:val="20"/>
              </w:rPr>
            </w:pPr>
            <w:r w:rsidRPr="000C3476">
              <w:rPr>
                <w:rFonts w:cs="Times New Roman"/>
                <w:sz w:val="18"/>
                <w:szCs w:val="20"/>
              </w:rPr>
              <w:t>0.56</w:t>
            </w:r>
          </w:p>
        </w:tc>
        <w:tc>
          <w:tcPr>
            <w:tcW w:w="680" w:type="dxa"/>
            <w:vAlign w:val="center"/>
          </w:tcPr>
          <w:p w14:paraId="418AE86E" w14:textId="77777777" w:rsidR="009E5188" w:rsidRPr="000C3476" w:rsidRDefault="009E5188" w:rsidP="00AE4BC9">
            <w:pPr>
              <w:rPr>
                <w:rFonts w:cs="Times New Roman"/>
                <w:sz w:val="18"/>
                <w:szCs w:val="20"/>
              </w:rPr>
            </w:pPr>
            <w:r w:rsidRPr="000C3476">
              <w:rPr>
                <w:rFonts w:cs="Times New Roman"/>
                <w:sz w:val="18"/>
                <w:szCs w:val="20"/>
              </w:rPr>
              <w:t>-27.3</w:t>
            </w:r>
          </w:p>
        </w:tc>
      </w:tr>
      <w:tr w:rsidR="009E5188" w:rsidRPr="000C3476" w14:paraId="16923723" w14:textId="77777777" w:rsidTr="00AE4BC9">
        <w:trPr>
          <w:trHeight w:val="227"/>
        </w:trPr>
        <w:tc>
          <w:tcPr>
            <w:tcW w:w="1019" w:type="dxa"/>
            <w:vMerge/>
            <w:vAlign w:val="center"/>
          </w:tcPr>
          <w:p w14:paraId="6CE5FAD4" w14:textId="77777777" w:rsidR="009E5188" w:rsidRPr="000C3476" w:rsidRDefault="009E5188" w:rsidP="00AE4BC9">
            <w:pPr>
              <w:rPr>
                <w:rFonts w:cs="Times New Roman"/>
                <w:sz w:val="18"/>
                <w:szCs w:val="20"/>
              </w:rPr>
            </w:pPr>
          </w:p>
        </w:tc>
        <w:tc>
          <w:tcPr>
            <w:tcW w:w="4221" w:type="dxa"/>
            <w:vAlign w:val="center"/>
          </w:tcPr>
          <w:p w14:paraId="4DD48F46" w14:textId="77777777" w:rsidR="009E5188" w:rsidRPr="000C3476" w:rsidRDefault="009E5188" w:rsidP="00AE4BC9">
            <w:pPr>
              <w:rPr>
                <w:rFonts w:cs="Times New Roman"/>
                <w:sz w:val="18"/>
                <w:szCs w:val="20"/>
              </w:rPr>
            </w:pPr>
            <w:r w:rsidRPr="000C3476">
              <w:rPr>
                <w:rFonts w:cs="Times New Roman"/>
                <w:sz w:val="18"/>
                <w:szCs w:val="20"/>
              </w:rPr>
              <w:t>Bare soil (wet)</w:t>
            </w:r>
          </w:p>
        </w:tc>
        <w:tc>
          <w:tcPr>
            <w:tcW w:w="2126" w:type="dxa"/>
            <w:vAlign w:val="center"/>
          </w:tcPr>
          <w:p w14:paraId="6E895ECC" w14:textId="77777777" w:rsidR="009E5188" w:rsidRPr="000C3476" w:rsidRDefault="009E5188" w:rsidP="00AE4BC9">
            <w:pPr>
              <w:rPr>
                <w:rFonts w:cs="Times New Roman"/>
                <w:sz w:val="18"/>
                <w:szCs w:val="20"/>
              </w:rPr>
            </w:pPr>
            <w:r w:rsidRPr="000C3476">
              <w:rPr>
                <w:rFonts w:cs="Times New Roman"/>
                <w:sz w:val="18"/>
                <w:szCs w:val="20"/>
              </w:rPr>
              <w:t>Fuchs &amp; Hadas (1972)</w:t>
            </w:r>
          </w:p>
        </w:tc>
        <w:tc>
          <w:tcPr>
            <w:tcW w:w="567" w:type="dxa"/>
            <w:vAlign w:val="center"/>
          </w:tcPr>
          <w:p w14:paraId="2706A74E" w14:textId="77777777" w:rsidR="009E5188" w:rsidRPr="000C3476" w:rsidRDefault="009E5188" w:rsidP="00AE4BC9">
            <w:pPr>
              <w:rPr>
                <w:rFonts w:cs="Times New Roman"/>
                <w:sz w:val="18"/>
                <w:szCs w:val="20"/>
              </w:rPr>
            </w:pPr>
            <w:r w:rsidRPr="000C3476">
              <w:rPr>
                <w:rFonts w:cs="Times New Roman"/>
                <w:sz w:val="18"/>
                <w:szCs w:val="20"/>
              </w:rPr>
              <w:t>0.33</w:t>
            </w:r>
          </w:p>
        </w:tc>
        <w:tc>
          <w:tcPr>
            <w:tcW w:w="709" w:type="dxa"/>
            <w:vAlign w:val="center"/>
          </w:tcPr>
          <w:p w14:paraId="454D2417" w14:textId="77777777" w:rsidR="009E5188" w:rsidRPr="000C3476" w:rsidRDefault="009E5188" w:rsidP="00AE4BC9">
            <w:pPr>
              <w:rPr>
                <w:rFonts w:cs="Times New Roman"/>
                <w:sz w:val="18"/>
                <w:szCs w:val="20"/>
              </w:rPr>
            </w:pPr>
            <w:r w:rsidRPr="000C3476">
              <w:rPr>
                <w:rFonts w:cs="Times New Roman"/>
                <w:sz w:val="18"/>
                <w:szCs w:val="20"/>
              </w:rPr>
              <w:t>0.07</w:t>
            </w:r>
          </w:p>
        </w:tc>
        <w:tc>
          <w:tcPr>
            <w:tcW w:w="680" w:type="dxa"/>
            <w:vAlign w:val="center"/>
          </w:tcPr>
          <w:p w14:paraId="3B6E6E82" w14:textId="77777777" w:rsidR="009E5188" w:rsidRPr="000C3476" w:rsidRDefault="009E5188" w:rsidP="00AE4BC9">
            <w:pPr>
              <w:rPr>
                <w:rFonts w:cs="Times New Roman"/>
                <w:sz w:val="18"/>
                <w:szCs w:val="20"/>
              </w:rPr>
            </w:pPr>
            <w:r w:rsidRPr="000C3476">
              <w:rPr>
                <w:rFonts w:cs="Times New Roman"/>
                <w:sz w:val="18"/>
                <w:szCs w:val="20"/>
              </w:rPr>
              <w:t>-34.9</w:t>
            </w:r>
          </w:p>
        </w:tc>
      </w:tr>
      <w:tr w:rsidR="009E5188" w:rsidRPr="000C3476" w14:paraId="10D51582" w14:textId="77777777" w:rsidTr="00AE4BC9">
        <w:trPr>
          <w:trHeight w:val="227"/>
        </w:trPr>
        <w:tc>
          <w:tcPr>
            <w:tcW w:w="1019" w:type="dxa"/>
            <w:vMerge/>
            <w:vAlign w:val="center"/>
          </w:tcPr>
          <w:p w14:paraId="0259FF41" w14:textId="77777777" w:rsidR="009E5188" w:rsidRPr="000C3476" w:rsidRDefault="009E5188" w:rsidP="00AE4BC9">
            <w:pPr>
              <w:rPr>
                <w:rFonts w:cs="Times New Roman"/>
                <w:sz w:val="18"/>
                <w:szCs w:val="20"/>
              </w:rPr>
            </w:pPr>
          </w:p>
        </w:tc>
        <w:tc>
          <w:tcPr>
            <w:tcW w:w="4221" w:type="dxa"/>
            <w:vAlign w:val="center"/>
          </w:tcPr>
          <w:p w14:paraId="51A2034E" w14:textId="77777777" w:rsidR="009E5188" w:rsidRPr="000C3476" w:rsidRDefault="009E5188" w:rsidP="00AE4BC9">
            <w:pPr>
              <w:rPr>
                <w:rFonts w:cs="Times New Roman"/>
                <w:sz w:val="18"/>
                <w:szCs w:val="20"/>
              </w:rPr>
            </w:pPr>
            <w:r w:rsidRPr="000C3476">
              <w:rPr>
                <w:rFonts w:cs="Times New Roman"/>
                <w:sz w:val="18"/>
                <w:szCs w:val="20"/>
              </w:rPr>
              <w:t>Bare soil (dry)</w:t>
            </w:r>
          </w:p>
        </w:tc>
        <w:tc>
          <w:tcPr>
            <w:tcW w:w="2126" w:type="dxa"/>
            <w:vAlign w:val="center"/>
          </w:tcPr>
          <w:p w14:paraId="4F65A4FF" w14:textId="77777777" w:rsidR="009E5188" w:rsidRPr="000C3476" w:rsidRDefault="009E5188" w:rsidP="00AE4BC9">
            <w:pPr>
              <w:rPr>
                <w:rFonts w:cs="Times New Roman"/>
                <w:sz w:val="18"/>
                <w:szCs w:val="20"/>
              </w:rPr>
            </w:pPr>
            <w:r w:rsidRPr="000C3476">
              <w:rPr>
                <w:rFonts w:cs="Times New Roman"/>
                <w:sz w:val="18"/>
                <w:szCs w:val="20"/>
              </w:rPr>
              <w:t>Fuchs &amp; Hadas (1972)</w:t>
            </w:r>
          </w:p>
        </w:tc>
        <w:tc>
          <w:tcPr>
            <w:tcW w:w="567" w:type="dxa"/>
            <w:vAlign w:val="center"/>
          </w:tcPr>
          <w:p w14:paraId="0977BD6E" w14:textId="77777777" w:rsidR="009E5188" w:rsidRPr="000C3476" w:rsidRDefault="009E5188" w:rsidP="00AE4BC9">
            <w:pPr>
              <w:rPr>
                <w:rFonts w:cs="Times New Roman"/>
                <w:sz w:val="18"/>
                <w:szCs w:val="20"/>
              </w:rPr>
            </w:pPr>
            <w:r w:rsidRPr="000C3476">
              <w:rPr>
                <w:rFonts w:cs="Times New Roman"/>
                <w:sz w:val="18"/>
                <w:szCs w:val="20"/>
              </w:rPr>
              <w:t>0.65</w:t>
            </w:r>
          </w:p>
        </w:tc>
        <w:tc>
          <w:tcPr>
            <w:tcW w:w="709" w:type="dxa"/>
            <w:vAlign w:val="center"/>
          </w:tcPr>
          <w:p w14:paraId="51AAE2ED" w14:textId="77777777" w:rsidR="009E5188" w:rsidRPr="000C3476" w:rsidRDefault="009E5188" w:rsidP="00AE4BC9">
            <w:pPr>
              <w:rPr>
                <w:rFonts w:cs="Times New Roman"/>
                <w:sz w:val="18"/>
                <w:szCs w:val="20"/>
              </w:rPr>
            </w:pPr>
            <w:r w:rsidRPr="000C3476">
              <w:rPr>
                <w:rFonts w:cs="Times New Roman"/>
                <w:sz w:val="18"/>
                <w:szCs w:val="20"/>
              </w:rPr>
              <w:t>0.43</w:t>
            </w:r>
          </w:p>
        </w:tc>
        <w:tc>
          <w:tcPr>
            <w:tcW w:w="680" w:type="dxa"/>
            <w:vAlign w:val="center"/>
          </w:tcPr>
          <w:p w14:paraId="23D08041" w14:textId="77777777" w:rsidR="009E5188" w:rsidRPr="000C3476" w:rsidRDefault="009E5188" w:rsidP="00AE4BC9">
            <w:pPr>
              <w:rPr>
                <w:rFonts w:cs="Times New Roman"/>
                <w:sz w:val="18"/>
                <w:szCs w:val="20"/>
              </w:rPr>
            </w:pPr>
            <w:r w:rsidRPr="000C3476">
              <w:rPr>
                <w:rFonts w:cs="Times New Roman"/>
                <w:sz w:val="18"/>
                <w:szCs w:val="20"/>
              </w:rPr>
              <w:t>-36.5</w:t>
            </w:r>
          </w:p>
        </w:tc>
      </w:tr>
      <w:tr w:rsidR="009E5188" w:rsidRPr="000C3476" w14:paraId="32AEB625" w14:textId="77777777" w:rsidTr="00AE4BC9">
        <w:trPr>
          <w:trHeight w:val="227"/>
        </w:trPr>
        <w:tc>
          <w:tcPr>
            <w:tcW w:w="1019" w:type="dxa"/>
            <w:vMerge/>
            <w:vAlign w:val="center"/>
          </w:tcPr>
          <w:p w14:paraId="59A6D22C" w14:textId="77777777" w:rsidR="009E5188" w:rsidRPr="000C3476" w:rsidRDefault="009E5188" w:rsidP="00AE4BC9">
            <w:pPr>
              <w:rPr>
                <w:rFonts w:cs="Times New Roman"/>
                <w:sz w:val="18"/>
                <w:szCs w:val="20"/>
              </w:rPr>
            </w:pPr>
          </w:p>
        </w:tc>
        <w:tc>
          <w:tcPr>
            <w:tcW w:w="4221" w:type="dxa"/>
            <w:vAlign w:val="center"/>
          </w:tcPr>
          <w:p w14:paraId="6FD9D9CB" w14:textId="77777777" w:rsidR="009E5188" w:rsidRPr="000C3476" w:rsidRDefault="009E5188" w:rsidP="00AE4BC9">
            <w:pPr>
              <w:rPr>
                <w:rFonts w:cs="Times New Roman"/>
                <w:sz w:val="18"/>
                <w:szCs w:val="20"/>
              </w:rPr>
            </w:pPr>
            <w:r w:rsidRPr="000C3476">
              <w:rPr>
                <w:rFonts w:cs="Times New Roman"/>
                <w:sz w:val="18"/>
                <w:szCs w:val="20"/>
              </w:rPr>
              <w:t>Bare soil</w:t>
            </w:r>
          </w:p>
        </w:tc>
        <w:tc>
          <w:tcPr>
            <w:tcW w:w="2126" w:type="dxa"/>
            <w:vAlign w:val="center"/>
          </w:tcPr>
          <w:p w14:paraId="13852B99" w14:textId="77777777" w:rsidR="009E5188" w:rsidRPr="000C3476" w:rsidRDefault="009E5188" w:rsidP="00AE4BC9">
            <w:pPr>
              <w:rPr>
                <w:rFonts w:cs="Times New Roman"/>
                <w:sz w:val="18"/>
                <w:szCs w:val="20"/>
              </w:rPr>
            </w:pPr>
            <w:r w:rsidRPr="000C3476">
              <w:rPr>
                <w:rFonts w:cs="Times New Roman"/>
                <w:sz w:val="18"/>
                <w:szCs w:val="20"/>
              </w:rPr>
              <w:t>Asaeda &amp; Ca (1993)</w:t>
            </w:r>
          </w:p>
        </w:tc>
        <w:tc>
          <w:tcPr>
            <w:tcW w:w="567" w:type="dxa"/>
            <w:vAlign w:val="center"/>
          </w:tcPr>
          <w:p w14:paraId="76E640F4" w14:textId="77777777" w:rsidR="009E5188" w:rsidRPr="000C3476" w:rsidRDefault="009E5188" w:rsidP="00AE4BC9">
            <w:pPr>
              <w:rPr>
                <w:rFonts w:cs="Times New Roman"/>
                <w:sz w:val="18"/>
                <w:szCs w:val="20"/>
              </w:rPr>
            </w:pPr>
            <w:r w:rsidRPr="000C3476">
              <w:rPr>
                <w:rFonts w:cs="Times New Roman"/>
                <w:sz w:val="18"/>
                <w:szCs w:val="20"/>
              </w:rPr>
              <w:t>0.36</w:t>
            </w:r>
          </w:p>
        </w:tc>
        <w:tc>
          <w:tcPr>
            <w:tcW w:w="709" w:type="dxa"/>
            <w:vAlign w:val="center"/>
          </w:tcPr>
          <w:p w14:paraId="7A56CF91" w14:textId="77777777" w:rsidR="009E5188" w:rsidRPr="000C3476" w:rsidRDefault="009E5188" w:rsidP="00AE4BC9">
            <w:pPr>
              <w:rPr>
                <w:rFonts w:cs="Times New Roman"/>
                <w:sz w:val="18"/>
                <w:szCs w:val="20"/>
              </w:rPr>
            </w:pPr>
            <w:r w:rsidRPr="000C3476">
              <w:rPr>
                <w:rFonts w:cs="Times New Roman"/>
                <w:sz w:val="18"/>
                <w:szCs w:val="20"/>
              </w:rPr>
              <w:t>0.27</w:t>
            </w:r>
          </w:p>
        </w:tc>
        <w:tc>
          <w:tcPr>
            <w:tcW w:w="680" w:type="dxa"/>
            <w:vAlign w:val="center"/>
          </w:tcPr>
          <w:p w14:paraId="6F65E27D" w14:textId="77777777" w:rsidR="009E5188" w:rsidRPr="000C3476" w:rsidRDefault="009E5188" w:rsidP="00AE4BC9">
            <w:pPr>
              <w:rPr>
                <w:rFonts w:cs="Times New Roman"/>
                <w:sz w:val="18"/>
                <w:szCs w:val="20"/>
              </w:rPr>
            </w:pPr>
            <w:r w:rsidRPr="000C3476">
              <w:rPr>
                <w:rFonts w:cs="Times New Roman"/>
                <w:sz w:val="18"/>
                <w:szCs w:val="20"/>
              </w:rPr>
              <w:t>-42.4</w:t>
            </w:r>
          </w:p>
        </w:tc>
      </w:tr>
      <w:tr w:rsidR="009E5188" w:rsidRPr="000C3476" w14:paraId="4C51E179" w14:textId="77777777" w:rsidTr="00AE4BC9">
        <w:trPr>
          <w:trHeight w:val="227"/>
        </w:trPr>
        <w:tc>
          <w:tcPr>
            <w:tcW w:w="1019" w:type="dxa"/>
            <w:vMerge/>
            <w:vAlign w:val="center"/>
          </w:tcPr>
          <w:p w14:paraId="738E7019" w14:textId="77777777" w:rsidR="009E5188" w:rsidRPr="000C3476" w:rsidRDefault="009E5188" w:rsidP="00AE4BC9">
            <w:pPr>
              <w:rPr>
                <w:rFonts w:cs="Times New Roman"/>
                <w:sz w:val="18"/>
                <w:szCs w:val="20"/>
              </w:rPr>
            </w:pPr>
          </w:p>
        </w:tc>
        <w:tc>
          <w:tcPr>
            <w:tcW w:w="4221" w:type="dxa"/>
            <w:vAlign w:val="center"/>
          </w:tcPr>
          <w:p w14:paraId="3A6F53F0" w14:textId="77777777" w:rsidR="009E5188" w:rsidRPr="000C3476" w:rsidRDefault="009E5188" w:rsidP="00AE4BC9">
            <w:pPr>
              <w:rPr>
                <w:rFonts w:cs="Times New Roman"/>
                <w:sz w:val="18"/>
                <w:szCs w:val="20"/>
              </w:rPr>
            </w:pPr>
            <w:r w:rsidRPr="000C3476">
              <w:rPr>
                <w:rFonts w:cs="Times New Roman"/>
                <w:sz w:val="18"/>
                <w:szCs w:val="20"/>
              </w:rPr>
              <w:t xml:space="preserve">Water Shallow </w:t>
            </w:r>
            <w:r>
              <w:rPr>
                <w:rFonts w:cs="Times New Roman"/>
                <w:sz w:val="18"/>
                <w:szCs w:val="20"/>
              </w:rPr>
              <w:t>–</w:t>
            </w:r>
            <w:r w:rsidRPr="000C3476">
              <w:rPr>
                <w:rFonts w:cs="Times New Roman"/>
                <w:sz w:val="18"/>
                <w:szCs w:val="20"/>
              </w:rPr>
              <w:t xml:space="preserve"> Turbid</w:t>
            </w:r>
          </w:p>
        </w:tc>
        <w:tc>
          <w:tcPr>
            <w:tcW w:w="2126" w:type="dxa"/>
            <w:vAlign w:val="center"/>
          </w:tcPr>
          <w:p w14:paraId="5BF3E48B" w14:textId="77777777" w:rsidR="009E5188" w:rsidRPr="000C3476" w:rsidRDefault="009E5188" w:rsidP="00AE4BC9">
            <w:pPr>
              <w:rPr>
                <w:rFonts w:cs="Times New Roman"/>
                <w:i/>
                <w:sz w:val="18"/>
                <w:szCs w:val="20"/>
              </w:rPr>
            </w:pPr>
            <w:r w:rsidRPr="000C3476">
              <w:rPr>
                <w:rFonts w:cs="Times New Roman"/>
                <w:sz w:val="18"/>
                <w:szCs w:val="20"/>
              </w:rPr>
              <w:t xml:space="preserve">Souch </w:t>
            </w:r>
            <w:r w:rsidRPr="000C3476">
              <w:rPr>
                <w:rFonts w:cs="Times New Roman"/>
                <w:i/>
                <w:sz w:val="18"/>
                <w:szCs w:val="20"/>
              </w:rPr>
              <w:t>et al.</w:t>
            </w:r>
            <w:r w:rsidRPr="000C3476">
              <w:rPr>
                <w:rFonts w:cs="Times New Roman"/>
                <w:sz w:val="18"/>
                <w:szCs w:val="20"/>
              </w:rPr>
              <w:t xml:space="preserve"> (1998)</w:t>
            </w:r>
          </w:p>
        </w:tc>
        <w:tc>
          <w:tcPr>
            <w:tcW w:w="567" w:type="dxa"/>
            <w:vAlign w:val="center"/>
          </w:tcPr>
          <w:p w14:paraId="369397D7" w14:textId="77777777" w:rsidR="009E5188" w:rsidRPr="000C3476" w:rsidRDefault="009E5188" w:rsidP="00AE4BC9">
            <w:pPr>
              <w:rPr>
                <w:rFonts w:cs="Times New Roman"/>
                <w:sz w:val="18"/>
                <w:szCs w:val="20"/>
              </w:rPr>
            </w:pPr>
            <w:r w:rsidRPr="000C3476">
              <w:rPr>
                <w:rFonts w:cs="Times New Roman"/>
                <w:sz w:val="18"/>
                <w:szCs w:val="20"/>
              </w:rPr>
              <w:t>0.50</w:t>
            </w:r>
          </w:p>
        </w:tc>
        <w:tc>
          <w:tcPr>
            <w:tcW w:w="709" w:type="dxa"/>
            <w:vAlign w:val="center"/>
          </w:tcPr>
          <w:p w14:paraId="5734E9CC" w14:textId="77777777" w:rsidR="009E5188" w:rsidRPr="000C3476" w:rsidRDefault="009E5188" w:rsidP="00AE4BC9">
            <w:pPr>
              <w:rPr>
                <w:rFonts w:cs="Times New Roman"/>
                <w:sz w:val="18"/>
                <w:szCs w:val="20"/>
              </w:rPr>
            </w:pPr>
            <w:r w:rsidRPr="000C3476">
              <w:rPr>
                <w:rFonts w:cs="Times New Roman"/>
                <w:sz w:val="18"/>
                <w:szCs w:val="20"/>
              </w:rPr>
              <w:t>0.21</w:t>
            </w:r>
          </w:p>
        </w:tc>
        <w:tc>
          <w:tcPr>
            <w:tcW w:w="680" w:type="dxa"/>
            <w:vAlign w:val="center"/>
          </w:tcPr>
          <w:p w14:paraId="23FA1705" w14:textId="77777777" w:rsidR="009E5188" w:rsidRPr="000C3476" w:rsidRDefault="009E5188" w:rsidP="00AE4BC9">
            <w:pPr>
              <w:rPr>
                <w:rFonts w:cs="Times New Roman"/>
                <w:sz w:val="18"/>
                <w:szCs w:val="20"/>
              </w:rPr>
            </w:pPr>
            <w:r w:rsidRPr="000C3476">
              <w:rPr>
                <w:rFonts w:cs="Times New Roman"/>
                <w:sz w:val="18"/>
                <w:szCs w:val="20"/>
              </w:rPr>
              <w:t>-39.1</w:t>
            </w:r>
          </w:p>
        </w:tc>
      </w:tr>
      <w:tr w:rsidR="009E5188" w:rsidRPr="000C3476" w14:paraId="1A1FE21D" w14:textId="77777777" w:rsidTr="00AE4BC9">
        <w:trPr>
          <w:trHeight w:val="227"/>
        </w:trPr>
        <w:tc>
          <w:tcPr>
            <w:tcW w:w="1019" w:type="dxa"/>
            <w:vMerge/>
            <w:vAlign w:val="center"/>
          </w:tcPr>
          <w:p w14:paraId="7C43C3CF" w14:textId="77777777" w:rsidR="009E5188" w:rsidRPr="000C3476" w:rsidRDefault="009E5188" w:rsidP="00AE4BC9">
            <w:pPr>
              <w:rPr>
                <w:rFonts w:cs="Times New Roman"/>
                <w:sz w:val="18"/>
                <w:szCs w:val="20"/>
              </w:rPr>
            </w:pPr>
          </w:p>
        </w:tc>
        <w:tc>
          <w:tcPr>
            <w:tcW w:w="4221" w:type="dxa"/>
            <w:vAlign w:val="center"/>
          </w:tcPr>
          <w:p w14:paraId="4EBBC8C5" w14:textId="77777777" w:rsidR="009E5188" w:rsidRPr="000C3476" w:rsidRDefault="009E5188" w:rsidP="00AE4BC9">
            <w:pPr>
              <w:rPr>
                <w:rFonts w:cs="Times New Roman"/>
                <w:sz w:val="18"/>
                <w:szCs w:val="20"/>
              </w:rPr>
            </w:pPr>
            <w:r w:rsidRPr="000C3476">
              <w:rPr>
                <w:rFonts w:cs="Times New Roman"/>
                <w:sz w:val="18"/>
                <w:szCs w:val="20"/>
              </w:rPr>
              <w:t>Unirrigated grass (Crops)</w:t>
            </w:r>
          </w:p>
        </w:tc>
        <w:tc>
          <w:tcPr>
            <w:tcW w:w="2126" w:type="dxa"/>
            <w:vAlign w:val="center"/>
          </w:tcPr>
          <w:p w14:paraId="15120F0D" w14:textId="77777777" w:rsidR="009E5188" w:rsidRPr="000C3476" w:rsidRDefault="009E5188" w:rsidP="00AE4BC9">
            <w:pPr>
              <w:rPr>
                <w:rFonts w:cs="Times New Roman"/>
                <w:sz w:val="18"/>
                <w:szCs w:val="20"/>
              </w:rPr>
            </w:pPr>
            <w:r w:rsidRPr="000C3476">
              <w:rPr>
                <w:rFonts w:cs="Times New Roman"/>
                <w:sz w:val="18"/>
                <w:szCs w:val="20"/>
              </w:rPr>
              <w:t>Grimmond et al. (1993)</w:t>
            </w:r>
          </w:p>
        </w:tc>
        <w:tc>
          <w:tcPr>
            <w:tcW w:w="567" w:type="dxa"/>
            <w:vAlign w:val="center"/>
          </w:tcPr>
          <w:p w14:paraId="70D82542" w14:textId="77777777" w:rsidR="009E5188" w:rsidRPr="000C3476" w:rsidRDefault="009E5188" w:rsidP="00AE4BC9">
            <w:pPr>
              <w:rPr>
                <w:rFonts w:cs="Times New Roman"/>
                <w:sz w:val="18"/>
                <w:szCs w:val="20"/>
              </w:rPr>
            </w:pPr>
            <w:r w:rsidRPr="000C3476">
              <w:rPr>
                <w:rFonts w:cs="Times New Roman"/>
                <w:sz w:val="18"/>
                <w:szCs w:val="20"/>
              </w:rPr>
              <w:t>0.21</w:t>
            </w:r>
          </w:p>
        </w:tc>
        <w:tc>
          <w:tcPr>
            <w:tcW w:w="709" w:type="dxa"/>
            <w:vAlign w:val="center"/>
          </w:tcPr>
          <w:p w14:paraId="2F1A5661" w14:textId="77777777" w:rsidR="009E5188" w:rsidRPr="000C3476" w:rsidRDefault="009E5188" w:rsidP="00AE4BC9">
            <w:pPr>
              <w:rPr>
                <w:rFonts w:cs="Times New Roman"/>
                <w:sz w:val="18"/>
                <w:szCs w:val="20"/>
              </w:rPr>
            </w:pPr>
            <w:r w:rsidRPr="000C3476">
              <w:rPr>
                <w:rFonts w:cs="Times New Roman"/>
                <w:sz w:val="18"/>
                <w:szCs w:val="20"/>
              </w:rPr>
              <w:t>0.11</w:t>
            </w:r>
          </w:p>
        </w:tc>
        <w:tc>
          <w:tcPr>
            <w:tcW w:w="680" w:type="dxa"/>
            <w:vAlign w:val="center"/>
          </w:tcPr>
          <w:p w14:paraId="20709564" w14:textId="77777777" w:rsidR="009E5188" w:rsidRPr="000C3476" w:rsidRDefault="009E5188" w:rsidP="00AE4BC9">
            <w:pPr>
              <w:rPr>
                <w:rFonts w:cs="Times New Roman"/>
                <w:sz w:val="18"/>
                <w:szCs w:val="20"/>
              </w:rPr>
            </w:pPr>
            <w:r w:rsidRPr="000C3476">
              <w:rPr>
                <w:rFonts w:cs="Times New Roman"/>
                <w:sz w:val="18"/>
                <w:szCs w:val="20"/>
              </w:rPr>
              <w:t>-16.1</w:t>
            </w:r>
          </w:p>
        </w:tc>
      </w:tr>
      <w:tr w:rsidR="009E5188" w:rsidRPr="000C3476" w14:paraId="4CADBD79" w14:textId="77777777" w:rsidTr="00AE4BC9">
        <w:trPr>
          <w:trHeight w:val="227"/>
        </w:trPr>
        <w:tc>
          <w:tcPr>
            <w:tcW w:w="1019" w:type="dxa"/>
            <w:vMerge/>
            <w:vAlign w:val="center"/>
          </w:tcPr>
          <w:p w14:paraId="543242A2" w14:textId="77777777" w:rsidR="009E5188" w:rsidRPr="000C3476" w:rsidRDefault="009E5188" w:rsidP="00AE4BC9">
            <w:pPr>
              <w:rPr>
                <w:rFonts w:cs="Times New Roman"/>
                <w:sz w:val="18"/>
                <w:szCs w:val="20"/>
              </w:rPr>
            </w:pPr>
          </w:p>
        </w:tc>
        <w:tc>
          <w:tcPr>
            <w:tcW w:w="4221" w:type="dxa"/>
            <w:vAlign w:val="center"/>
          </w:tcPr>
          <w:p w14:paraId="2733215C" w14:textId="77777777" w:rsidR="009E5188" w:rsidRPr="000C3476" w:rsidRDefault="009E5188" w:rsidP="00AE4BC9">
            <w:pPr>
              <w:rPr>
                <w:rFonts w:cs="Times New Roman"/>
                <w:sz w:val="18"/>
                <w:szCs w:val="20"/>
              </w:rPr>
            </w:pPr>
            <w:r w:rsidRPr="000C3476">
              <w:rPr>
                <w:rFonts w:cs="Times New Roman"/>
                <w:sz w:val="18"/>
                <w:szCs w:val="20"/>
              </w:rPr>
              <w:t>Short irrigated grass</w:t>
            </w:r>
          </w:p>
        </w:tc>
        <w:tc>
          <w:tcPr>
            <w:tcW w:w="2126" w:type="dxa"/>
            <w:vAlign w:val="center"/>
          </w:tcPr>
          <w:p w14:paraId="6F939E76" w14:textId="77777777" w:rsidR="009E5188" w:rsidRPr="000C3476" w:rsidRDefault="009E5188" w:rsidP="00AE4BC9">
            <w:pPr>
              <w:rPr>
                <w:rFonts w:cs="Times New Roman"/>
                <w:sz w:val="18"/>
                <w:szCs w:val="20"/>
              </w:rPr>
            </w:pPr>
            <w:r w:rsidRPr="000C3476">
              <w:rPr>
                <w:rFonts w:cs="Times New Roman"/>
                <w:sz w:val="18"/>
                <w:szCs w:val="20"/>
              </w:rPr>
              <w:t>Grimmond et al. (1993)</w:t>
            </w:r>
          </w:p>
        </w:tc>
        <w:tc>
          <w:tcPr>
            <w:tcW w:w="567" w:type="dxa"/>
            <w:vAlign w:val="center"/>
          </w:tcPr>
          <w:p w14:paraId="0D32FF1E" w14:textId="77777777" w:rsidR="009E5188" w:rsidRPr="000C3476" w:rsidRDefault="009E5188" w:rsidP="00AE4BC9">
            <w:pPr>
              <w:rPr>
                <w:rFonts w:cs="Times New Roman"/>
                <w:sz w:val="18"/>
                <w:szCs w:val="20"/>
              </w:rPr>
            </w:pPr>
            <w:r w:rsidRPr="000C3476">
              <w:rPr>
                <w:rFonts w:cs="Times New Roman"/>
                <w:sz w:val="18"/>
                <w:szCs w:val="20"/>
              </w:rPr>
              <w:t>0.35</w:t>
            </w:r>
          </w:p>
        </w:tc>
        <w:tc>
          <w:tcPr>
            <w:tcW w:w="709" w:type="dxa"/>
            <w:vAlign w:val="center"/>
          </w:tcPr>
          <w:p w14:paraId="7871EB40" w14:textId="77777777" w:rsidR="009E5188" w:rsidRPr="000C3476" w:rsidRDefault="009E5188" w:rsidP="00AE4BC9">
            <w:pPr>
              <w:rPr>
                <w:rFonts w:cs="Times New Roman"/>
                <w:sz w:val="18"/>
                <w:szCs w:val="20"/>
              </w:rPr>
            </w:pPr>
            <w:r w:rsidRPr="000C3476">
              <w:rPr>
                <w:rFonts w:cs="Times New Roman"/>
                <w:sz w:val="18"/>
                <w:szCs w:val="20"/>
              </w:rPr>
              <w:t>-0.01</w:t>
            </w:r>
          </w:p>
        </w:tc>
        <w:tc>
          <w:tcPr>
            <w:tcW w:w="680" w:type="dxa"/>
            <w:vAlign w:val="center"/>
          </w:tcPr>
          <w:p w14:paraId="455AEFC9" w14:textId="77777777" w:rsidR="009E5188" w:rsidRPr="000C3476" w:rsidRDefault="009E5188" w:rsidP="00AE4BC9">
            <w:pPr>
              <w:rPr>
                <w:rFonts w:cs="Times New Roman"/>
                <w:sz w:val="18"/>
                <w:szCs w:val="20"/>
              </w:rPr>
            </w:pPr>
            <w:r w:rsidRPr="000C3476">
              <w:rPr>
                <w:rFonts w:cs="Times New Roman"/>
                <w:sz w:val="18"/>
                <w:szCs w:val="20"/>
              </w:rPr>
              <w:t>-26.3</w:t>
            </w:r>
          </w:p>
        </w:tc>
      </w:tr>
      <w:tr w:rsidR="009E5188" w:rsidRPr="000C3476" w14:paraId="129F831C" w14:textId="77777777" w:rsidTr="00AE4BC9">
        <w:trPr>
          <w:trHeight w:val="227"/>
        </w:trPr>
        <w:tc>
          <w:tcPr>
            <w:tcW w:w="1019" w:type="dxa"/>
            <w:vMerge w:val="restart"/>
            <w:vAlign w:val="center"/>
          </w:tcPr>
          <w:p w14:paraId="404AA16D" w14:textId="77777777" w:rsidR="009E5188" w:rsidRPr="000C3476" w:rsidRDefault="009E5188" w:rsidP="00AE4BC9">
            <w:pPr>
              <w:rPr>
                <w:rFonts w:cs="Times New Roman"/>
                <w:sz w:val="18"/>
                <w:szCs w:val="20"/>
              </w:rPr>
            </w:pPr>
            <w:r w:rsidRPr="000C3476">
              <w:rPr>
                <w:rFonts w:cs="Times New Roman"/>
                <w:sz w:val="18"/>
                <w:szCs w:val="20"/>
              </w:rPr>
              <w:t>Roof</w:t>
            </w:r>
          </w:p>
        </w:tc>
        <w:tc>
          <w:tcPr>
            <w:tcW w:w="4221" w:type="dxa"/>
            <w:vAlign w:val="center"/>
          </w:tcPr>
          <w:p w14:paraId="0A1F9D9B" w14:textId="77777777" w:rsidR="009E5188" w:rsidRPr="000C3476" w:rsidRDefault="009E5188" w:rsidP="00AE4BC9">
            <w:pPr>
              <w:rPr>
                <w:rFonts w:cs="Times New Roman"/>
                <w:sz w:val="18"/>
                <w:szCs w:val="20"/>
              </w:rPr>
            </w:pPr>
            <w:r w:rsidRPr="000C3476">
              <w:rPr>
                <w:rFonts w:cs="Times New Roman"/>
                <w:sz w:val="18"/>
                <w:szCs w:val="20"/>
              </w:rPr>
              <w:t>Tar and gravel, Vancouver</w:t>
            </w:r>
          </w:p>
        </w:tc>
        <w:tc>
          <w:tcPr>
            <w:tcW w:w="2126" w:type="dxa"/>
            <w:vAlign w:val="center"/>
          </w:tcPr>
          <w:p w14:paraId="79EDEFF6" w14:textId="77777777" w:rsidR="009E5188" w:rsidRPr="000C3476" w:rsidRDefault="009E5188" w:rsidP="00AE4BC9">
            <w:pPr>
              <w:rPr>
                <w:rFonts w:cs="Times New Roman"/>
                <w:sz w:val="18"/>
                <w:szCs w:val="20"/>
              </w:rPr>
            </w:pPr>
            <w:r w:rsidRPr="000C3476">
              <w:rPr>
                <w:rFonts w:cs="Times New Roman"/>
                <w:sz w:val="18"/>
                <w:szCs w:val="20"/>
              </w:rPr>
              <w:t>Yap (1973)</w:t>
            </w:r>
          </w:p>
        </w:tc>
        <w:tc>
          <w:tcPr>
            <w:tcW w:w="567" w:type="dxa"/>
            <w:vAlign w:val="center"/>
          </w:tcPr>
          <w:p w14:paraId="381BBA76" w14:textId="77777777" w:rsidR="009E5188" w:rsidRPr="000C3476" w:rsidRDefault="009E5188" w:rsidP="00AE4BC9">
            <w:pPr>
              <w:rPr>
                <w:rFonts w:cs="Times New Roman"/>
                <w:sz w:val="18"/>
                <w:szCs w:val="20"/>
              </w:rPr>
            </w:pPr>
            <w:r w:rsidRPr="000C3476">
              <w:rPr>
                <w:rFonts w:cs="Times New Roman"/>
                <w:sz w:val="18"/>
                <w:szCs w:val="20"/>
              </w:rPr>
              <w:t>0.17</w:t>
            </w:r>
          </w:p>
        </w:tc>
        <w:tc>
          <w:tcPr>
            <w:tcW w:w="709" w:type="dxa"/>
            <w:vAlign w:val="center"/>
          </w:tcPr>
          <w:p w14:paraId="1ACD11B8" w14:textId="77777777" w:rsidR="009E5188" w:rsidRPr="000C3476" w:rsidRDefault="009E5188" w:rsidP="00AE4BC9">
            <w:pPr>
              <w:rPr>
                <w:rFonts w:cs="Times New Roman"/>
                <w:sz w:val="18"/>
                <w:szCs w:val="20"/>
              </w:rPr>
            </w:pPr>
            <w:r w:rsidRPr="000C3476">
              <w:rPr>
                <w:rFonts w:cs="Times New Roman"/>
                <w:sz w:val="18"/>
                <w:szCs w:val="20"/>
              </w:rPr>
              <w:t>0.10</w:t>
            </w:r>
          </w:p>
        </w:tc>
        <w:tc>
          <w:tcPr>
            <w:tcW w:w="680" w:type="dxa"/>
            <w:vAlign w:val="center"/>
          </w:tcPr>
          <w:p w14:paraId="482D72F2" w14:textId="77777777" w:rsidR="009E5188" w:rsidRPr="000C3476" w:rsidRDefault="009E5188" w:rsidP="00AE4BC9">
            <w:pPr>
              <w:rPr>
                <w:rFonts w:cs="Times New Roman"/>
                <w:sz w:val="18"/>
                <w:szCs w:val="20"/>
              </w:rPr>
            </w:pPr>
            <w:r w:rsidRPr="000C3476">
              <w:rPr>
                <w:rFonts w:cs="Times New Roman"/>
                <w:sz w:val="18"/>
                <w:szCs w:val="20"/>
              </w:rPr>
              <w:t>-17.0</w:t>
            </w:r>
          </w:p>
        </w:tc>
      </w:tr>
      <w:tr w:rsidR="009E5188" w:rsidRPr="000C3476" w14:paraId="25E567E6" w14:textId="77777777" w:rsidTr="00AE4BC9">
        <w:trPr>
          <w:trHeight w:val="227"/>
        </w:trPr>
        <w:tc>
          <w:tcPr>
            <w:tcW w:w="1019" w:type="dxa"/>
            <w:vMerge/>
            <w:vAlign w:val="center"/>
          </w:tcPr>
          <w:p w14:paraId="0C7590CF" w14:textId="77777777" w:rsidR="009E5188" w:rsidRPr="000C3476" w:rsidRDefault="009E5188" w:rsidP="00AE4BC9">
            <w:pPr>
              <w:rPr>
                <w:rFonts w:cs="Times New Roman"/>
                <w:sz w:val="18"/>
                <w:szCs w:val="20"/>
              </w:rPr>
            </w:pPr>
          </w:p>
        </w:tc>
        <w:tc>
          <w:tcPr>
            <w:tcW w:w="4221" w:type="dxa"/>
            <w:vAlign w:val="center"/>
          </w:tcPr>
          <w:p w14:paraId="1540FB31" w14:textId="77777777" w:rsidR="009E5188" w:rsidRPr="000C3476" w:rsidRDefault="009E5188" w:rsidP="00AE4BC9">
            <w:pPr>
              <w:rPr>
                <w:rFonts w:cs="Times New Roman"/>
                <w:sz w:val="18"/>
                <w:szCs w:val="20"/>
              </w:rPr>
            </w:pPr>
            <w:r w:rsidRPr="000C3476">
              <w:rPr>
                <w:rFonts w:cs="Times New Roman"/>
                <w:sz w:val="18"/>
                <w:szCs w:val="20"/>
              </w:rPr>
              <w:t>Uppsala</w:t>
            </w:r>
          </w:p>
        </w:tc>
        <w:tc>
          <w:tcPr>
            <w:tcW w:w="2126" w:type="dxa"/>
            <w:vAlign w:val="center"/>
          </w:tcPr>
          <w:p w14:paraId="78F13DCC" w14:textId="77777777" w:rsidR="009E5188" w:rsidRPr="000C3476" w:rsidRDefault="009E5188" w:rsidP="00AE4BC9">
            <w:pPr>
              <w:rPr>
                <w:rFonts w:cs="Times New Roman"/>
                <w:sz w:val="18"/>
                <w:szCs w:val="20"/>
              </w:rPr>
            </w:pPr>
            <w:r w:rsidRPr="000C3476">
              <w:rPr>
                <w:rFonts w:cs="Times New Roman"/>
                <w:sz w:val="18"/>
                <w:szCs w:val="20"/>
              </w:rPr>
              <w:t>Taesler (1980)</w:t>
            </w:r>
          </w:p>
        </w:tc>
        <w:tc>
          <w:tcPr>
            <w:tcW w:w="567" w:type="dxa"/>
            <w:vAlign w:val="center"/>
          </w:tcPr>
          <w:p w14:paraId="59DCA163" w14:textId="77777777" w:rsidR="009E5188" w:rsidRPr="000C3476" w:rsidRDefault="009E5188" w:rsidP="00AE4BC9">
            <w:pPr>
              <w:rPr>
                <w:rFonts w:cs="Times New Roman"/>
                <w:sz w:val="18"/>
                <w:szCs w:val="20"/>
              </w:rPr>
            </w:pPr>
            <w:r w:rsidRPr="000C3476">
              <w:rPr>
                <w:rFonts w:cs="Times New Roman"/>
                <w:sz w:val="18"/>
                <w:szCs w:val="20"/>
              </w:rPr>
              <w:t>0.44</w:t>
            </w:r>
          </w:p>
        </w:tc>
        <w:tc>
          <w:tcPr>
            <w:tcW w:w="709" w:type="dxa"/>
            <w:vAlign w:val="center"/>
          </w:tcPr>
          <w:p w14:paraId="00282A8F" w14:textId="77777777" w:rsidR="009E5188" w:rsidRPr="000C3476" w:rsidRDefault="009E5188" w:rsidP="00AE4BC9">
            <w:pPr>
              <w:rPr>
                <w:rFonts w:cs="Times New Roman"/>
                <w:sz w:val="18"/>
                <w:szCs w:val="20"/>
              </w:rPr>
            </w:pPr>
            <w:r w:rsidRPr="000C3476">
              <w:rPr>
                <w:rFonts w:cs="Times New Roman"/>
                <w:sz w:val="18"/>
                <w:szCs w:val="20"/>
              </w:rPr>
              <w:t>0.57</w:t>
            </w:r>
          </w:p>
        </w:tc>
        <w:tc>
          <w:tcPr>
            <w:tcW w:w="680" w:type="dxa"/>
            <w:vAlign w:val="center"/>
          </w:tcPr>
          <w:p w14:paraId="1FF57064" w14:textId="77777777" w:rsidR="009E5188" w:rsidRPr="000C3476" w:rsidRDefault="009E5188" w:rsidP="00AE4BC9">
            <w:pPr>
              <w:rPr>
                <w:rFonts w:cs="Times New Roman"/>
                <w:sz w:val="18"/>
                <w:szCs w:val="20"/>
              </w:rPr>
            </w:pPr>
            <w:r w:rsidRPr="000C3476">
              <w:rPr>
                <w:rFonts w:cs="Times New Roman"/>
                <w:sz w:val="18"/>
                <w:szCs w:val="20"/>
              </w:rPr>
              <w:t>-28.9</w:t>
            </w:r>
          </w:p>
        </w:tc>
      </w:tr>
      <w:tr w:rsidR="009E5188" w:rsidRPr="000C3476" w14:paraId="15B23E1F" w14:textId="77777777" w:rsidTr="00AE4BC9">
        <w:trPr>
          <w:trHeight w:val="227"/>
        </w:trPr>
        <w:tc>
          <w:tcPr>
            <w:tcW w:w="1019" w:type="dxa"/>
            <w:vMerge/>
            <w:vAlign w:val="center"/>
          </w:tcPr>
          <w:p w14:paraId="6CCFB3ED" w14:textId="77777777" w:rsidR="009E5188" w:rsidRPr="000C3476" w:rsidRDefault="009E5188" w:rsidP="00AE4BC9">
            <w:pPr>
              <w:rPr>
                <w:rFonts w:cs="Times New Roman"/>
                <w:sz w:val="18"/>
                <w:szCs w:val="20"/>
              </w:rPr>
            </w:pPr>
          </w:p>
        </w:tc>
        <w:tc>
          <w:tcPr>
            <w:tcW w:w="4221" w:type="dxa"/>
            <w:vAlign w:val="center"/>
          </w:tcPr>
          <w:p w14:paraId="77366EF9" w14:textId="77777777" w:rsidR="009E5188" w:rsidRPr="000C3476" w:rsidRDefault="009E5188" w:rsidP="00AE4BC9">
            <w:pPr>
              <w:rPr>
                <w:rFonts w:cs="Times New Roman"/>
                <w:sz w:val="18"/>
                <w:szCs w:val="20"/>
              </w:rPr>
            </w:pPr>
            <w:r w:rsidRPr="000C3476">
              <w:rPr>
                <w:rFonts w:cs="Times New Roman"/>
                <w:sz w:val="18"/>
                <w:szCs w:val="20"/>
              </w:rPr>
              <w:t>Membrane and concrete, Kyoto</w:t>
            </w:r>
          </w:p>
        </w:tc>
        <w:tc>
          <w:tcPr>
            <w:tcW w:w="2126" w:type="dxa"/>
            <w:vAlign w:val="center"/>
          </w:tcPr>
          <w:p w14:paraId="7E4C4B9A" w14:textId="77777777" w:rsidR="009E5188" w:rsidRPr="000C3476" w:rsidRDefault="009E5188" w:rsidP="00AE4BC9">
            <w:pPr>
              <w:rPr>
                <w:rFonts w:cs="Times New Roman"/>
                <w:sz w:val="18"/>
                <w:szCs w:val="20"/>
              </w:rPr>
            </w:pPr>
            <w:r w:rsidRPr="000C3476">
              <w:rPr>
                <w:rFonts w:cs="Times New Roman"/>
                <w:sz w:val="18"/>
                <w:szCs w:val="20"/>
              </w:rPr>
              <w:t>Yoshida et al. (1990,1991)</w:t>
            </w:r>
          </w:p>
        </w:tc>
        <w:tc>
          <w:tcPr>
            <w:tcW w:w="567" w:type="dxa"/>
            <w:vAlign w:val="center"/>
          </w:tcPr>
          <w:p w14:paraId="4FFD4A9B" w14:textId="77777777" w:rsidR="009E5188" w:rsidRPr="000C3476" w:rsidRDefault="009E5188" w:rsidP="00AE4BC9">
            <w:pPr>
              <w:rPr>
                <w:rFonts w:cs="Times New Roman"/>
                <w:sz w:val="18"/>
                <w:szCs w:val="20"/>
              </w:rPr>
            </w:pPr>
            <w:r w:rsidRPr="000C3476">
              <w:rPr>
                <w:rFonts w:cs="Times New Roman"/>
                <w:sz w:val="18"/>
                <w:szCs w:val="20"/>
              </w:rPr>
              <w:t>0.82</w:t>
            </w:r>
          </w:p>
        </w:tc>
        <w:tc>
          <w:tcPr>
            <w:tcW w:w="709" w:type="dxa"/>
            <w:vAlign w:val="center"/>
          </w:tcPr>
          <w:p w14:paraId="4323F94B" w14:textId="77777777" w:rsidR="009E5188" w:rsidRPr="000C3476" w:rsidRDefault="009E5188" w:rsidP="00AE4BC9">
            <w:pPr>
              <w:rPr>
                <w:rFonts w:cs="Times New Roman"/>
                <w:sz w:val="18"/>
                <w:szCs w:val="20"/>
              </w:rPr>
            </w:pPr>
            <w:r w:rsidRPr="000C3476">
              <w:rPr>
                <w:rFonts w:cs="Times New Roman"/>
                <w:sz w:val="18"/>
                <w:szCs w:val="20"/>
              </w:rPr>
              <w:t>0.34</w:t>
            </w:r>
          </w:p>
        </w:tc>
        <w:tc>
          <w:tcPr>
            <w:tcW w:w="680" w:type="dxa"/>
            <w:vAlign w:val="center"/>
          </w:tcPr>
          <w:p w14:paraId="561F9C0B" w14:textId="77777777" w:rsidR="009E5188" w:rsidRPr="000C3476" w:rsidRDefault="009E5188" w:rsidP="00AE4BC9">
            <w:pPr>
              <w:rPr>
                <w:rFonts w:cs="Times New Roman"/>
                <w:sz w:val="18"/>
                <w:szCs w:val="20"/>
              </w:rPr>
            </w:pPr>
            <w:r w:rsidRPr="000C3476">
              <w:rPr>
                <w:rFonts w:cs="Times New Roman"/>
                <w:sz w:val="18"/>
                <w:szCs w:val="20"/>
              </w:rPr>
              <w:t>-55.7</w:t>
            </w:r>
          </w:p>
        </w:tc>
      </w:tr>
      <w:tr w:rsidR="009E5188" w:rsidRPr="000C3476" w14:paraId="5FA67891" w14:textId="77777777" w:rsidTr="00AE4BC9">
        <w:trPr>
          <w:trHeight w:val="227"/>
        </w:trPr>
        <w:tc>
          <w:tcPr>
            <w:tcW w:w="1019" w:type="dxa"/>
            <w:vMerge/>
            <w:vAlign w:val="center"/>
          </w:tcPr>
          <w:p w14:paraId="7205E2DB" w14:textId="77777777" w:rsidR="009E5188" w:rsidRPr="000C3476" w:rsidRDefault="009E5188" w:rsidP="00AE4BC9">
            <w:pPr>
              <w:rPr>
                <w:rFonts w:cs="Times New Roman"/>
                <w:sz w:val="18"/>
                <w:szCs w:val="20"/>
              </w:rPr>
            </w:pPr>
          </w:p>
        </w:tc>
        <w:tc>
          <w:tcPr>
            <w:tcW w:w="4221" w:type="dxa"/>
            <w:vAlign w:val="center"/>
          </w:tcPr>
          <w:p w14:paraId="66DCE338" w14:textId="77777777" w:rsidR="009E5188" w:rsidRPr="000C3476" w:rsidRDefault="009E5188" w:rsidP="00AE4BC9">
            <w:pPr>
              <w:rPr>
                <w:rFonts w:cs="Times New Roman"/>
                <w:sz w:val="18"/>
                <w:szCs w:val="20"/>
              </w:rPr>
            </w:pPr>
            <w:r w:rsidRPr="000C3476">
              <w:rPr>
                <w:rFonts w:cs="Times New Roman"/>
                <w:sz w:val="18"/>
                <w:szCs w:val="20"/>
              </w:rPr>
              <w:t>Average gravel/tar/conc. flat industrial, Vancouver</w:t>
            </w:r>
          </w:p>
        </w:tc>
        <w:tc>
          <w:tcPr>
            <w:tcW w:w="2126" w:type="dxa"/>
            <w:vAlign w:val="center"/>
          </w:tcPr>
          <w:p w14:paraId="4305B854" w14:textId="77777777" w:rsidR="009E5188" w:rsidRPr="000C3476" w:rsidRDefault="009E5188" w:rsidP="00AE4BC9">
            <w:pPr>
              <w:rPr>
                <w:rFonts w:cs="Times New Roman"/>
                <w:sz w:val="18"/>
                <w:szCs w:val="20"/>
              </w:rPr>
            </w:pPr>
            <w:r w:rsidRPr="000C3476">
              <w:rPr>
                <w:rFonts w:cs="Times New Roman"/>
                <w:sz w:val="18"/>
                <w:szCs w:val="20"/>
              </w:rPr>
              <w:t>Meyn (2000)</w:t>
            </w:r>
          </w:p>
        </w:tc>
        <w:tc>
          <w:tcPr>
            <w:tcW w:w="567" w:type="dxa"/>
            <w:vAlign w:val="center"/>
          </w:tcPr>
          <w:p w14:paraId="4D7D5850" w14:textId="77777777" w:rsidR="009E5188" w:rsidRPr="000C3476" w:rsidRDefault="009E5188" w:rsidP="00AE4BC9">
            <w:pPr>
              <w:rPr>
                <w:rFonts w:cs="Times New Roman"/>
                <w:sz w:val="18"/>
                <w:szCs w:val="20"/>
              </w:rPr>
            </w:pPr>
            <w:r w:rsidRPr="000C3476">
              <w:rPr>
                <w:rFonts w:cs="Times New Roman"/>
                <w:sz w:val="18"/>
                <w:szCs w:val="20"/>
              </w:rPr>
              <w:t>0.25</w:t>
            </w:r>
          </w:p>
        </w:tc>
        <w:tc>
          <w:tcPr>
            <w:tcW w:w="709" w:type="dxa"/>
            <w:vAlign w:val="center"/>
          </w:tcPr>
          <w:p w14:paraId="5CB1E12F" w14:textId="77777777" w:rsidR="009E5188" w:rsidRPr="000C3476" w:rsidRDefault="009E5188" w:rsidP="00AE4BC9">
            <w:pPr>
              <w:rPr>
                <w:rFonts w:cs="Times New Roman"/>
                <w:sz w:val="18"/>
                <w:szCs w:val="20"/>
              </w:rPr>
            </w:pPr>
            <w:r w:rsidRPr="000C3476">
              <w:rPr>
                <w:rFonts w:cs="Times New Roman"/>
                <w:sz w:val="18"/>
                <w:szCs w:val="20"/>
              </w:rPr>
              <w:t>0.92</w:t>
            </w:r>
          </w:p>
        </w:tc>
        <w:tc>
          <w:tcPr>
            <w:tcW w:w="680" w:type="dxa"/>
            <w:vAlign w:val="center"/>
          </w:tcPr>
          <w:p w14:paraId="2F18A609" w14:textId="77777777" w:rsidR="009E5188" w:rsidRPr="000C3476" w:rsidRDefault="009E5188" w:rsidP="00AE4BC9">
            <w:pPr>
              <w:rPr>
                <w:rFonts w:cs="Times New Roman"/>
                <w:sz w:val="18"/>
                <w:szCs w:val="20"/>
              </w:rPr>
            </w:pPr>
            <w:r w:rsidRPr="000C3476">
              <w:rPr>
                <w:rFonts w:cs="Times New Roman"/>
                <w:sz w:val="18"/>
                <w:szCs w:val="20"/>
              </w:rPr>
              <w:t>-22.0</w:t>
            </w:r>
          </w:p>
        </w:tc>
      </w:tr>
      <w:tr w:rsidR="009E5188" w:rsidRPr="000C3476" w14:paraId="31756778" w14:textId="77777777" w:rsidTr="00AE4BC9">
        <w:trPr>
          <w:trHeight w:val="227"/>
        </w:trPr>
        <w:tc>
          <w:tcPr>
            <w:tcW w:w="1019" w:type="dxa"/>
            <w:vMerge/>
            <w:vAlign w:val="center"/>
          </w:tcPr>
          <w:p w14:paraId="106C2F97" w14:textId="77777777" w:rsidR="009E5188" w:rsidRPr="000C3476" w:rsidRDefault="009E5188" w:rsidP="00AE4BC9">
            <w:pPr>
              <w:rPr>
                <w:rFonts w:cs="Times New Roman"/>
                <w:sz w:val="18"/>
                <w:szCs w:val="20"/>
              </w:rPr>
            </w:pPr>
          </w:p>
        </w:tc>
        <w:tc>
          <w:tcPr>
            <w:tcW w:w="4221" w:type="dxa"/>
            <w:vAlign w:val="center"/>
          </w:tcPr>
          <w:p w14:paraId="216A7053" w14:textId="77777777" w:rsidR="009E5188" w:rsidRPr="000C3476" w:rsidRDefault="009E5188" w:rsidP="00AE4BC9">
            <w:pPr>
              <w:rPr>
                <w:rFonts w:cs="Times New Roman"/>
                <w:sz w:val="18"/>
                <w:szCs w:val="20"/>
              </w:rPr>
            </w:pPr>
            <w:r w:rsidRPr="000C3476">
              <w:rPr>
                <w:rFonts w:cs="Times New Roman"/>
                <w:sz w:val="18"/>
                <w:szCs w:val="20"/>
              </w:rPr>
              <w:t>Dry --gravel/tar/conc. flat industrial, Vancouver</w:t>
            </w:r>
          </w:p>
        </w:tc>
        <w:tc>
          <w:tcPr>
            <w:tcW w:w="2126" w:type="dxa"/>
            <w:vAlign w:val="center"/>
          </w:tcPr>
          <w:p w14:paraId="0B63EA09" w14:textId="77777777" w:rsidR="009E5188" w:rsidRPr="000C3476" w:rsidRDefault="009E5188" w:rsidP="00AE4BC9">
            <w:pPr>
              <w:rPr>
                <w:rFonts w:cs="Times New Roman"/>
                <w:sz w:val="18"/>
                <w:szCs w:val="20"/>
              </w:rPr>
            </w:pPr>
            <w:r w:rsidRPr="000C3476">
              <w:rPr>
                <w:rFonts w:cs="Times New Roman"/>
                <w:sz w:val="18"/>
                <w:szCs w:val="20"/>
              </w:rPr>
              <w:t>Meyn (2000)</w:t>
            </w:r>
          </w:p>
        </w:tc>
        <w:tc>
          <w:tcPr>
            <w:tcW w:w="567" w:type="dxa"/>
            <w:vAlign w:val="center"/>
          </w:tcPr>
          <w:p w14:paraId="1316127F" w14:textId="77777777" w:rsidR="009E5188" w:rsidRPr="000C3476" w:rsidRDefault="009E5188" w:rsidP="00AE4BC9">
            <w:pPr>
              <w:rPr>
                <w:rFonts w:cs="Times New Roman"/>
                <w:sz w:val="18"/>
                <w:szCs w:val="20"/>
              </w:rPr>
            </w:pPr>
            <w:r w:rsidRPr="000C3476">
              <w:rPr>
                <w:rFonts w:cs="Times New Roman"/>
                <w:sz w:val="18"/>
                <w:szCs w:val="20"/>
              </w:rPr>
              <w:t>0.25</w:t>
            </w:r>
          </w:p>
        </w:tc>
        <w:tc>
          <w:tcPr>
            <w:tcW w:w="709" w:type="dxa"/>
            <w:vAlign w:val="center"/>
          </w:tcPr>
          <w:p w14:paraId="50D04097" w14:textId="77777777" w:rsidR="009E5188" w:rsidRPr="000C3476" w:rsidRDefault="009E5188" w:rsidP="00AE4BC9">
            <w:pPr>
              <w:rPr>
                <w:rFonts w:cs="Times New Roman"/>
                <w:sz w:val="18"/>
                <w:szCs w:val="20"/>
              </w:rPr>
            </w:pPr>
            <w:r w:rsidRPr="000C3476">
              <w:rPr>
                <w:rFonts w:cs="Times New Roman"/>
                <w:sz w:val="18"/>
                <w:szCs w:val="20"/>
              </w:rPr>
              <w:t>0.70</w:t>
            </w:r>
          </w:p>
        </w:tc>
        <w:tc>
          <w:tcPr>
            <w:tcW w:w="680" w:type="dxa"/>
            <w:vAlign w:val="center"/>
          </w:tcPr>
          <w:p w14:paraId="604AD25F" w14:textId="77777777" w:rsidR="009E5188" w:rsidRPr="000C3476" w:rsidRDefault="009E5188" w:rsidP="00AE4BC9">
            <w:pPr>
              <w:rPr>
                <w:rFonts w:cs="Times New Roman"/>
                <w:sz w:val="18"/>
                <w:szCs w:val="20"/>
              </w:rPr>
            </w:pPr>
            <w:r w:rsidRPr="000C3476">
              <w:rPr>
                <w:rFonts w:cs="Times New Roman"/>
                <w:sz w:val="18"/>
                <w:szCs w:val="20"/>
              </w:rPr>
              <w:t>-22.0</w:t>
            </w:r>
          </w:p>
        </w:tc>
      </w:tr>
      <w:tr w:rsidR="009E5188" w:rsidRPr="000C3476" w14:paraId="6B5F0B62" w14:textId="77777777" w:rsidTr="00AE4BC9">
        <w:trPr>
          <w:trHeight w:val="227"/>
        </w:trPr>
        <w:tc>
          <w:tcPr>
            <w:tcW w:w="1019" w:type="dxa"/>
            <w:vMerge/>
            <w:vAlign w:val="center"/>
          </w:tcPr>
          <w:p w14:paraId="000F4216" w14:textId="77777777" w:rsidR="009E5188" w:rsidRPr="000C3476" w:rsidRDefault="009E5188" w:rsidP="00AE4BC9">
            <w:pPr>
              <w:rPr>
                <w:rFonts w:cs="Times New Roman"/>
                <w:sz w:val="18"/>
                <w:szCs w:val="20"/>
              </w:rPr>
            </w:pPr>
          </w:p>
        </w:tc>
        <w:tc>
          <w:tcPr>
            <w:tcW w:w="4221" w:type="dxa"/>
            <w:vAlign w:val="center"/>
          </w:tcPr>
          <w:p w14:paraId="6466F126" w14:textId="77777777" w:rsidR="009E5188" w:rsidRPr="000C3476" w:rsidRDefault="009E5188" w:rsidP="00AE4BC9">
            <w:pPr>
              <w:rPr>
                <w:rFonts w:cs="Times New Roman"/>
                <w:sz w:val="18"/>
                <w:szCs w:val="20"/>
              </w:rPr>
            </w:pPr>
            <w:r w:rsidRPr="000C3476">
              <w:rPr>
                <w:rFonts w:cs="Times New Roman"/>
                <w:sz w:val="18"/>
                <w:szCs w:val="20"/>
              </w:rPr>
              <w:t>Wet -- gravel/tar/conc. flat industrial, Vancouver</w:t>
            </w:r>
          </w:p>
        </w:tc>
        <w:tc>
          <w:tcPr>
            <w:tcW w:w="2126" w:type="dxa"/>
            <w:vAlign w:val="center"/>
          </w:tcPr>
          <w:p w14:paraId="5C3E309F" w14:textId="77777777" w:rsidR="009E5188" w:rsidRPr="000C3476" w:rsidRDefault="009E5188" w:rsidP="00AE4BC9">
            <w:pPr>
              <w:rPr>
                <w:rFonts w:cs="Times New Roman"/>
                <w:sz w:val="18"/>
                <w:szCs w:val="20"/>
              </w:rPr>
            </w:pPr>
            <w:r w:rsidRPr="000C3476">
              <w:rPr>
                <w:rFonts w:cs="Times New Roman"/>
                <w:sz w:val="18"/>
                <w:szCs w:val="20"/>
              </w:rPr>
              <w:t>Meyn (2000)</w:t>
            </w:r>
          </w:p>
        </w:tc>
        <w:tc>
          <w:tcPr>
            <w:tcW w:w="567" w:type="dxa"/>
            <w:vAlign w:val="center"/>
          </w:tcPr>
          <w:p w14:paraId="58DC27DD" w14:textId="77777777" w:rsidR="009E5188" w:rsidRPr="000C3476" w:rsidRDefault="009E5188" w:rsidP="00AE4BC9">
            <w:pPr>
              <w:rPr>
                <w:rFonts w:cs="Times New Roman"/>
                <w:sz w:val="18"/>
                <w:szCs w:val="20"/>
              </w:rPr>
            </w:pPr>
            <w:r w:rsidRPr="000C3476">
              <w:rPr>
                <w:rFonts w:cs="Times New Roman"/>
                <w:sz w:val="18"/>
                <w:szCs w:val="20"/>
              </w:rPr>
              <w:t>0.25</w:t>
            </w:r>
          </w:p>
        </w:tc>
        <w:tc>
          <w:tcPr>
            <w:tcW w:w="709" w:type="dxa"/>
            <w:vAlign w:val="center"/>
          </w:tcPr>
          <w:p w14:paraId="10F23CE7" w14:textId="77777777" w:rsidR="009E5188" w:rsidRPr="000C3476" w:rsidRDefault="009E5188" w:rsidP="00AE4BC9">
            <w:pPr>
              <w:rPr>
                <w:rFonts w:cs="Times New Roman"/>
                <w:sz w:val="18"/>
                <w:szCs w:val="20"/>
              </w:rPr>
            </w:pPr>
            <w:r w:rsidRPr="000C3476">
              <w:rPr>
                <w:rFonts w:cs="Times New Roman"/>
                <w:sz w:val="18"/>
                <w:szCs w:val="20"/>
              </w:rPr>
              <w:t>0.70</w:t>
            </w:r>
          </w:p>
        </w:tc>
        <w:tc>
          <w:tcPr>
            <w:tcW w:w="680" w:type="dxa"/>
            <w:vAlign w:val="center"/>
          </w:tcPr>
          <w:p w14:paraId="381727CF" w14:textId="77777777" w:rsidR="009E5188" w:rsidRPr="000C3476" w:rsidRDefault="009E5188" w:rsidP="00AE4BC9">
            <w:pPr>
              <w:rPr>
                <w:rFonts w:cs="Times New Roman"/>
                <w:sz w:val="18"/>
                <w:szCs w:val="20"/>
              </w:rPr>
            </w:pPr>
            <w:r w:rsidRPr="000C3476">
              <w:rPr>
                <w:rFonts w:cs="Times New Roman"/>
                <w:sz w:val="18"/>
                <w:szCs w:val="20"/>
              </w:rPr>
              <w:t>-22.0</w:t>
            </w:r>
          </w:p>
        </w:tc>
      </w:tr>
      <w:tr w:rsidR="009E5188" w:rsidRPr="000C3476" w14:paraId="62EF3ED7" w14:textId="77777777" w:rsidTr="00AE4BC9">
        <w:trPr>
          <w:trHeight w:val="227"/>
        </w:trPr>
        <w:tc>
          <w:tcPr>
            <w:tcW w:w="1019" w:type="dxa"/>
            <w:vMerge/>
            <w:vAlign w:val="center"/>
          </w:tcPr>
          <w:p w14:paraId="3844B0FA" w14:textId="77777777" w:rsidR="009E5188" w:rsidRPr="000C3476" w:rsidRDefault="009E5188" w:rsidP="00AE4BC9">
            <w:pPr>
              <w:rPr>
                <w:rFonts w:cs="Times New Roman"/>
                <w:sz w:val="18"/>
                <w:szCs w:val="20"/>
              </w:rPr>
            </w:pPr>
          </w:p>
        </w:tc>
        <w:tc>
          <w:tcPr>
            <w:tcW w:w="4221" w:type="dxa"/>
            <w:vAlign w:val="center"/>
          </w:tcPr>
          <w:p w14:paraId="3E4642C2" w14:textId="77777777" w:rsidR="009E5188" w:rsidRPr="000C3476" w:rsidRDefault="009E5188" w:rsidP="00AE4BC9">
            <w:pPr>
              <w:rPr>
                <w:rFonts w:cs="Times New Roman"/>
                <w:sz w:val="18"/>
                <w:szCs w:val="20"/>
              </w:rPr>
            </w:pPr>
            <w:r w:rsidRPr="000C3476">
              <w:rPr>
                <w:rFonts w:cs="Times New Roman"/>
                <w:sz w:val="18"/>
                <w:szCs w:val="20"/>
              </w:rPr>
              <w:t>Bitumen spread over flat industrial membrane, Vancouver</w:t>
            </w:r>
          </w:p>
        </w:tc>
        <w:tc>
          <w:tcPr>
            <w:tcW w:w="2126" w:type="dxa"/>
            <w:vAlign w:val="center"/>
          </w:tcPr>
          <w:p w14:paraId="287BE172" w14:textId="77777777" w:rsidR="009E5188" w:rsidRPr="000C3476" w:rsidRDefault="009E5188" w:rsidP="00AE4BC9">
            <w:pPr>
              <w:rPr>
                <w:rFonts w:cs="Times New Roman"/>
                <w:sz w:val="18"/>
                <w:szCs w:val="20"/>
              </w:rPr>
            </w:pPr>
            <w:r w:rsidRPr="000C3476">
              <w:rPr>
                <w:rFonts w:cs="Times New Roman"/>
                <w:sz w:val="18"/>
                <w:szCs w:val="20"/>
              </w:rPr>
              <w:t>Meyn (2000)</w:t>
            </w:r>
            <w:r w:rsidRPr="000C3476">
              <w:rPr>
                <w:rFonts w:cs="Times New Roman"/>
                <w:sz w:val="18"/>
                <w:szCs w:val="20"/>
                <w:vertAlign w:val="superscript"/>
              </w:rPr>
              <w:t xml:space="preserve"> </w:t>
            </w:r>
          </w:p>
        </w:tc>
        <w:tc>
          <w:tcPr>
            <w:tcW w:w="567" w:type="dxa"/>
            <w:vAlign w:val="center"/>
          </w:tcPr>
          <w:p w14:paraId="3384AB81" w14:textId="77777777" w:rsidR="009E5188" w:rsidRPr="000C3476" w:rsidRDefault="009E5188" w:rsidP="00AE4BC9">
            <w:pPr>
              <w:rPr>
                <w:rFonts w:cs="Times New Roman"/>
                <w:sz w:val="18"/>
                <w:szCs w:val="20"/>
              </w:rPr>
            </w:pPr>
            <w:r w:rsidRPr="000C3476">
              <w:rPr>
                <w:rFonts w:cs="Times New Roman"/>
                <w:sz w:val="18"/>
                <w:szCs w:val="20"/>
              </w:rPr>
              <w:t>0.06</w:t>
            </w:r>
          </w:p>
        </w:tc>
        <w:tc>
          <w:tcPr>
            <w:tcW w:w="709" w:type="dxa"/>
            <w:vAlign w:val="center"/>
          </w:tcPr>
          <w:p w14:paraId="03B44C95" w14:textId="77777777" w:rsidR="009E5188" w:rsidRPr="000C3476" w:rsidRDefault="009E5188" w:rsidP="00AE4BC9">
            <w:pPr>
              <w:rPr>
                <w:rFonts w:cs="Times New Roman"/>
                <w:sz w:val="18"/>
                <w:szCs w:val="20"/>
              </w:rPr>
            </w:pPr>
            <w:r w:rsidRPr="000C3476">
              <w:rPr>
                <w:rFonts w:cs="Times New Roman"/>
                <w:sz w:val="18"/>
                <w:szCs w:val="20"/>
              </w:rPr>
              <w:t>0.28</w:t>
            </w:r>
          </w:p>
        </w:tc>
        <w:tc>
          <w:tcPr>
            <w:tcW w:w="680" w:type="dxa"/>
            <w:vAlign w:val="center"/>
          </w:tcPr>
          <w:p w14:paraId="36EAA601" w14:textId="77777777" w:rsidR="009E5188" w:rsidRPr="000C3476" w:rsidRDefault="009E5188" w:rsidP="00AE4BC9">
            <w:pPr>
              <w:rPr>
                <w:rFonts w:cs="Times New Roman"/>
                <w:sz w:val="18"/>
                <w:szCs w:val="20"/>
              </w:rPr>
            </w:pPr>
            <w:r w:rsidRPr="000C3476">
              <w:rPr>
                <w:rFonts w:cs="Times New Roman"/>
                <w:sz w:val="18"/>
                <w:szCs w:val="20"/>
              </w:rPr>
              <w:t>-3.0</w:t>
            </w:r>
          </w:p>
        </w:tc>
      </w:tr>
      <w:tr w:rsidR="009E5188" w:rsidRPr="000C3476" w14:paraId="7FB2FE37" w14:textId="77777777" w:rsidTr="00AE4BC9">
        <w:trPr>
          <w:trHeight w:val="227"/>
        </w:trPr>
        <w:tc>
          <w:tcPr>
            <w:tcW w:w="1019" w:type="dxa"/>
            <w:vMerge/>
            <w:vAlign w:val="center"/>
          </w:tcPr>
          <w:p w14:paraId="0F4AAD14" w14:textId="77777777" w:rsidR="009E5188" w:rsidRPr="000C3476" w:rsidRDefault="009E5188" w:rsidP="00AE4BC9">
            <w:pPr>
              <w:rPr>
                <w:rFonts w:cs="Times New Roman"/>
                <w:sz w:val="18"/>
                <w:szCs w:val="20"/>
              </w:rPr>
            </w:pPr>
          </w:p>
        </w:tc>
        <w:tc>
          <w:tcPr>
            <w:tcW w:w="4221" w:type="dxa"/>
            <w:vAlign w:val="center"/>
          </w:tcPr>
          <w:p w14:paraId="3EDE8C1E" w14:textId="77777777" w:rsidR="009E5188" w:rsidRPr="000C3476" w:rsidRDefault="009E5188" w:rsidP="00AE4BC9">
            <w:pPr>
              <w:rPr>
                <w:rFonts w:cs="Times New Roman"/>
                <w:sz w:val="18"/>
                <w:szCs w:val="20"/>
              </w:rPr>
            </w:pPr>
            <w:r w:rsidRPr="000C3476">
              <w:rPr>
                <w:rFonts w:cs="Times New Roman"/>
                <w:sz w:val="18"/>
                <w:szCs w:val="20"/>
              </w:rPr>
              <w:t>Asphalt shingle on plywood  residential roof , Vancouver</w:t>
            </w:r>
          </w:p>
        </w:tc>
        <w:tc>
          <w:tcPr>
            <w:tcW w:w="2126" w:type="dxa"/>
            <w:vAlign w:val="center"/>
          </w:tcPr>
          <w:p w14:paraId="7AB2290C" w14:textId="77777777" w:rsidR="009E5188" w:rsidRPr="000C3476" w:rsidRDefault="009E5188" w:rsidP="00AE4BC9">
            <w:pPr>
              <w:rPr>
                <w:rFonts w:cs="Times New Roman"/>
                <w:sz w:val="18"/>
                <w:szCs w:val="20"/>
              </w:rPr>
            </w:pPr>
            <w:r w:rsidRPr="000C3476">
              <w:rPr>
                <w:rFonts w:cs="Times New Roman"/>
                <w:sz w:val="18"/>
                <w:szCs w:val="20"/>
              </w:rPr>
              <w:t>Meyn (2000)</w:t>
            </w:r>
            <w:r w:rsidRPr="000C3476">
              <w:rPr>
                <w:rFonts w:cs="Times New Roman"/>
                <w:sz w:val="18"/>
                <w:szCs w:val="20"/>
                <w:vertAlign w:val="superscript"/>
              </w:rPr>
              <w:t xml:space="preserve"> </w:t>
            </w:r>
          </w:p>
        </w:tc>
        <w:tc>
          <w:tcPr>
            <w:tcW w:w="567" w:type="dxa"/>
            <w:vAlign w:val="center"/>
          </w:tcPr>
          <w:p w14:paraId="1FDD9C82" w14:textId="77777777" w:rsidR="009E5188" w:rsidRPr="000C3476" w:rsidRDefault="009E5188" w:rsidP="00AE4BC9">
            <w:pPr>
              <w:rPr>
                <w:rFonts w:cs="Times New Roman"/>
                <w:sz w:val="18"/>
                <w:szCs w:val="20"/>
              </w:rPr>
            </w:pPr>
            <w:r w:rsidRPr="000C3476">
              <w:rPr>
                <w:rFonts w:cs="Times New Roman"/>
                <w:sz w:val="18"/>
                <w:szCs w:val="20"/>
              </w:rPr>
              <w:t>0.14</w:t>
            </w:r>
          </w:p>
        </w:tc>
        <w:tc>
          <w:tcPr>
            <w:tcW w:w="709" w:type="dxa"/>
            <w:vAlign w:val="center"/>
          </w:tcPr>
          <w:p w14:paraId="13C9F77A" w14:textId="77777777" w:rsidR="009E5188" w:rsidRPr="000C3476" w:rsidRDefault="009E5188" w:rsidP="00AE4BC9">
            <w:pPr>
              <w:rPr>
                <w:rFonts w:cs="Times New Roman"/>
                <w:sz w:val="18"/>
                <w:szCs w:val="20"/>
              </w:rPr>
            </w:pPr>
            <w:r w:rsidRPr="000C3476">
              <w:rPr>
                <w:rFonts w:cs="Times New Roman"/>
                <w:sz w:val="18"/>
                <w:szCs w:val="20"/>
              </w:rPr>
              <w:t>0.33</w:t>
            </w:r>
          </w:p>
        </w:tc>
        <w:tc>
          <w:tcPr>
            <w:tcW w:w="680" w:type="dxa"/>
            <w:vAlign w:val="center"/>
          </w:tcPr>
          <w:p w14:paraId="4627CB67" w14:textId="77777777" w:rsidR="009E5188" w:rsidRPr="000C3476" w:rsidRDefault="009E5188" w:rsidP="00AE4BC9">
            <w:pPr>
              <w:rPr>
                <w:rFonts w:cs="Times New Roman"/>
                <w:sz w:val="18"/>
                <w:szCs w:val="20"/>
              </w:rPr>
            </w:pPr>
            <w:r w:rsidRPr="000C3476">
              <w:rPr>
                <w:rFonts w:cs="Times New Roman"/>
                <w:sz w:val="18"/>
                <w:szCs w:val="20"/>
              </w:rPr>
              <w:t>-6.0</w:t>
            </w:r>
          </w:p>
        </w:tc>
      </w:tr>
      <w:tr w:rsidR="009E5188" w:rsidRPr="000C3476" w14:paraId="640CFE65" w14:textId="77777777" w:rsidTr="00AE4BC9">
        <w:trPr>
          <w:trHeight w:val="227"/>
        </w:trPr>
        <w:tc>
          <w:tcPr>
            <w:tcW w:w="1019" w:type="dxa"/>
            <w:vMerge/>
            <w:vAlign w:val="center"/>
          </w:tcPr>
          <w:p w14:paraId="10CF6EFB" w14:textId="77777777" w:rsidR="009E5188" w:rsidRPr="000C3476" w:rsidRDefault="009E5188" w:rsidP="00AE4BC9">
            <w:pPr>
              <w:rPr>
                <w:rFonts w:cs="Times New Roman"/>
                <w:sz w:val="18"/>
                <w:szCs w:val="20"/>
              </w:rPr>
            </w:pPr>
          </w:p>
        </w:tc>
        <w:tc>
          <w:tcPr>
            <w:tcW w:w="4221" w:type="dxa"/>
            <w:vAlign w:val="center"/>
          </w:tcPr>
          <w:p w14:paraId="00E15559" w14:textId="77777777" w:rsidR="009E5188" w:rsidRPr="000C3476" w:rsidRDefault="009E5188" w:rsidP="00AE4BC9">
            <w:pPr>
              <w:rPr>
                <w:rFonts w:cs="Times New Roman"/>
                <w:sz w:val="18"/>
                <w:szCs w:val="20"/>
              </w:rPr>
            </w:pPr>
            <w:r w:rsidRPr="000C3476">
              <w:rPr>
                <w:rFonts w:cs="Times New Roman"/>
                <w:sz w:val="18"/>
                <w:szCs w:val="20"/>
              </w:rPr>
              <w:t>Star – high albedo asphalt shingle  residential roof</w:t>
            </w:r>
          </w:p>
        </w:tc>
        <w:tc>
          <w:tcPr>
            <w:tcW w:w="2126" w:type="dxa"/>
            <w:vAlign w:val="center"/>
          </w:tcPr>
          <w:p w14:paraId="5F93F9B8" w14:textId="77777777" w:rsidR="009E5188" w:rsidRPr="000C3476" w:rsidRDefault="009E5188" w:rsidP="00AE4BC9">
            <w:pPr>
              <w:rPr>
                <w:rFonts w:cs="Times New Roman"/>
                <w:sz w:val="18"/>
                <w:szCs w:val="20"/>
              </w:rPr>
            </w:pPr>
            <w:r w:rsidRPr="000C3476">
              <w:rPr>
                <w:rFonts w:cs="Times New Roman"/>
                <w:sz w:val="18"/>
                <w:szCs w:val="20"/>
              </w:rPr>
              <w:t>Meyn (2000)</w:t>
            </w:r>
            <w:r w:rsidRPr="000C3476">
              <w:rPr>
                <w:rFonts w:cs="Times New Roman"/>
                <w:sz w:val="18"/>
                <w:szCs w:val="20"/>
                <w:vertAlign w:val="superscript"/>
              </w:rPr>
              <w:t xml:space="preserve"> </w:t>
            </w:r>
          </w:p>
        </w:tc>
        <w:tc>
          <w:tcPr>
            <w:tcW w:w="567" w:type="dxa"/>
            <w:vAlign w:val="center"/>
          </w:tcPr>
          <w:p w14:paraId="4ADFDF23" w14:textId="77777777" w:rsidR="009E5188" w:rsidRPr="000C3476" w:rsidRDefault="009E5188" w:rsidP="00AE4BC9">
            <w:pPr>
              <w:rPr>
                <w:rFonts w:cs="Times New Roman"/>
                <w:sz w:val="18"/>
                <w:szCs w:val="20"/>
              </w:rPr>
            </w:pPr>
            <w:r w:rsidRPr="000C3476">
              <w:rPr>
                <w:rFonts w:cs="Times New Roman"/>
                <w:sz w:val="18"/>
                <w:szCs w:val="20"/>
              </w:rPr>
              <w:t>0.09</w:t>
            </w:r>
          </w:p>
        </w:tc>
        <w:tc>
          <w:tcPr>
            <w:tcW w:w="709" w:type="dxa"/>
            <w:vAlign w:val="center"/>
          </w:tcPr>
          <w:p w14:paraId="0980181C" w14:textId="77777777" w:rsidR="009E5188" w:rsidRPr="000C3476" w:rsidRDefault="009E5188" w:rsidP="00AE4BC9">
            <w:pPr>
              <w:rPr>
                <w:rFonts w:cs="Times New Roman"/>
                <w:sz w:val="18"/>
                <w:szCs w:val="20"/>
              </w:rPr>
            </w:pPr>
            <w:r w:rsidRPr="000C3476">
              <w:rPr>
                <w:rFonts w:cs="Times New Roman"/>
                <w:sz w:val="18"/>
                <w:szCs w:val="20"/>
              </w:rPr>
              <w:t>0.18</w:t>
            </w:r>
          </w:p>
        </w:tc>
        <w:tc>
          <w:tcPr>
            <w:tcW w:w="680" w:type="dxa"/>
            <w:vAlign w:val="center"/>
          </w:tcPr>
          <w:p w14:paraId="1229AE36" w14:textId="77777777" w:rsidR="009E5188" w:rsidRPr="000C3476" w:rsidRDefault="009E5188" w:rsidP="00AE4BC9">
            <w:pPr>
              <w:rPr>
                <w:rFonts w:cs="Times New Roman"/>
                <w:sz w:val="18"/>
                <w:szCs w:val="20"/>
              </w:rPr>
            </w:pPr>
            <w:r w:rsidRPr="000C3476">
              <w:rPr>
                <w:rFonts w:cs="Times New Roman"/>
                <w:sz w:val="18"/>
                <w:szCs w:val="20"/>
              </w:rPr>
              <w:t>-1.0</w:t>
            </w:r>
          </w:p>
        </w:tc>
      </w:tr>
      <w:tr w:rsidR="009E5188" w:rsidRPr="000C3476" w14:paraId="68235B24" w14:textId="77777777" w:rsidTr="00AE4BC9">
        <w:trPr>
          <w:trHeight w:val="227"/>
        </w:trPr>
        <w:tc>
          <w:tcPr>
            <w:tcW w:w="1019" w:type="dxa"/>
            <w:vMerge/>
            <w:vAlign w:val="center"/>
          </w:tcPr>
          <w:p w14:paraId="61884C0B" w14:textId="77777777" w:rsidR="009E5188" w:rsidRPr="000C3476" w:rsidRDefault="009E5188" w:rsidP="00AE4BC9">
            <w:pPr>
              <w:rPr>
                <w:rFonts w:cs="Times New Roman"/>
                <w:sz w:val="18"/>
                <w:szCs w:val="20"/>
              </w:rPr>
            </w:pPr>
          </w:p>
        </w:tc>
        <w:tc>
          <w:tcPr>
            <w:tcW w:w="4221" w:type="dxa"/>
            <w:vAlign w:val="center"/>
          </w:tcPr>
          <w:p w14:paraId="44DA3CA7" w14:textId="77777777" w:rsidR="009E5188" w:rsidRPr="000C3476" w:rsidRDefault="009E5188" w:rsidP="00AE4BC9">
            <w:pPr>
              <w:rPr>
                <w:rFonts w:cs="Times New Roman"/>
                <w:sz w:val="18"/>
                <w:szCs w:val="20"/>
              </w:rPr>
            </w:pPr>
            <w:r w:rsidRPr="000C3476">
              <w:rPr>
                <w:rFonts w:cs="Times New Roman"/>
                <w:sz w:val="18"/>
                <w:szCs w:val="20"/>
              </w:rPr>
              <w:t>Star - Ceramic Tile</w:t>
            </w:r>
          </w:p>
        </w:tc>
        <w:tc>
          <w:tcPr>
            <w:tcW w:w="2126" w:type="dxa"/>
            <w:vAlign w:val="center"/>
          </w:tcPr>
          <w:p w14:paraId="0355B9C6" w14:textId="77777777" w:rsidR="009E5188" w:rsidRPr="000C3476" w:rsidRDefault="009E5188" w:rsidP="00AE4BC9">
            <w:pPr>
              <w:rPr>
                <w:rFonts w:cs="Times New Roman"/>
                <w:sz w:val="18"/>
                <w:szCs w:val="20"/>
              </w:rPr>
            </w:pPr>
            <w:r w:rsidRPr="000C3476">
              <w:rPr>
                <w:rFonts w:cs="Times New Roman"/>
                <w:sz w:val="18"/>
                <w:szCs w:val="20"/>
              </w:rPr>
              <w:t>Meyn (2000)</w:t>
            </w:r>
            <w:r w:rsidRPr="000C3476">
              <w:rPr>
                <w:rFonts w:cs="Times New Roman"/>
                <w:sz w:val="18"/>
                <w:szCs w:val="20"/>
                <w:vertAlign w:val="superscript"/>
              </w:rPr>
              <w:t xml:space="preserve"> </w:t>
            </w:r>
          </w:p>
        </w:tc>
        <w:tc>
          <w:tcPr>
            <w:tcW w:w="567" w:type="dxa"/>
            <w:vAlign w:val="center"/>
          </w:tcPr>
          <w:p w14:paraId="0AC49203" w14:textId="77777777" w:rsidR="009E5188" w:rsidRPr="000C3476" w:rsidRDefault="009E5188" w:rsidP="00AE4BC9">
            <w:pPr>
              <w:rPr>
                <w:rFonts w:cs="Times New Roman"/>
                <w:sz w:val="18"/>
                <w:szCs w:val="20"/>
              </w:rPr>
            </w:pPr>
            <w:r w:rsidRPr="000C3476">
              <w:rPr>
                <w:rFonts w:cs="Times New Roman"/>
                <w:sz w:val="18"/>
                <w:szCs w:val="20"/>
              </w:rPr>
              <w:t>0.07</w:t>
            </w:r>
          </w:p>
        </w:tc>
        <w:tc>
          <w:tcPr>
            <w:tcW w:w="709" w:type="dxa"/>
            <w:vAlign w:val="center"/>
          </w:tcPr>
          <w:p w14:paraId="32222F98" w14:textId="77777777" w:rsidR="009E5188" w:rsidRPr="000C3476" w:rsidRDefault="009E5188" w:rsidP="00AE4BC9">
            <w:pPr>
              <w:rPr>
                <w:rFonts w:cs="Times New Roman"/>
                <w:sz w:val="18"/>
                <w:szCs w:val="20"/>
              </w:rPr>
            </w:pPr>
            <w:r w:rsidRPr="000C3476">
              <w:rPr>
                <w:rFonts w:cs="Times New Roman"/>
                <w:sz w:val="18"/>
                <w:szCs w:val="20"/>
              </w:rPr>
              <w:t>0.26</w:t>
            </w:r>
          </w:p>
        </w:tc>
        <w:tc>
          <w:tcPr>
            <w:tcW w:w="680" w:type="dxa"/>
            <w:vAlign w:val="center"/>
          </w:tcPr>
          <w:p w14:paraId="64889E07" w14:textId="77777777" w:rsidR="009E5188" w:rsidRPr="000C3476" w:rsidRDefault="009E5188" w:rsidP="00AE4BC9">
            <w:pPr>
              <w:rPr>
                <w:rFonts w:cs="Times New Roman"/>
                <w:sz w:val="18"/>
                <w:szCs w:val="20"/>
              </w:rPr>
            </w:pPr>
            <w:r w:rsidRPr="000C3476">
              <w:rPr>
                <w:rFonts w:cs="Times New Roman"/>
                <w:sz w:val="18"/>
                <w:szCs w:val="20"/>
              </w:rPr>
              <w:t>-6.0</w:t>
            </w:r>
          </w:p>
        </w:tc>
      </w:tr>
      <w:tr w:rsidR="009E5188" w:rsidRPr="000C3476" w14:paraId="72C4117F" w14:textId="77777777" w:rsidTr="00AE4BC9">
        <w:trPr>
          <w:trHeight w:val="227"/>
        </w:trPr>
        <w:tc>
          <w:tcPr>
            <w:tcW w:w="1019" w:type="dxa"/>
            <w:vMerge/>
            <w:vAlign w:val="center"/>
          </w:tcPr>
          <w:p w14:paraId="2F6C63CC" w14:textId="77777777" w:rsidR="009E5188" w:rsidRPr="000C3476" w:rsidRDefault="009E5188" w:rsidP="00AE4BC9">
            <w:pPr>
              <w:rPr>
                <w:rFonts w:cs="Times New Roman"/>
                <w:sz w:val="18"/>
                <w:szCs w:val="20"/>
              </w:rPr>
            </w:pPr>
          </w:p>
        </w:tc>
        <w:tc>
          <w:tcPr>
            <w:tcW w:w="4221" w:type="dxa"/>
            <w:vAlign w:val="center"/>
          </w:tcPr>
          <w:p w14:paraId="6C3D5C47" w14:textId="77777777" w:rsidR="009E5188" w:rsidRPr="000C3476" w:rsidRDefault="009E5188" w:rsidP="00AE4BC9">
            <w:pPr>
              <w:rPr>
                <w:rFonts w:cs="Times New Roman"/>
                <w:sz w:val="18"/>
                <w:szCs w:val="20"/>
              </w:rPr>
            </w:pPr>
            <w:r w:rsidRPr="000C3476">
              <w:rPr>
                <w:rFonts w:cs="Times New Roman"/>
                <w:sz w:val="18"/>
                <w:szCs w:val="20"/>
              </w:rPr>
              <w:t>Star - Slate Tile</w:t>
            </w:r>
          </w:p>
        </w:tc>
        <w:tc>
          <w:tcPr>
            <w:tcW w:w="2126" w:type="dxa"/>
            <w:vAlign w:val="center"/>
          </w:tcPr>
          <w:p w14:paraId="090A0176" w14:textId="77777777" w:rsidR="009E5188" w:rsidRPr="000C3476" w:rsidRDefault="009E5188" w:rsidP="00AE4BC9">
            <w:pPr>
              <w:rPr>
                <w:rFonts w:cs="Times New Roman"/>
                <w:sz w:val="18"/>
                <w:szCs w:val="20"/>
              </w:rPr>
            </w:pPr>
            <w:r w:rsidRPr="000C3476">
              <w:rPr>
                <w:rFonts w:cs="Times New Roman"/>
                <w:sz w:val="18"/>
                <w:szCs w:val="20"/>
              </w:rPr>
              <w:t>Meyn (2000)</w:t>
            </w:r>
            <w:r w:rsidRPr="000C3476">
              <w:rPr>
                <w:rFonts w:cs="Times New Roman"/>
                <w:sz w:val="18"/>
                <w:szCs w:val="20"/>
                <w:vertAlign w:val="superscript"/>
              </w:rPr>
              <w:t xml:space="preserve"> </w:t>
            </w:r>
          </w:p>
        </w:tc>
        <w:tc>
          <w:tcPr>
            <w:tcW w:w="567" w:type="dxa"/>
            <w:vAlign w:val="center"/>
          </w:tcPr>
          <w:p w14:paraId="5FE6D479" w14:textId="77777777" w:rsidR="009E5188" w:rsidRPr="000C3476" w:rsidRDefault="009E5188" w:rsidP="00AE4BC9">
            <w:pPr>
              <w:rPr>
                <w:rFonts w:cs="Times New Roman"/>
                <w:sz w:val="18"/>
                <w:szCs w:val="20"/>
              </w:rPr>
            </w:pPr>
            <w:r w:rsidRPr="000C3476">
              <w:rPr>
                <w:rFonts w:cs="Times New Roman"/>
                <w:sz w:val="18"/>
                <w:szCs w:val="20"/>
              </w:rPr>
              <w:t>0.08</w:t>
            </w:r>
          </w:p>
        </w:tc>
        <w:tc>
          <w:tcPr>
            <w:tcW w:w="709" w:type="dxa"/>
            <w:vAlign w:val="center"/>
          </w:tcPr>
          <w:p w14:paraId="3572002C" w14:textId="77777777" w:rsidR="009E5188" w:rsidRPr="000C3476" w:rsidRDefault="009E5188" w:rsidP="00AE4BC9">
            <w:pPr>
              <w:rPr>
                <w:rFonts w:cs="Times New Roman"/>
                <w:sz w:val="18"/>
                <w:szCs w:val="20"/>
              </w:rPr>
            </w:pPr>
            <w:r w:rsidRPr="000C3476">
              <w:rPr>
                <w:rFonts w:cs="Times New Roman"/>
                <w:sz w:val="18"/>
                <w:szCs w:val="20"/>
              </w:rPr>
              <w:t>0.32</w:t>
            </w:r>
          </w:p>
        </w:tc>
        <w:tc>
          <w:tcPr>
            <w:tcW w:w="680" w:type="dxa"/>
            <w:vAlign w:val="center"/>
          </w:tcPr>
          <w:p w14:paraId="717D6622" w14:textId="77777777" w:rsidR="009E5188" w:rsidRPr="000C3476" w:rsidRDefault="009E5188" w:rsidP="00AE4BC9">
            <w:pPr>
              <w:rPr>
                <w:rFonts w:cs="Times New Roman"/>
                <w:sz w:val="18"/>
                <w:szCs w:val="20"/>
              </w:rPr>
            </w:pPr>
            <w:r w:rsidRPr="000C3476">
              <w:rPr>
                <w:rFonts w:cs="Times New Roman"/>
                <w:sz w:val="18"/>
                <w:szCs w:val="20"/>
              </w:rPr>
              <w:t>0.0</w:t>
            </w:r>
          </w:p>
        </w:tc>
      </w:tr>
      <w:tr w:rsidR="009E5188" w:rsidRPr="000C3476" w14:paraId="198E86C5" w14:textId="77777777" w:rsidTr="00AE4BC9">
        <w:trPr>
          <w:trHeight w:val="227"/>
        </w:trPr>
        <w:tc>
          <w:tcPr>
            <w:tcW w:w="1019" w:type="dxa"/>
            <w:vMerge/>
            <w:vAlign w:val="center"/>
          </w:tcPr>
          <w:p w14:paraId="66E02BBF" w14:textId="77777777" w:rsidR="009E5188" w:rsidRPr="000C3476" w:rsidRDefault="009E5188" w:rsidP="00AE4BC9">
            <w:pPr>
              <w:rPr>
                <w:rFonts w:cs="Times New Roman"/>
                <w:sz w:val="18"/>
                <w:szCs w:val="20"/>
              </w:rPr>
            </w:pPr>
          </w:p>
        </w:tc>
        <w:tc>
          <w:tcPr>
            <w:tcW w:w="4221" w:type="dxa"/>
            <w:vAlign w:val="center"/>
          </w:tcPr>
          <w:p w14:paraId="40FB2CE8" w14:textId="77777777" w:rsidR="009E5188" w:rsidRPr="000C3476" w:rsidRDefault="009E5188" w:rsidP="00AE4BC9">
            <w:pPr>
              <w:rPr>
                <w:rFonts w:cs="Times New Roman"/>
                <w:sz w:val="18"/>
                <w:szCs w:val="20"/>
              </w:rPr>
            </w:pPr>
            <w:r>
              <w:rPr>
                <w:rFonts w:cs="Times New Roman"/>
                <w:sz w:val="18"/>
                <w:szCs w:val="20"/>
              </w:rPr>
              <w:t>Helsinki – Suburban</w:t>
            </w:r>
          </w:p>
        </w:tc>
        <w:tc>
          <w:tcPr>
            <w:tcW w:w="2126" w:type="dxa"/>
            <w:vAlign w:val="center"/>
          </w:tcPr>
          <w:p w14:paraId="7EF6970B" w14:textId="77777777" w:rsidR="009E5188" w:rsidRPr="000C3476" w:rsidRDefault="009E5188" w:rsidP="00AE4BC9">
            <w:pPr>
              <w:rPr>
                <w:rFonts w:cs="Times New Roman"/>
                <w:sz w:val="18"/>
                <w:szCs w:val="20"/>
              </w:rPr>
            </w:pPr>
            <w:r>
              <w:rPr>
                <w:rFonts w:cs="Times New Roman"/>
                <w:sz w:val="18"/>
                <w:szCs w:val="20"/>
              </w:rPr>
              <w:t>Järvi et al. (2014)</w:t>
            </w:r>
          </w:p>
        </w:tc>
        <w:tc>
          <w:tcPr>
            <w:tcW w:w="567" w:type="dxa"/>
            <w:vAlign w:val="center"/>
          </w:tcPr>
          <w:p w14:paraId="550D8E3C" w14:textId="77777777" w:rsidR="009E5188" w:rsidRPr="000C3476" w:rsidRDefault="009E5188" w:rsidP="00AE4BC9">
            <w:pPr>
              <w:rPr>
                <w:rFonts w:cs="Times New Roman"/>
                <w:sz w:val="18"/>
                <w:szCs w:val="20"/>
              </w:rPr>
            </w:pPr>
            <w:r>
              <w:rPr>
                <w:rFonts w:cs="Times New Roman"/>
                <w:sz w:val="18"/>
                <w:szCs w:val="20"/>
              </w:rPr>
              <w:t>0.19</w:t>
            </w:r>
          </w:p>
        </w:tc>
        <w:tc>
          <w:tcPr>
            <w:tcW w:w="709" w:type="dxa"/>
            <w:vAlign w:val="center"/>
          </w:tcPr>
          <w:p w14:paraId="04167CC7" w14:textId="77777777" w:rsidR="009E5188" w:rsidRPr="000C3476" w:rsidRDefault="009E5188" w:rsidP="00AE4BC9">
            <w:pPr>
              <w:rPr>
                <w:rFonts w:cs="Times New Roman"/>
                <w:sz w:val="18"/>
                <w:szCs w:val="20"/>
              </w:rPr>
            </w:pPr>
            <w:r>
              <w:rPr>
                <w:rFonts w:cs="Times New Roman"/>
                <w:sz w:val="18"/>
                <w:szCs w:val="20"/>
              </w:rPr>
              <w:t>0.54</w:t>
            </w:r>
          </w:p>
        </w:tc>
        <w:tc>
          <w:tcPr>
            <w:tcW w:w="680" w:type="dxa"/>
            <w:vAlign w:val="center"/>
          </w:tcPr>
          <w:p w14:paraId="6DBD7DC3" w14:textId="77777777" w:rsidR="009E5188" w:rsidRPr="000C3476" w:rsidRDefault="009E5188" w:rsidP="00AE4BC9">
            <w:pPr>
              <w:rPr>
                <w:rFonts w:cs="Times New Roman"/>
                <w:sz w:val="18"/>
                <w:szCs w:val="20"/>
              </w:rPr>
            </w:pPr>
            <w:r>
              <w:rPr>
                <w:rFonts w:cs="Times New Roman"/>
                <w:sz w:val="18"/>
                <w:szCs w:val="20"/>
              </w:rPr>
              <w:t>-15.1</w:t>
            </w:r>
          </w:p>
        </w:tc>
      </w:tr>
      <w:tr w:rsidR="009E5188" w:rsidRPr="000C3476" w14:paraId="7FEFBD73" w14:textId="77777777" w:rsidTr="00AE4BC9">
        <w:trPr>
          <w:trHeight w:val="227"/>
        </w:trPr>
        <w:tc>
          <w:tcPr>
            <w:tcW w:w="1019" w:type="dxa"/>
            <w:vMerge/>
            <w:vAlign w:val="center"/>
          </w:tcPr>
          <w:p w14:paraId="0BD500D2" w14:textId="77777777" w:rsidR="009E5188" w:rsidRPr="000C3476" w:rsidRDefault="009E5188" w:rsidP="00AE4BC9">
            <w:pPr>
              <w:rPr>
                <w:rFonts w:cs="Times New Roman"/>
                <w:sz w:val="18"/>
                <w:szCs w:val="20"/>
              </w:rPr>
            </w:pPr>
          </w:p>
        </w:tc>
        <w:tc>
          <w:tcPr>
            <w:tcW w:w="4221" w:type="dxa"/>
            <w:vAlign w:val="center"/>
          </w:tcPr>
          <w:p w14:paraId="058D362F" w14:textId="77777777" w:rsidR="009E5188" w:rsidRPr="000C3476" w:rsidRDefault="009E5188" w:rsidP="00AE4BC9">
            <w:pPr>
              <w:rPr>
                <w:rFonts w:cs="Times New Roman"/>
                <w:sz w:val="18"/>
                <w:szCs w:val="20"/>
              </w:rPr>
            </w:pPr>
            <w:r>
              <w:rPr>
                <w:rFonts w:cs="Times New Roman"/>
                <w:sz w:val="18"/>
                <w:szCs w:val="20"/>
              </w:rPr>
              <w:t>Montreal – Suburban</w:t>
            </w:r>
          </w:p>
        </w:tc>
        <w:tc>
          <w:tcPr>
            <w:tcW w:w="2126" w:type="dxa"/>
            <w:vAlign w:val="center"/>
          </w:tcPr>
          <w:p w14:paraId="15645DE7" w14:textId="77777777" w:rsidR="009E5188" w:rsidRPr="000C3476" w:rsidRDefault="009E5188" w:rsidP="00AE4BC9">
            <w:pPr>
              <w:rPr>
                <w:rFonts w:cs="Times New Roman"/>
                <w:sz w:val="18"/>
                <w:szCs w:val="20"/>
              </w:rPr>
            </w:pPr>
            <w:r>
              <w:rPr>
                <w:rFonts w:cs="Times New Roman"/>
                <w:sz w:val="18"/>
                <w:szCs w:val="20"/>
              </w:rPr>
              <w:t>Järvi et al. (2014)</w:t>
            </w:r>
          </w:p>
        </w:tc>
        <w:tc>
          <w:tcPr>
            <w:tcW w:w="567" w:type="dxa"/>
            <w:vAlign w:val="center"/>
          </w:tcPr>
          <w:p w14:paraId="46731C91" w14:textId="77777777" w:rsidR="009E5188" w:rsidRPr="000C3476" w:rsidRDefault="009E5188" w:rsidP="00AE4BC9">
            <w:pPr>
              <w:rPr>
                <w:rFonts w:cs="Times New Roman"/>
                <w:sz w:val="18"/>
                <w:szCs w:val="20"/>
              </w:rPr>
            </w:pPr>
            <w:r>
              <w:rPr>
                <w:rFonts w:cs="Times New Roman"/>
                <w:sz w:val="18"/>
                <w:szCs w:val="20"/>
              </w:rPr>
              <w:t>0.12</w:t>
            </w:r>
          </w:p>
        </w:tc>
        <w:tc>
          <w:tcPr>
            <w:tcW w:w="709" w:type="dxa"/>
            <w:vAlign w:val="center"/>
          </w:tcPr>
          <w:p w14:paraId="491BC29D" w14:textId="77777777" w:rsidR="009E5188" w:rsidRPr="000C3476" w:rsidRDefault="009E5188" w:rsidP="00AE4BC9">
            <w:pPr>
              <w:rPr>
                <w:rFonts w:cs="Times New Roman"/>
                <w:sz w:val="18"/>
                <w:szCs w:val="20"/>
              </w:rPr>
            </w:pPr>
            <w:r>
              <w:rPr>
                <w:rFonts w:cs="Times New Roman"/>
                <w:sz w:val="18"/>
                <w:szCs w:val="20"/>
              </w:rPr>
              <w:t>0.24</w:t>
            </w:r>
          </w:p>
        </w:tc>
        <w:tc>
          <w:tcPr>
            <w:tcW w:w="680" w:type="dxa"/>
            <w:vAlign w:val="center"/>
          </w:tcPr>
          <w:p w14:paraId="4905D601" w14:textId="77777777" w:rsidR="009E5188" w:rsidRPr="000C3476" w:rsidRDefault="009E5188" w:rsidP="00AE4BC9">
            <w:pPr>
              <w:rPr>
                <w:rFonts w:cs="Times New Roman"/>
                <w:sz w:val="18"/>
                <w:szCs w:val="20"/>
              </w:rPr>
            </w:pPr>
            <w:r>
              <w:rPr>
                <w:rFonts w:cs="Times New Roman"/>
                <w:sz w:val="18"/>
                <w:szCs w:val="20"/>
              </w:rPr>
              <w:t>-4.5</w:t>
            </w:r>
          </w:p>
        </w:tc>
      </w:tr>
      <w:tr w:rsidR="009E5188" w:rsidRPr="000C3476" w14:paraId="53B01271" w14:textId="77777777" w:rsidTr="00AE4BC9">
        <w:trPr>
          <w:trHeight w:val="227"/>
        </w:trPr>
        <w:tc>
          <w:tcPr>
            <w:tcW w:w="1019" w:type="dxa"/>
            <w:vMerge/>
            <w:vAlign w:val="center"/>
          </w:tcPr>
          <w:p w14:paraId="2B43E3DB" w14:textId="77777777" w:rsidR="009E5188" w:rsidRPr="000C3476" w:rsidRDefault="009E5188" w:rsidP="00AE4BC9">
            <w:pPr>
              <w:rPr>
                <w:rFonts w:cs="Times New Roman"/>
                <w:sz w:val="18"/>
                <w:szCs w:val="20"/>
              </w:rPr>
            </w:pPr>
          </w:p>
        </w:tc>
        <w:tc>
          <w:tcPr>
            <w:tcW w:w="4221" w:type="dxa"/>
            <w:vAlign w:val="center"/>
          </w:tcPr>
          <w:p w14:paraId="668924CB" w14:textId="77777777" w:rsidR="009E5188" w:rsidRPr="000C3476" w:rsidRDefault="009E5188" w:rsidP="00AE4BC9">
            <w:pPr>
              <w:rPr>
                <w:rFonts w:cs="Times New Roman"/>
                <w:sz w:val="18"/>
                <w:szCs w:val="20"/>
              </w:rPr>
            </w:pPr>
            <w:r>
              <w:rPr>
                <w:rFonts w:cs="Times New Roman"/>
                <w:sz w:val="18"/>
                <w:szCs w:val="20"/>
              </w:rPr>
              <w:t>Montreal – Urban</w:t>
            </w:r>
          </w:p>
        </w:tc>
        <w:tc>
          <w:tcPr>
            <w:tcW w:w="2126" w:type="dxa"/>
            <w:vAlign w:val="center"/>
          </w:tcPr>
          <w:p w14:paraId="36557097" w14:textId="77777777" w:rsidR="009E5188" w:rsidRPr="000C3476" w:rsidRDefault="009E5188" w:rsidP="00AE4BC9">
            <w:pPr>
              <w:rPr>
                <w:rFonts w:cs="Times New Roman"/>
                <w:sz w:val="18"/>
                <w:szCs w:val="20"/>
              </w:rPr>
            </w:pPr>
            <w:r>
              <w:rPr>
                <w:rFonts w:cs="Times New Roman"/>
                <w:sz w:val="18"/>
                <w:szCs w:val="20"/>
              </w:rPr>
              <w:t>Järvi et al. (2014)</w:t>
            </w:r>
          </w:p>
        </w:tc>
        <w:tc>
          <w:tcPr>
            <w:tcW w:w="567" w:type="dxa"/>
            <w:vAlign w:val="center"/>
          </w:tcPr>
          <w:p w14:paraId="06CD1977" w14:textId="77777777" w:rsidR="009E5188" w:rsidRPr="000C3476" w:rsidRDefault="009E5188" w:rsidP="00AE4BC9">
            <w:pPr>
              <w:rPr>
                <w:rFonts w:cs="Times New Roman"/>
                <w:sz w:val="18"/>
                <w:szCs w:val="20"/>
              </w:rPr>
            </w:pPr>
            <w:r>
              <w:rPr>
                <w:rFonts w:cs="Times New Roman"/>
                <w:sz w:val="18"/>
                <w:szCs w:val="20"/>
              </w:rPr>
              <w:t>0.26</w:t>
            </w:r>
          </w:p>
        </w:tc>
        <w:tc>
          <w:tcPr>
            <w:tcW w:w="709" w:type="dxa"/>
            <w:vAlign w:val="center"/>
          </w:tcPr>
          <w:p w14:paraId="05569E16" w14:textId="77777777" w:rsidR="009E5188" w:rsidRPr="000C3476" w:rsidRDefault="009E5188" w:rsidP="00AE4BC9">
            <w:pPr>
              <w:rPr>
                <w:rFonts w:cs="Times New Roman"/>
                <w:sz w:val="18"/>
                <w:szCs w:val="20"/>
              </w:rPr>
            </w:pPr>
            <w:r>
              <w:rPr>
                <w:rFonts w:cs="Times New Roman"/>
                <w:sz w:val="18"/>
                <w:szCs w:val="20"/>
              </w:rPr>
              <w:t>0.85</w:t>
            </w:r>
          </w:p>
        </w:tc>
        <w:tc>
          <w:tcPr>
            <w:tcW w:w="680" w:type="dxa"/>
            <w:vAlign w:val="center"/>
          </w:tcPr>
          <w:p w14:paraId="66FB59C7" w14:textId="77777777" w:rsidR="009E5188" w:rsidRPr="000C3476" w:rsidRDefault="009E5188" w:rsidP="00AE4BC9">
            <w:pPr>
              <w:rPr>
                <w:rFonts w:cs="Times New Roman"/>
                <w:sz w:val="18"/>
                <w:szCs w:val="20"/>
              </w:rPr>
            </w:pPr>
            <w:r>
              <w:rPr>
                <w:rFonts w:cs="Times New Roman"/>
                <w:sz w:val="18"/>
                <w:szCs w:val="20"/>
              </w:rPr>
              <w:t>-21.4</w:t>
            </w:r>
          </w:p>
        </w:tc>
      </w:tr>
      <w:tr w:rsidR="009E5188" w:rsidRPr="000C3476" w14:paraId="37718687" w14:textId="77777777" w:rsidTr="00AE4BC9">
        <w:trPr>
          <w:trHeight w:val="227"/>
        </w:trPr>
        <w:tc>
          <w:tcPr>
            <w:tcW w:w="1019" w:type="dxa"/>
            <w:vMerge w:val="restart"/>
            <w:vAlign w:val="center"/>
          </w:tcPr>
          <w:p w14:paraId="24C04927" w14:textId="77777777" w:rsidR="009E5188" w:rsidRPr="000C3476" w:rsidRDefault="009E5188" w:rsidP="00AE4BC9">
            <w:pPr>
              <w:rPr>
                <w:rFonts w:cs="Times New Roman"/>
                <w:sz w:val="18"/>
                <w:szCs w:val="20"/>
              </w:rPr>
            </w:pPr>
            <w:r w:rsidRPr="000C3476">
              <w:rPr>
                <w:rFonts w:cs="Times New Roman"/>
                <w:sz w:val="18"/>
                <w:szCs w:val="20"/>
              </w:rPr>
              <w:t>Impervious</w:t>
            </w:r>
          </w:p>
        </w:tc>
        <w:tc>
          <w:tcPr>
            <w:tcW w:w="4221" w:type="dxa"/>
            <w:vAlign w:val="center"/>
          </w:tcPr>
          <w:p w14:paraId="7FC3174F" w14:textId="77777777" w:rsidR="009E5188" w:rsidRPr="000C3476" w:rsidRDefault="009E5188" w:rsidP="00AE4BC9">
            <w:pPr>
              <w:rPr>
                <w:rFonts w:cs="Times New Roman"/>
                <w:sz w:val="18"/>
                <w:szCs w:val="20"/>
              </w:rPr>
            </w:pPr>
            <w:r w:rsidRPr="000C3476">
              <w:rPr>
                <w:rFonts w:cs="Times New Roman"/>
                <w:sz w:val="18"/>
                <w:szCs w:val="20"/>
              </w:rPr>
              <w:t>Concrete</w:t>
            </w:r>
          </w:p>
        </w:tc>
        <w:tc>
          <w:tcPr>
            <w:tcW w:w="2126" w:type="dxa"/>
            <w:vAlign w:val="center"/>
          </w:tcPr>
          <w:p w14:paraId="7A62301A" w14:textId="77777777" w:rsidR="009E5188" w:rsidRPr="000C3476" w:rsidRDefault="009E5188" w:rsidP="00AE4BC9">
            <w:pPr>
              <w:rPr>
                <w:rFonts w:cs="Times New Roman"/>
                <w:sz w:val="18"/>
                <w:szCs w:val="20"/>
              </w:rPr>
            </w:pPr>
            <w:r w:rsidRPr="000C3476">
              <w:rPr>
                <w:rFonts w:cs="Times New Roman"/>
                <w:sz w:val="18"/>
                <w:szCs w:val="20"/>
              </w:rPr>
              <w:t xml:space="preserve">Doll </w:t>
            </w:r>
            <w:r w:rsidRPr="000C3476">
              <w:rPr>
                <w:rFonts w:cs="Times New Roman"/>
                <w:i/>
                <w:sz w:val="18"/>
                <w:szCs w:val="20"/>
              </w:rPr>
              <w:t>et al.</w:t>
            </w:r>
            <w:r w:rsidRPr="000C3476">
              <w:rPr>
                <w:rFonts w:cs="Times New Roman"/>
                <w:sz w:val="18"/>
                <w:szCs w:val="20"/>
              </w:rPr>
              <w:t xml:space="preserve"> (1985)</w:t>
            </w:r>
          </w:p>
        </w:tc>
        <w:tc>
          <w:tcPr>
            <w:tcW w:w="567" w:type="dxa"/>
            <w:vAlign w:val="center"/>
          </w:tcPr>
          <w:p w14:paraId="23DC3FC5" w14:textId="77777777" w:rsidR="009E5188" w:rsidRPr="000C3476" w:rsidRDefault="009E5188" w:rsidP="00AE4BC9">
            <w:pPr>
              <w:rPr>
                <w:rFonts w:cs="Times New Roman"/>
                <w:sz w:val="18"/>
                <w:szCs w:val="20"/>
              </w:rPr>
            </w:pPr>
            <w:r w:rsidRPr="000C3476">
              <w:rPr>
                <w:rFonts w:cs="Times New Roman"/>
                <w:sz w:val="18"/>
                <w:szCs w:val="20"/>
              </w:rPr>
              <w:t>0.81</w:t>
            </w:r>
          </w:p>
        </w:tc>
        <w:tc>
          <w:tcPr>
            <w:tcW w:w="709" w:type="dxa"/>
            <w:vAlign w:val="center"/>
          </w:tcPr>
          <w:p w14:paraId="538738D0" w14:textId="77777777" w:rsidR="009E5188" w:rsidRPr="000C3476" w:rsidRDefault="009E5188" w:rsidP="00AE4BC9">
            <w:pPr>
              <w:rPr>
                <w:rFonts w:cs="Times New Roman"/>
                <w:sz w:val="18"/>
                <w:szCs w:val="20"/>
              </w:rPr>
            </w:pPr>
            <w:r w:rsidRPr="000C3476">
              <w:rPr>
                <w:rFonts w:cs="Times New Roman"/>
                <w:sz w:val="18"/>
                <w:szCs w:val="20"/>
              </w:rPr>
              <w:t>0.10</w:t>
            </w:r>
          </w:p>
        </w:tc>
        <w:tc>
          <w:tcPr>
            <w:tcW w:w="680" w:type="dxa"/>
            <w:vAlign w:val="center"/>
          </w:tcPr>
          <w:p w14:paraId="059B7203" w14:textId="77777777" w:rsidR="009E5188" w:rsidRPr="000C3476" w:rsidRDefault="009E5188" w:rsidP="00AE4BC9">
            <w:pPr>
              <w:rPr>
                <w:rFonts w:cs="Times New Roman"/>
                <w:sz w:val="18"/>
                <w:szCs w:val="20"/>
              </w:rPr>
            </w:pPr>
            <w:r w:rsidRPr="000C3476">
              <w:rPr>
                <w:rFonts w:cs="Times New Roman"/>
                <w:sz w:val="18"/>
                <w:szCs w:val="20"/>
              </w:rPr>
              <w:t>-79.9</w:t>
            </w:r>
          </w:p>
        </w:tc>
      </w:tr>
      <w:tr w:rsidR="009E5188" w:rsidRPr="000C3476" w14:paraId="2929449B" w14:textId="77777777" w:rsidTr="00AE4BC9">
        <w:trPr>
          <w:trHeight w:val="227"/>
        </w:trPr>
        <w:tc>
          <w:tcPr>
            <w:tcW w:w="1019" w:type="dxa"/>
            <w:vMerge/>
            <w:vAlign w:val="center"/>
          </w:tcPr>
          <w:p w14:paraId="1942ADAE" w14:textId="77777777" w:rsidR="009E5188" w:rsidRPr="000C3476" w:rsidRDefault="009E5188" w:rsidP="00AE4BC9">
            <w:pPr>
              <w:rPr>
                <w:rFonts w:cs="Times New Roman"/>
                <w:sz w:val="18"/>
                <w:szCs w:val="20"/>
              </w:rPr>
            </w:pPr>
          </w:p>
        </w:tc>
        <w:tc>
          <w:tcPr>
            <w:tcW w:w="4221" w:type="dxa"/>
            <w:vAlign w:val="center"/>
          </w:tcPr>
          <w:p w14:paraId="2E0DAE60" w14:textId="77777777" w:rsidR="009E5188" w:rsidRPr="000C3476" w:rsidRDefault="009E5188" w:rsidP="00AE4BC9">
            <w:pPr>
              <w:rPr>
                <w:rFonts w:cs="Times New Roman"/>
                <w:sz w:val="18"/>
                <w:szCs w:val="20"/>
              </w:rPr>
            </w:pPr>
            <w:r w:rsidRPr="000C3476">
              <w:rPr>
                <w:rFonts w:cs="Times New Roman"/>
                <w:sz w:val="18"/>
                <w:szCs w:val="20"/>
              </w:rPr>
              <w:t>Concrete</w:t>
            </w:r>
          </w:p>
        </w:tc>
        <w:tc>
          <w:tcPr>
            <w:tcW w:w="2126" w:type="dxa"/>
            <w:vAlign w:val="center"/>
          </w:tcPr>
          <w:p w14:paraId="5DE75B43" w14:textId="77777777" w:rsidR="009E5188" w:rsidRPr="000C3476" w:rsidRDefault="009E5188" w:rsidP="00AE4BC9">
            <w:pPr>
              <w:rPr>
                <w:rFonts w:cs="Times New Roman"/>
                <w:sz w:val="18"/>
                <w:szCs w:val="20"/>
              </w:rPr>
            </w:pPr>
            <w:r w:rsidRPr="000C3476">
              <w:rPr>
                <w:rFonts w:cs="Times New Roman"/>
                <w:sz w:val="18"/>
                <w:szCs w:val="20"/>
              </w:rPr>
              <w:t>Asaeda &amp; Ca (1993)</w:t>
            </w:r>
          </w:p>
        </w:tc>
        <w:tc>
          <w:tcPr>
            <w:tcW w:w="567" w:type="dxa"/>
            <w:vAlign w:val="center"/>
          </w:tcPr>
          <w:p w14:paraId="0FA4F0A2" w14:textId="77777777" w:rsidR="009E5188" w:rsidRPr="000C3476" w:rsidRDefault="009E5188" w:rsidP="00AE4BC9">
            <w:pPr>
              <w:rPr>
                <w:rFonts w:cs="Times New Roman"/>
                <w:sz w:val="18"/>
                <w:szCs w:val="20"/>
              </w:rPr>
            </w:pPr>
            <w:r w:rsidRPr="000C3476">
              <w:rPr>
                <w:rFonts w:cs="Times New Roman"/>
                <w:sz w:val="18"/>
                <w:szCs w:val="20"/>
              </w:rPr>
              <w:t>0.85</w:t>
            </w:r>
          </w:p>
        </w:tc>
        <w:tc>
          <w:tcPr>
            <w:tcW w:w="709" w:type="dxa"/>
            <w:vAlign w:val="center"/>
          </w:tcPr>
          <w:p w14:paraId="45B041C8" w14:textId="77777777" w:rsidR="009E5188" w:rsidRPr="000C3476" w:rsidRDefault="009E5188" w:rsidP="00AE4BC9">
            <w:pPr>
              <w:rPr>
                <w:rFonts w:cs="Times New Roman"/>
                <w:sz w:val="18"/>
                <w:szCs w:val="20"/>
              </w:rPr>
            </w:pPr>
            <w:r w:rsidRPr="000C3476">
              <w:rPr>
                <w:rFonts w:cs="Times New Roman"/>
                <w:sz w:val="18"/>
                <w:szCs w:val="20"/>
              </w:rPr>
              <w:t>0.32</w:t>
            </w:r>
          </w:p>
        </w:tc>
        <w:tc>
          <w:tcPr>
            <w:tcW w:w="680" w:type="dxa"/>
            <w:vAlign w:val="center"/>
          </w:tcPr>
          <w:p w14:paraId="15D861B6" w14:textId="77777777" w:rsidR="009E5188" w:rsidRPr="000C3476" w:rsidRDefault="009E5188" w:rsidP="00AE4BC9">
            <w:pPr>
              <w:rPr>
                <w:rFonts w:cs="Times New Roman"/>
                <w:sz w:val="18"/>
                <w:szCs w:val="20"/>
              </w:rPr>
            </w:pPr>
            <w:r w:rsidRPr="000C3476">
              <w:rPr>
                <w:rFonts w:cs="Times New Roman"/>
                <w:sz w:val="18"/>
                <w:szCs w:val="20"/>
              </w:rPr>
              <w:t>-28.5</w:t>
            </w:r>
          </w:p>
        </w:tc>
      </w:tr>
      <w:tr w:rsidR="009E5188" w:rsidRPr="000C3476" w14:paraId="6A9DE07E" w14:textId="77777777" w:rsidTr="00AE4BC9">
        <w:trPr>
          <w:trHeight w:val="227"/>
        </w:trPr>
        <w:tc>
          <w:tcPr>
            <w:tcW w:w="1019" w:type="dxa"/>
            <w:vMerge/>
            <w:vAlign w:val="center"/>
          </w:tcPr>
          <w:p w14:paraId="2F39BEB5" w14:textId="77777777" w:rsidR="009E5188" w:rsidRPr="000C3476" w:rsidRDefault="009E5188" w:rsidP="00AE4BC9">
            <w:pPr>
              <w:rPr>
                <w:rFonts w:cs="Times New Roman"/>
                <w:sz w:val="18"/>
                <w:szCs w:val="20"/>
              </w:rPr>
            </w:pPr>
          </w:p>
        </w:tc>
        <w:tc>
          <w:tcPr>
            <w:tcW w:w="4221" w:type="dxa"/>
            <w:vAlign w:val="center"/>
          </w:tcPr>
          <w:p w14:paraId="5555FBC5" w14:textId="77777777" w:rsidR="009E5188" w:rsidRPr="000C3476" w:rsidRDefault="009E5188" w:rsidP="00AE4BC9">
            <w:pPr>
              <w:rPr>
                <w:rFonts w:cs="Times New Roman"/>
                <w:sz w:val="18"/>
                <w:szCs w:val="20"/>
              </w:rPr>
            </w:pPr>
            <w:r w:rsidRPr="000C3476">
              <w:rPr>
                <w:rFonts w:cs="Times New Roman"/>
                <w:sz w:val="18"/>
                <w:szCs w:val="20"/>
              </w:rPr>
              <w:t>Asphalt</w:t>
            </w:r>
          </w:p>
        </w:tc>
        <w:tc>
          <w:tcPr>
            <w:tcW w:w="2126" w:type="dxa"/>
            <w:vAlign w:val="center"/>
          </w:tcPr>
          <w:p w14:paraId="5EA8A27C" w14:textId="77777777" w:rsidR="009E5188" w:rsidRPr="000C3476" w:rsidRDefault="009E5188" w:rsidP="00AE4BC9">
            <w:pPr>
              <w:rPr>
                <w:rFonts w:cs="Times New Roman"/>
                <w:sz w:val="18"/>
                <w:szCs w:val="20"/>
              </w:rPr>
            </w:pPr>
            <w:r w:rsidRPr="000C3476">
              <w:rPr>
                <w:rFonts w:cs="Times New Roman"/>
                <w:sz w:val="18"/>
                <w:szCs w:val="20"/>
              </w:rPr>
              <w:t xml:space="preserve">Narita </w:t>
            </w:r>
            <w:r w:rsidRPr="000C3476">
              <w:rPr>
                <w:rFonts w:cs="Times New Roman"/>
                <w:i/>
                <w:sz w:val="18"/>
                <w:szCs w:val="20"/>
              </w:rPr>
              <w:t>et al.</w:t>
            </w:r>
            <w:r w:rsidRPr="000C3476">
              <w:rPr>
                <w:rFonts w:cs="Times New Roman"/>
                <w:sz w:val="18"/>
                <w:szCs w:val="20"/>
              </w:rPr>
              <w:t xml:space="preserve"> (1984)</w:t>
            </w:r>
          </w:p>
        </w:tc>
        <w:tc>
          <w:tcPr>
            <w:tcW w:w="567" w:type="dxa"/>
            <w:vAlign w:val="center"/>
          </w:tcPr>
          <w:p w14:paraId="066E5ACC" w14:textId="77777777" w:rsidR="009E5188" w:rsidRPr="000C3476" w:rsidRDefault="009E5188" w:rsidP="00AE4BC9">
            <w:pPr>
              <w:rPr>
                <w:rFonts w:cs="Times New Roman"/>
                <w:sz w:val="18"/>
                <w:szCs w:val="20"/>
              </w:rPr>
            </w:pPr>
            <w:r w:rsidRPr="000C3476">
              <w:rPr>
                <w:rFonts w:cs="Times New Roman"/>
                <w:sz w:val="18"/>
                <w:szCs w:val="20"/>
              </w:rPr>
              <w:t>0.36</w:t>
            </w:r>
          </w:p>
        </w:tc>
        <w:tc>
          <w:tcPr>
            <w:tcW w:w="709" w:type="dxa"/>
            <w:vAlign w:val="center"/>
          </w:tcPr>
          <w:p w14:paraId="529DFF3A" w14:textId="77777777" w:rsidR="009E5188" w:rsidRPr="000C3476" w:rsidRDefault="009E5188" w:rsidP="00AE4BC9">
            <w:pPr>
              <w:rPr>
                <w:rFonts w:cs="Times New Roman"/>
                <w:sz w:val="18"/>
                <w:szCs w:val="20"/>
              </w:rPr>
            </w:pPr>
            <w:r w:rsidRPr="000C3476">
              <w:rPr>
                <w:rFonts w:cs="Times New Roman"/>
                <w:sz w:val="18"/>
                <w:szCs w:val="20"/>
              </w:rPr>
              <w:t>0.23</w:t>
            </w:r>
          </w:p>
        </w:tc>
        <w:tc>
          <w:tcPr>
            <w:tcW w:w="680" w:type="dxa"/>
            <w:vAlign w:val="center"/>
          </w:tcPr>
          <w:p w14:paraId="125539FA" w14:textId="77777777" w:rsidR="009E5188" w:rsidRPr="000C3476" w:rsidRDefault="009E5188" w:rsidP="00AE4BC9">
            <w:pPr>
              <w:rPr>
                <w:rFonts w:cs="Times New Roman"/>
                <w:sz w:val="18"/>
                <w:szCs w:val="20"/>
              </w:rPr>
            </w:pPr>
            <w:r w:rsidRPr="000C3476">
              <w:rPr>
                <w:rFonts w:cs="Times New Roman"/>
                <w:sz w:val="18"/>
                <w:szCs w:val="20"/>
              </w:rPr>
              <w:t>-19.3</w:t>
            </w:r>
          </w:p>
        </w:tc>
      </w:tr>
      <w:tr w:rsidR="009E5188" w:rsidRPr="000C3476" w14:paraId="53C6C169" w14:textId="77777777" w:rsidTr="00AE4BC9">
        <w:trPr>
          <w:trHeight w:val="227"/>
        </w:trPr>
        <w:tc>
          <w:tcPr>
            <w:tcW w:w="1019" w:type="dxa"/>
            <w:vMerge/>
            <w:vAlign w:val="center"/>
          </w:tcPr>
          <w:p w14:paraId="45BA3636" w14:textId="77777777" w:rsidR="009E5188" w:rsidRPr="000C3476" w:rsidRDefault="009E5188" w:rsidP="00AE4BC9">
            <w:pPr>
              <w:rPr>
                <w:rFonts w:cs="Times New Roman"/>
                <w:sz w:val="18"/>
                <w:szCs w:val="20"/>
              </w:rPr>
            </w:pPr>
          </w:p>
        </w:tc>
        <w:tc>
          <w:tcPr>
            <w:tcW w:w="4221" w:type="dxa"/>
            <w:vAlign w:val="center"/>
          </w:tcPr>
          <w:p w14:paraId="13BE99CD" w14:textId="77777777" w:rsidR="009E5188" w:rsidRPr="000C3476" w:rsidRDefault="009E5188" w:rsidP="00AE4BC9">
            <w:pPr>
              <w:rPr>
                <w:rFonts w:cs="Times New Roman"/>
                <w:sz w:val="18"/>
                <w:szCs w:val="20"/>
              </w:rPr>
            </w:pPr>
            <w:r w:rsidRPr="000C3476">
              <w:rPr>
                <w:rFonts w:cs="Times New Roman"/>
                <w:sz w:val="18"/>
                <w:szCs w:val="20"/>
              </w:rPr>
              <w:t>Asphalt</w:t>
            </w:r>
          </w:p>
        </w:tc>
        <w:tc>
          <w:tcPr>
            <w:tcW w:w="2126" w:type="dxa"/>
            <w:vAlign w:val="center"/>
          </w:tcPr>
          <w:p w14:paraId="121EFB55" w14:textId="77777777" w:rsidR="009E5188" w:rsidRPr="000C3476" w:rsidRDefault="009E5188" w:rsidP="00AE4BC9">
            <w:pPr>
              <w:rPr>
                <w:rFonts w:cs="Times New Roman"/>
                <w:sz w:val="18"/>
                <w:szCs w:val="20"/>
              </w:rPr>
            </w:pPr>
            <w:r w:rsidRPr="000C3476">
              <w:rPr>
                <w:rFonts w:cs="Times New Roman"/>
                <w:sz w:val="18"/>
                <w:szCs w:val="20"/>
              </w:rPr>
              <w:t>Asaeda &amp; Ca (1993)</w:t>
            </w:r>
          </w:p>
        </w:tc>
        <w:tc>
          <w:tcPr>
            <w:tcW w:w="567" w:type="dxa"/>
            <w:vAlign w:val="center"/>
          </w:tcPr>
          <w:p w14:paraId="499CA5A6" w14:textId="77777777" w:rsidR="009E5188" w:rsidRPr="000C3476" w:rsidRDefault="009E5188" w:rsidP="00AE4BC9">
            <w:pPr>
              <w:rPr>
                <w:rFonts w:cs="Times New Roman"/>
                <w:sz w:val="18"/>
                <w:szCs w:val="20"/>
              </w:rPr>
            </w:pPr>
            <w:r w:rsidRPr="000C3476">
              <w:rPr>
                <w:rFonts w:cs="Times New Roman"/>
                <w:sz w:val="18"/>
                <w:szCs w:val="20"/>
              </w:rPr>
              <w:t>0.64</w:t>
            </w:r>
          </w:p>
        </w:tc>
        <w:tc>
          <w:tcPr>
            <w:tcW w:w="709" w:type="dxa"/>
            <w:vAlign w:val="center"/>
          </w:tcPr>
          <w:p w14:paraId="198BACDF" w14:textId="77777777" w:rsidR="009E5188" w:rsidRPr="000C3476" w:rsidRDefault="009E5188" w:rsidP="00AE4BC9">
            <w:pPr>
              <w:rPr>
                <w:rFonts w:cs="Times New Roman"/>
                <w:sz w:val="18"/>
                <w:szCs w:val="20"/>
              </w:rPr>
            </w:pPr>
            <w:r w:rsidRPr="000C3476">
              <w:rPr>
                <w:rFonts w:cs="Times New Roman"/>
                <w:sz w:val="18"/>
                <w:szCs w:val="20"/>
              </w:rPr>
              <w:t>0.32</w:t>
            </w:r>
          </w:p>
        </w:tc>
        <w:tc>
          <w:tcPr>
            <w:tcW w:w="680" w:type="dxa"/>
            <w:vAlign w:val="center"/>
          </w:tcPr>
          <w:p w14:paraId="1E739924" w14:textId="77777777" w:rsidR="009E5188" w:rsidRPr="000C3476" w:rsidRDefault="009E5188" w:rsidP="00AE4BC9">
            <w:pPr>
              <w:rPr>
                <w:rFonts w:cs="Times New Roman"/>
                <w:sz w:val="18"/>
                <w:szCs w:val="20"/>
              </w:rPr>
            </w:pPr>
            <w:r w:rsidRPr="000C3476">
              <w:rPr>
                <w:rFonts w:cs="Times New Roman"/>
                <w:sz w:val="18"/>
                <w:szCs w:val="20"/>
              </w:rPr>
              <w:t>-43.6</w:t>
            </w:r>
          </w:p>
        </w:tc>
      </w:tr>
      <w:tr w:rsidR="009E5188" w:rsidRPr="000C3476" w14:paraId="41053CAD" w14:textId="77777777" w:rsidTr="00AE4BC9">
        <w:trPr>
          <w:trHeight w:val="227"/>
        </w:trPr>
        <w:tc>
          <w:tcPr>
            <w:tcW w:w="1019" w:type="dxa"/>
            <w:vMerge/>
            <w:vAlign w:val="center"/>
          </w:tcPr>
          <w:p w14:paraId="0AF6AFFD" w14:textId="77777777" w:rsidR="009E5188" w:rsidRPr="000C3476" w:rsidRDefault="009E5188" w:rsidP="00AE4BC9">
            <w:pPr>
              <w:rPr>
                <w:rFonts w:cs="Times New Roman"/>
                <w:sz w:val="18"/>
                <w:szCs w:val="20"/>
              </w:rPr>
            </w:pPr>
          </w:p>
        </w:tc>
        <w:tc>
          <w:tcPr>
            <w:tcW w:w="4221" w:type="dxa"/>
            <w:vAlign w:val="center"/>
          </w:tcPr>
          <w:p w14:paraId="34CA4465" w14:textId="77777777" w:rsidR="009E5188" w:rsidRPr="000C3476" w:rsidRDefault="009E5188" w:rsidP="00AE4BC9">
            <w:pPr>
              <w:rPr>
                <w:rFonts w:cs="Times New Roman"/>
                <w:sz w:val="18"/>
                <w:szCs w:val="20"/>
              </w:rPr>
            </w:pPr>
            <w:r w:rsidRPr="000C3476">
              <w:rPr>
                <w:rFonts w:cs="Times New Roman"/>
                <w:sz w:val="18"/>
                <w:szCs w:val="20"/>
              </w:rPr>
              <w:t>Asphalt</w:t>
            </w:r>
          </w:p>
        </w:tc>
        <w:tc>
          <w:tcPr>
            <w:tcW w:w="2126" w:type="dxa"/>
            <w:vAlign w:val="center"/>
          </w:tcPr>
          <w:p w14:paraId="4EAE951B" w14:textId="77777777" w:rsidR="009E5188" w:rsidRPr="000C3476" w:rsidRDefault="009E5188" w:rsidP="00AE4BC9">
            <w:pPr>
              <w:rPr>
                <w:rFonts w:cs="Times New Roman"/>
                <w:sz w:val="18"/>
                <w:szCs w:val="20"/>
              </w:rPr>
            </w:pPr>
            <w:r w:rsidRPr="000C3476">
              <w:rPr>
                <w:rFonts w:cs="Times New Roman"/>
                <w:sz w:val="18"/>
                <w:szCs w:val="20"/>
              </w:rPr>
              <w:t>Anandakumar (1999)</w:t>
            </w:r>
          </w:p>
        </w:tc>
        <w:tc>
          <w:tcPr>
            <w:tcW w:w="567" w:type="dxa"/>
            <w:vAlign w:val="center"/>
          </w:tcPr>
          <w:p w14:paraId="1A9B126A" w14:textId="77777777" w:rsidR="009E5188" w:rsidRPr="000C3476" w:rsidRDefault="009E5188" w:rsidP="00AE4BC9">
            <w:pPr>
              <w:rPr>
                <w:rFonts w:cs="Times New Roman"/>
                <w:sz w:val="18"/>
                <w:szCs w:val="20"/>
              </w:rPr>
            </w:pPr>
            <w:r w:rsidRPr="000C3476">
              <w:rPr>
                <w:rFonts w:cs="Times New Roman"/>
                <w:sz w:val="18"/>
                <w:szCs w:val="20"/>
              </w:rPr>
              <w:t>0.82</w:t>
            </w:r>
          </w:p>
        </w:tc>
        <w:tc>
          <w:tcPr>
            <w:tcW w:w="709" w:type="dxa"/>
            <w:vAlign w:val="center"/>
          </w:tcPr>
          <w:p w14:paraId="4A1E2BAC" w14:textId="77777777" w:rsidR="009E5188" w:rsidRPr="000C3476" w:rsidRDefault="009E5188" w:rsidP="00AE4BC9">
            <w:pPr>
              <w:rPr>
                <w:rFonts w:cs="Times New Roman"/>
                <w:sz w:val="18"/>
                <w:szCs w:val="20"/>
              </w:rPr>
            </w:pPr>
            <w:r w:rsidRPr="000C3476">
              <w:rPr>
                <w:rFonts w:cs="Times New Roman"/>
                <w:sz w:val="18"/>
                <w:szCs w:val="20"/>
              </w:rPr>
              <w:t>0.68</w:t>
            </w:r>
          </w:p>
        </w:tc>
        <w:tc>
          <w:tcPr>
            <w:tcW w:w="680" w:type="dxa"/>
            <w:vAlign w:val="center"/>
          </w:tcPr>
          <w:p w14:paraId="027E440C" w14:textId="77777777" w:rsidR="009E5188" w:rsidRPr="000C3476" w:rsidRDefault="009E5188" w:rsidP="00AE4BC9">
            <w:pPr>
              <w:rPr>
                <w:rFonts w:cs="Times New Roman"/>
                <w:sz w:val="18"/>
                <w:szCs w:val="20"/>
              </w:rPr>
            </w:pPr>
            <w:r w:rsidRPr="000C3476">
              <w:rPr>
                <w:rFonts w:cs="Times New Roman"/>
                <w:sz w:val="18"/>
                <w:szCs w:val="20"/>
              </w:rPr>
              <w:t>-20.1</w:t>
            </w:r>
          </w:p>
        </w:tc>
      </w:tr>
      <w:tr w:rsidR="009E5188" w:rsidRPr="000C3476" w14:paraId="4E1AC214" w14:textId="77777777" w:rsidTr="00AE4BC9">
        <w:trPr>
          <w:trHeight w:val="227"/>
        </w:trPr>
        <w:tc>
          <w:tcPr>
            <w:tcW w:w="1019" w:type="dxa"/>
            <w:vMerge/>
            <w:vAlign w:val="center"/>
          </w:tcPr>
          <w:p w14:paraId="00F59B29" w14:textId="77777777" w:rsidR="009E5188" w:rsidRPr="000C3476" w:rsidRDefault="009E5188" w:rsidP="00AE4BC9">
            <w:pPr>
              <w:rPr>
                <w:rFonts w:cs="Times New Roman"/>
                <w:sz w:val="18"/>
                <w:szCs w:val="20"/>
              </w:rPr>
            </w:pPr>
          </w:p>
        </w:tc>
        <w:tc>
          <w:tcPr>
            <w:tcW w:w="4221" w:type="dxa"/>
            <w:vAlign w:val="center"/>
          </w:tcPr>
          <w:p w14:paraId="694E23FF" w14:textId="77777777" w:rsidR="009E5188" w:rsidRPr="000C3476" w:rsidRDefault="009E5188" w:rsidP="00AE4BC9">
            <w:pPr>
              <w:rPr>
                <w:rFonts w:cs="Times New Roman"/>
                <w:sz w:val="18"/>
                <w:szCs w:val="20"/>
              </w:rPr>
            </w:pPr>
            <w:r w:rsidRPr="000C3476">
              <w:rPr>
                <w:rFonts w:cs="Times New Roman"/>
                <w:sz w:val="18"/>
                <w:szCs w:val="20"/>
              </w:rPr>
              <w:t>Asphalt (winter)</w:t>
            </w:r>
          </w:p>
        </w:tc>
        <w:tc>
          <w:tcPr>
            <w:tcW w:w="2126" w:type="dxa"/>
            <w:vAlign w:val="center"/>
          </w:tcPr>
          <w:p w14:paraId="75C7DF00" w14:textId="77777777" w:rsidR="009E5188" w:rsidRPr="000C3476" w:rsidRDefault="009E5188" w:rsidP="00AE4BC9">
            <w:pPr>
              <w:rPr>
                <w:rFonts w:cs="Times New Roman"/>
                <w:sz w:val="18"/>
                <w:szCs w:val="20"/>
              </w:rPr>
            </w:pPr>
            <w:r w:rsidRPr="000C3476">
              <w:rPr>
                <w:rFonts w:cs="Times New Roman"/>
                <w:sz w:val="18"/>
                <w:szCs w:val="20"/>
              </w:rPr>
              <w:t>Anandakumar  (1999)</w:t>
            </w:r>
          </w:p>
        </w:tc>
        <w:tc>
          <w:tcPr>
            <w:tcW w:w="567" w:type="dxa"/>
            <w:vAlign w:val="center"/>
          </w:tcPr>
          <w:p w14:paraId="0FC307DA" w14:textId="77777777" w:rsidR="009E5188" w:rsidRPr="000C3476" w:rsidRDefault="009E5188" w:rsidP="00AE4BC9">
            <w:pPr>
              <w:rPr>
                <w:rFonts w:cs="Times New Roman"/>
                <w:sz w:val="18"/>
                <w:szCs w:val="20"/>
              </w:rPr>
            </w:pPr>
            <w:r w:rsidRPr="000C3476">
              <w:rPr>
                <w:rFonts w:cs="Times New Roman"/>
                <w:sz w:val="18"/>
                <w:szCs w:val="20"/>
              </w:rPr>
              <w:t>0.72</w:t>
            </w:r>
          </w:p>
        </w:tc>
        <w:tc>
          <w:tcPr>
            <w:tcW w:w="709" w:type="dxa"/>
            <w:vAlign w:val="center"/>
          </w:tcPr>
          <w:p w14:paraId="4810EB9E" w14:textId="77777777" w:rsidR="009E5188" w:rsidRPr="000C3476" w:rsidRDefault="009E5188" w:rsidP="00AE4BC9">
            <w:pPr>
              <w:rPr>
                <w:rFonts w:cs="Times New Roman"/>
                <w:sz w:val="18"/>
                <w:szCs w:val="20"/>
              </w:rPr>
            </w:pPr>
            <w:r w:rsidRPr="000C3476">
              <w:rPr>
                <w:rFonts w:cs="Times New Roman"/>
                <w:sz w:val="18"/>
                <w:szCs w:val="20"/>
              </w:rPr>
              <w:t>0.54</w:t>
            </w:r>
          </w:p>
        </w:tc>
        <w:tc>
          <w:tcPr>
            <w:tcW w:w="680" w:type="dxa"/>
            <w:vAlign w:val="center"/>
          </w:tcPr>
          <w:p w14:paraId="4C2BF9CB" w14:textId="77777777" w:rsidR="009E5188" w:rsidRPr="000C3476" w:rsidRDefault="009E5188" w:rsidP="00AE4BC9">
            <w:pPr>
              <w:rPr>
                <w:rFonts w:cs="Times New Roman"/>
                <w:sz w:val="18"/>
                <w:szCs w:val="20"/>
              </w:rPr>
            </w:pPr>
            <w:r w:rsidRPr="000C3476">
              <w:rPr>
                <w:rFonts w:cs="Times New Roman"/>
                <w:sz w:val="18"/>
                <w:szCs w:val="20"/>
              </w:rPr>
              <w:t>-40.2</w:t>
            </w:r>
          </w:p>
        </w:tc>
      </w:tr>
      <w:tr w:rsidR="009E5188" w:rsidRPr="000C3476" w14:paraId="2B76298B" w14:textId="77777777" w:rsidTr="00AE4BC9">
        <w:trPr>
          <w:trHeight w:val="227"/>
        </w:trPr>
        <w:tc>
          <w:tcPr>
            <w:tcW w:w="1019" w:type="dxa"/>
            <w:vMerge/>
            <w:vAlign w:val="center"/>
          </w:tcPr>
          <w:p w14:paraId="7394513B" w14:textId="77777777" w:rsidR="009E5188" w:rsidRPr="000C3476" w:rsidRDefault="009E5188" w:rsidP="00AE4BC9">
            <w:pPr>
              <w:rPr>
                <w:rFonts w:cs="Times New Roman"/>
                <w:sz w:val="18"/>
                <w:szCs w:val="20"/>
              </w:rPr>
            </w:pPr>
          </w:p>
        </w:tc>
        <w:tc>
          <w:tcPr>
            <w:tcW w:w="4221" w:type="dxa"/>
            <w:vAlign w:val="center"/>
          </w:tcPr>
          <w:p w14:paraId="1BFD27B7" w14:textId="77777777" w:rsidR="009E5188" w:rsidRPr="000C3476" w:rsidRDefault="009E5188" w:rsidP="00AE4BC9">
            <w:pPr>
              <w:rPr>
                <w:rFonts w:cs="Times New Roman"/>
                <w:sz w:val="18"/>
                <w:szCs w:val="20"/>
              </w:rPr>
            </w:pPr>
            <w:r w:rsidRPr="000C3476">
              <w:rPr>
                <w:rFonts w:cs="Times New Roman"/>
                <w:sz w:val="18"/>
                <w:szCs w:val="20"/>
              </w:rPr>
              <w:t>Asphalt (summer)</w:t>
            </w:r>
          </w:p>
        </w:tc>
        <w:tc>
          <w:tcPr>
            <w:tcW w:w="2126" w:type="dxa"/>
            <w:vAlign w:val="center"/>
          </w:tcPr>
          <w:p w14:paraId="59E964E1" w14:textId="77777777" w:rsidR="009E5188" w:rsidRPr="000C3476" w:rsidRDefault="009E5188" w:rsidP="00AE4BC9">
            <w:pPr>
              <w:rPr>
                <w:rFonts w:cs="Times New Roman"/>
                <w:sz w:val="18"/>
                <w:szCs w:val="20"/>
              </w:rPr>
            </w:pPr>
            <w:r w:rsidRPr="000C3476">
              <w:rPr>
                <w:rFonts w:cs="Times New Roman"/>
                <w:sz w:val="18"/>
                <w:szCs w:val="20"/>
              </w:rPr>
              <w:t>Anandakumar (1999)</w:t>
            </w:r>
          </w:p>
        </w:tc>
        <w:tc>
          <w:tcPr>
            <w:tcW w:w="567" w:type="dxa"/>
            <w:vAlign w:val="center"/>
          </w:tcPr>
          <w:p w14:paraId="69CFFDED" w14:textId="77777777" w:rsidR="009E5188" w:rsidRPr="000C3476" w:rsidRDefault="009E5188" w:rsidP="00AE4BC9">
            <w:pPr>
              <w:rPr>
                <w:rFonts w:cs="Times New Roman"/>
                <w:sz w:val="18"/>
                <w:szCs w:val="20"/>
              </w:rPr>
            </w:pPr>
            <w:r w:rsidRPr="000C3476">
              <w:rPr>
                <w:rFonts w:cs="Times New Roman"/>
                <w:sz w:val="18"/>
                <w:szCs w:val="20"/>
              </w:rPr>
              <w:t>0.83</w:t>
            </w:r>
          </w:p>
        </w:tc>
        <w:tc>
          <w:tcPr>
            <w:tcW w:w="709" w:type="dxa"/>
            <w:vAlign w:val="center"/>
          </w:tcPr>
          <w:p w14:paraId="6B4D6667" w14:textId="77777777" w:rsidR="009E5188" w:rsidRPr="000C3476" w:rsidRDefault="009E5188" w:rsidP="00AE4BC9">
            <w:pPr>
              <w:rPr>
                <w:rFonts w:cs="Times New Roman"/>
                <w:sz w:val="18"/>
                <w:szCs w:val="20"/>
              </w:rPr>
            </w:pPr>
            <w:r w:rsidRPr="000C3476">
              <w:rPr>
                <w:rFonts w:cs="Times New Roman"/>
                <w:sz w:val="18"/>
                <w:szCs w:val="20"/>
              </w:rPr>
              <w:t>-0.83</w:t>
            </w:r>
          </w:p>
        </w:tc>
        <w:tc>
          <w:tcPr>
            <w:tcW w:w="680" w:type="dxa"/>
            <w:vAlign w:val="center"/>
          </w:tcPr>
          <w:p w14:paraId="135E808C" w14:textId="77777777" w:rsidR="009E5188" w:rsidRPr="000C3476" w:rsidRDefault="009E5188" w:rsidP="00AE4BC9">
            <w:pPr>
              <w:rPr>
                <w:rFonts w:cs="Times New Roman"/>
                <w:sz w:val="18"/>
                <w:szCs w:val="20"/>
              </w:rPr>
            </w:pPr>
            <w:r w:rsidRPr="000C3476">
              <w:rPr>
                <w:rFonts w:cs="Times New Roman"/>
                <w:sz w:val="18"/>
                <w:szCs w:val="20"/>
              </w:rPr>
              <w:t>-24.6</w:t>
            </w:r>
          </w:p>
        </w:tc>
      </w:tr>
    </w:tbl>
    <w:p w14:paraId="6F247330" w14:textId="77777777" w:rsidR="009E5188" w:rsidRPr="000C3476" w:rsidRDefault="009E5188" w:rsidP="009E5188">
      <w:pPr>
        <w:rPr>
          <w:rFonts w:cs="Times New Roman"/>
          <w:sz w:val="18"/>
          <w:lang w:val="en-GB"/>
        </w:rPr>
      </w:pPr>
    </w:p>
    <w:p w14:paraId="6463F365" w14:textId="77777777" w:rsidR="00C84B25" w:rsidRPr="00C84B25" w:rsidRDefault="00C84B25" w:rsidP="00C84B25">
      <w:pPr>
        <w:rPr>
          <w:lang w:val="en-GB"/>
        </w:rPr>
      </w:pPr>
    </w:p>
    <w:p w14:paraId="697D4660" w14:textId="600F54DF" w:rsidR="00735881" w:rsidRDefault="00EB5AF0" w:rsidP="00870E7A">
      <w:pPr>
        <w:pStyle w:val="Heading2"/>
      </w:pPr>
      <w:bookmarkStart w:id="77" w:name="_SUEWS_HourlyProfile.txt"/>
      <w:bookmarkStart w:id="78" w:name="_Toc414112043"/>
      <w:bookmarkEnd w:id="77"/>
      <w:r>
        <w:t>Holidays.txt</w:t>
      </w:r>
      <w:bookmarkEnd w:id="78"/>
      <w:r w:rsidR="008134AB">
        <w:t xml:space="preserve"> </w:t>
      </w:r>
    </w:p>
    <w:p w14:paraId="4737E626" w14:textId="4685124D" w:rsidR="00A62DDF" w:rsidRDefault="00A62DDF" w:rsidP="00EB5AF0">
      <w:pPr>
        <w:rPr>
          <w:lang w:val="en-GB"/>
        </w:rPr>
      </w:pPr>
      <w:r w:rsidRPr="00C959E5">
        <w:rPr>
          <w:highlight w:val="yellow"/>
        </w:rPr>
        <w:t>(**currently not used**</w:t>
      </w:r>
      <w:r>
        <w:t>)</w:t>
      </w:r>
    </w:p>
    <w:p w14:paraId="0601C52B" w14:textId="77777777" w:rsidR="00EB5AF0" w:rsidRDefault="00EB5AF0" w:rsidP="00EB5AF0">
      <w:pPr>
        <w:rPr>
          <w:lang w:val="en-GB"/>
        </w:rPr>
      </w:pPr>
      <w:r>
        <w:rPr>
          <w:lang w:val="en-GB"/>
        </w:rPr>
        <w:t>List of days to be treated as non workdays for some reason (e.g. strikes, holidays etc)</w:t>
      </w:r>
    </w:p>
    <w:p w14:paraId="0CF5B281" w14:textId="77777777" w:rsidR="00EB5AF0" w:rsidRDefault="00F84C64" w:rsidP="00EB5AF0">
      <w:pPr>
        <w:rPr>
          <w:lang w:val="en-GB"/>
        </w:rPr>
      </w:pPr>
      <w:r>
        <w:rPr>
          <w:lang w:val="en-GB"/>
        </w:rPr>
        <w:t>This will influence anthropogenic heat and some water use.</w:t>
      </w:r>
    </w:p>
    <w:tbl>
      <w:tblPr>
        <w:tblStyle w:val="GridTable2-Accent21"/>
        <w:tblW w:w="0" w:type="auto"/>
        <w:tblLook w:val="04A0" w:firstRow="1" w:lastRow="0" w:firstColumn="1" w:lastColumn="0" w:noHBand="0" w:noVBand="1"/>
      </w:tblPr>
      <w:tblGrid>
        <w:gridCol w:w="827"/>
        <w:gridCol w:w="1119"/>
        <w:gridCol w:w="891"/>
        <w:gridCol w:w="6449"/>
      </w:tblGrid>
      <w:tr w:rsidR="00EB5AF0" w14:paraId="59615AA4" w14:textId="77777777" w:rsidTr="00EB5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CDB4F6" w14:textId="77777777" w:rsidR="00EB5AF0" w:rsidRDefault="00EB5AF0" w:rsidP="00EB5AF0">
            <w:pPr>
              <w:rPr>
                <w:lang w:val="en-GB"/>
              </w:rPr>
            </w:pPr>
            <w:r>
              <w:t>Column</w:t>
            </w:r>
          </w:p>
        </w:tc>
        <w:tc>
          <w:tcPr>
            <w:tcW w:w="0" w:type="auto"/>
          </w:tcPr>
          <w:p w14:paraId="16A420C1" w14:textId="77777777" w:rsidR="00EB5AF0" w:rsidRDefault="00EB5AF0" w:rsidP="00EB5AF0">
            <w:pPr>
              <w:cnfStyle w:val="100000000000" w:firstRow="1" w:lastRow="0" w:firstColumn="0" w:lastColumn="0" w:oddVBand="0" w:evenVBand="0" w:oddHBand="0" w:evenHBand="0" w:firstRowFirstColumn="0" w:firstRowLastColumn="0" w:lastRowFirstColumn="0" w:lastRowLastColumn="0"/>
              <w:rPr>
                <w:lang w:val="en-GB"/>
              </w:rPr>
            </w:pPr>
            <w:r>
              <w:t>Description</w:t>
            </w:r>
          </w:p>
        </w:tc>
        <w:tc>
          <w:tcPr>
            <w:tcW w:w="0" w:type="auto"/>
          </w:tcPr>
          <w:p w14:paraId="3189485B" w14:textId="77777777" w:rsidR="00EB5AF0" w:rsidRDefault="00EB5AF0" w:rsidP="00EB5AF0">
            <w:pPr>
              <w:cnfStyle w:val="100000000000" w:firstRow="1" w:lastRow="0" w:firstColumn="0" w:lastColumn="0" w:oddVBand="0" w:evenVBand="0" w:oddHBand="0" w:evenHBand="0" w:firstRowFirstColumn="0" w:firstRowLastColumn="0" w:lastRowFirstColumn="0" w:lastRowLastColumn="0"/>
              <w:rPr>
                <w:lang w:val="en-GB"/>
              </w:rPr>
            </w:pPr>
            <w:r>
              <w:t>Example</w:t>
            </w:r>
          </w:p>
        </w:tc>
        <w:tc>
          <w:tcPr>
            <w:tcW w:w="0" w:type="auto"/>
          </w:tcPr>
          <w:p w14:paraId="7AA9A665" w14:textId="77777777" w:rsidR="00EB5AF0" w:rsidRDefault="00EB5AF0" w:rsidP="00EB5AF0">
            <w:pPr>
              <w:cnfStyle w:val="100000000000" w:firstRow="1" w:lastRow="0" w:firstColumn="0" w:lastColumn="0" w:oddVBand="0" w:evenVBand="0" w:oddHBand="0" w:evenHBand="0" w:firstRowFirstColumn="0" w:firstRowLastColumn="0" w:lastRowFirstColumn="0" w:lastRowLastColumn="0"/>
              <w:rPr>
                <w:lang w:val="en-GB"/>
              </w:rPr>
            </w:pPr>
            <w:r>
              <w:t>Comment</w:t>
            </w:r>
          </w:p>
        </w:tc>
      </w:tr>
      <w:tr w:rsidR="00EB5AF0" w14:paraId="1ABDB489" w14:textId="77777777" w:rsidTr="00EB5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DF196D" w14:textId="77777777" w:rsidR="00EB5AF0" w:rsidRDefault="00EB5AF0" w:rsidP="00EB5AF0">
            <w:pPr>
              <w:rPr>
                <w:lang w:val="en-GB"/>
              </w:rPr>
            </w:pPr>
            <w:r>
              <w:t>1</w:t>
            </w:r>
          </w:p>
        </w:tc>
        <w:tc>
          <w:tcPr>
            <w:tcW w:w="0" w:type="auto"/>
          </w:tcPr>
          <w:p w14:paraId="37DF27E4"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r>
              <w:t>Year</w:t>
            </w:r>
          </w:p>
        </w:tc>
        <w:tc>
          <w:tcPr>
            <w:tcW w:w="0" w:type="auto"/>
          </w:tcPr>
          <w:p w14:paraId="070A1FA3"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r>
              <w:t>2011</w:t>
            </w:r>
          </w:p>
        </w:tc>
        <w:tc>
          <w:tcPr>
            <w:tcW w:w="0" w:type="auto"/>
          </w:tcPr>
          <w:p w14:paraId="2A6C6078"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p>
        </w:tc>
      </w:tr>
      <w:tr w:rsidR="00EB5AF0" w14:paraId="7A27B7C7" w14:textId="77777777" w:rsidTr="00EB5AF0">
        <w:tc>
          <w:tcPr>
            <w:cnfStyle w:val="001000000000" w:firstRow="0" w:lastRow="0" w:firstColumn="1" w:lastColumn="0" w:oddVBand="0" w:evenVBand="0" w:oddHBand="0" w:evenHBand="0" w:firstRowFirstColumn="0" w:firstRowLastColumn="0" w:lastRowFirstColumn="0" w:lastRowLastColumn="0"/>
            <w:tcW w:w="0" w:type="auto"/>
          </w:tcPr>
          <w:p w14:paraId="7AC3B68B" w14:textId="77777777" w:rsidR="00EB5AF0" w:rsidRDefault="00EB5AF0" w:rsidP="00EB5AF0">
            <w:pPr>
              <w:rPr>
                <w:lang w:val="en-GB"/>
              </w:rPr>
            </w:pPr>
            <w:r>
              <w:t>2</w:t>
            </w:r>
          </w:p>
        </w:tc>
        <w:tc>
          <w:tcPr>
            <w:tcW w:w="0" w:type="auto"/>
          </w:tcPr>
          <w:p w14:paraId="413EFD57" w14:textId="77777777" w:rsidR="00EB5AF0" w:rsidRDefault="00EB5AF0" w:rsidP="00EB5AF0">
            <w:pPr>
              <w:cnfStyle w:val="000000000000" w:firstRow="0" w:lastRow="0" w:firstColumn="0" w:lastColumn="0" w:oddVBand="0" w:evenVBand="0" w:oddHBand="0" w:evenHBand="0" w:firstRowFirstColumn="0" w:firstRowLastColumn="0" w:lastRowFirstColumn="0" w:lastRowLastColumn="0"/>
              <w:rPr>
                <w:lang w:val="en-GB"/>
              </w:rPr>
            </w:pPr>
            <w:r>
              <w:t>Day of year</w:t>
            </w:r>
          </w:p>
        </w:tc>
        <w:tc>
          <w:tcPr>
            <w:tcW w:w="0" w:type="auto"/>
          </w:tcPr>
          <w:p w14:paraId="2889BC69" w14:textId="77777777" w:rsidR="00EB5AF0" w:rsidRDefault="00EB5AF0" w:rsidP="00EB5AF0">
            <w:pPr>
              <w:cnfStyle w:val="000000000000" w:firstRow="0" w:lastRow="0" w:firstColumn="0" w:lastColumn="0" w:oddVBand="0" w:evenVBand="0" w:oddHBand="0" w:evenHBand="0" w:firstRowFirstColumn="0" w:firstRowLastColumn="0" w:lastRowFirstColumn="0" w:lastRowLastColumn="0"/>
              <w:rPr>
                <w:lang w:val="en-GB"/>
              </w:rPr>
            </w:pPr>
            <w:r>
              <w:t>1</w:t>
            </w:r>
          </w:p>
        </w:tc>
        <w:tc>
          <w:tcPr>
            <w:tcW w:w="0" w:type="auto"/>
          </w:tcPr>
          <w:p w14:paraId="470DDEC3" w14:textId="77777777" w:rsidR="00EB5AF0" w:rsidRDefault="00EB5AF0" w:rsidP="00EB5AF0">
            <w:pPr>
              <w:cnfStyle w:val="000000000000" w:firstRow="0" w:lastRow="0" w:firstColumn="0" w:lastColumn="0" w:oddVBand="0" w:evenVBand="0" w:oddHBand="0" w:evenHBand="0" w:firstRowFirstColumn="0" w:firstRowLastColumn="0" w:lastRowFirstColumn="0" w:lastRowLastColumn="0"/>
              <w:rPr>
                <w:lang w:val="en-GB"/>
              </w:rPr>
            </w:pPr>
            <w:r>
              <w:t>New Year</w:t>
            </w:r>
          </w:p>
        </w:tc>
      </w:tr>
      <w:tr w:rsidR="00EB5AF0" w14:paraId="5086DA4E" w14:textId="77777777" w:rsidTr="00EB5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C23E6F" w14:textId="77777777" w:rsidR="00EB5AF0" w:rsidRDefault="00EB5AF0" w:rsidP="00EB5AF0">
            <w:pPr>
              <w:rPr>
                <w:lang w:val="en-GB"/>
              </w:rPr>
            </w:pPr>
            <w:r>
              <w:rPr>
                <w:lang w:val="en-GB"/>
              </w:rPr>
              <w:t>3</w:t>
            </w:r>
          </w:p>
        </w:tc>
        <w:tc>
          <w:tcPr>
            <w:tcW w:w="0" w:type="auto"/>
          </w:tcPr>
          <w:p w14:paraId="16E20CF5"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r>
              <w:rPr>
                <w:lang w:val="en-GB"/>
              </w:rPr>
              <w:t>Use</w:t>
            </w:r>
          </w:p>
        </w:tc>
        <w:tc>
          <w:tcPr>
            <w:tcW w:w="0" w:type="auto"/>
          </w:tcPr>
          <w:p w14:paraId="7917C44E"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0" w:type="auto"/>
          </w:tcPr>
          <w:p w14:paraId="1FD2D21C"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0 or 1 – this file will have multiple holidays added with time if they are not relevant to your site then put a 0 </w:t>
            </w:r>
          </w:p>
          <w:p w14:paraId="75D333B1"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r>
              <w:rPr>
                <w:lang w:val="en-GB"/>
              </w:rPr>
              <w:t>1 Use</w:t>
            </w:r>
          </w:p>
          <w:p w14:paraId="4272FDFE"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r>
              <w:rPr>
                <w:lang w:val="en-GB"/>
              </w:rPr>
              <w:t>0 - ignore</w:t>
            </w:r>
          </w:p>
        </w:tc>
      </w:tr>
      <w:tr w:rsidR="00EB5AF0" w14:paraId="6E45C9DE" w14:textId="77777777" w:rsidTr="00EB5AF0">
        <w:tc>
          <w:tcPr>
            <w:cnfStyle w:val="001000000000" w:firstRow="0" w:lastRow="0" w:firstColumn="1" w:lastColumn="0" w:oddVBand="0" w:evenVBand="0" w:oddHBand="0" w:evenHBand="0" w:firstRowFirstColumn="0" w:firstRowLastColumn="0" w:lastRowFirstColumn="0" w:lastRowLastColumn="0"/>
            <w:tcW w:w="0" w:type="auto"/>
          </w:tcPr>
          <w:p w14:paraId="6071C4CA" w14:textId="77777777" w:rsidR="00EB5AF0" w:rsidRDefault="00EB5AF0" w:rsidP="00EB5AF0">
            <w:pPr>
              <w:rPr>
                <w:lang w:val="en-GB"/>
              </w:rPr>
            </w:pPr>
          </w:p>
        </w:tc>
        <w:tc>
          <w:tcPr>
            <w:tcW w:w="0" w:type="auto"/>
          </w:tcPr>
          <w:p w14:paraId="07976D27" w14:textId="77777777" w:rsidR="00EB5AF0" w:rsidRDefault="00EB5AF0" w:rsidP="00EB5AF0">
            <w:pPr>
              <w:cnfStyle w:val="000000000000" w:firstRow="0" w:lastRow="0" w:firstColumn="0" w:lastColumn="0" w:oddVBand="0" w:evenVBand="0" w:oddHBand="0" w:evenHBand="0" w:firstRowFirstColumn="0" w:firstRowLastColumn="0" w:lastRowFirstColumn="0" w:lastRowLastColumn="0"/>
              <w:rPr>
                <w:lang w:val="en-GB"/>
              </w:rPr>
            </w:pPr>
          </w:p>
        </w:tc>
        <w:tc>
          <w:tcPr>
            <w:tcW w:w="0" w:type="auto"/>
          </w:tcPr>
          <w:p w14:paraId="574316A2" w14:textId="77777777" w:rsidR="00EB5AF0" w:rsidRDefault="00EB5AF0" w:rsidP="00EB5AF0">
            <w:pPr>
              <w:cnfStyle w:val="000000000000" w:firstRow="0" w:lastRow="0" w:firstColumn="0" w:lastColumn="0" w:oddVBand="0" w:evenVBand="0" w:oddHBand="0" w:evenHBand="0" w:firstRowFirstColumn="0" w:firstRowLastColumn="0" w:lastRowFirstColumn="0" w:lastRowLastColumn="0"/>
              <w:rPr>
                <w:lang w:val="en-GB"/>
              </w:rPr>
            </w:pPr>
          </w:p>
        </w:tc>
        <w:tc>
          <w:tcPr>
            <w:tcW w:w="0" w:type="auto"/>
          </w:tcPr>
          <w:p w14:paraId="43C817CC" w14:textId="77777777" w:rsidR="00EB5AF0" w:rsidRDefault="00EB5AF0" w:rsidP="00EB5AF0">
            <w:pPr>
              <w:cnfStyle w:val="000000000000" w:firstRow="0" w:lastRow="0" w:firstColumn="0" w:lastColumn="0" w:oddVBand="0" w:evenVBand="0" w:oddHBand="0" w:evenHBand="0" w:firstRowFirstColumn="0" w:firstRowLastColumn="0" w:lastRowFirstColumn="0" w:lastRowLastColumn="0"/>
              <w:rPr>
                <w:lang w:val="en-GB"/>
              </w:rPr>
            </w:pPr>
          </w:p>
        </w:tc>
      </w:tr>
      <w:tr w:rsidR="00EB5AF0" w14:paraId="291A1986" w14:textId="77777777" w:rsidTr="00EB5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5E44E9" w14:textId="77777777" w:rsidR="00EB5AF0" w:rsidRDefault="00EB5AF0" w:rsidP="00EB5AF0">
            <w:pPr>
              <w:rPr>
                <w:lang w:val="en-GB"/>
              </w:rPr>
            </w:pPr>
          </w:p>
        </w:tc>
        <w:tc>
          <w:tcPr>
            <w:tcW w:w="0" w:type="auto"/>
          </w:tcPr>
          <w:p w14:paraId="69864A7A"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p>
        </w:tc>
        <w:tc>
          <w:tcPr>
            <w:tcW w:w="0" w:type="auto"/>
          </w:tcPr>
          <w:p w14:paraId="5FE40E20"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p>
        </w:tc>
        <w:tc>
          <w:tcPr>
            <w:tcW w:w="0" w:type="auto"/>
          </w:tcPr>
          <w:p w14:paraId="4AFEB95E" w14:textId="77777777" w:rsidR="00EB5AF0" w:rsidRDefault="00EB5AF0" w:rsidP="00EB5AF0">
            <w:pPr>
              <w:cnfStyle w:val="000000100000" w:firstRow="0" w:lastRow="0" w:firstColumn="0" w:lastColumn="0" w:oddVBand="0" w:evenVBand="0" w:oddHBand="1" w:evenHBand="0" w:firstRowFirstColumn="0" w:firstRowLastColumn="0" w:lastRowFirstColumn="0" w:lastRowLastColumn="0"/>
              <w:rPr>
                <w:lang w:val="en-GB"/>
              </w:rPr>
            </w:pPr>
          </w:p>
        </w:tc>
      </w:tr>
    </w:tbl>
    <w:p w14:paraId="6952035E" w14:textId="77777777" w:rsidR="00EB5AF0" w:rsidRDefault="00EB5AF0" w:rsidP="00EB5AF0">
      <w:pPr>
        <w:rPr>
          <w:lang w:val="en-GB"/>
        </w:rPr>
      </w:pPr>
    </w:p>
    <w:p w14:paraId="0A581740" w14:textId="77777777" w:rsidR="00EB5AF0" w:rsidRPr="00EB5AF0" w:rsidRDefault="00EB5AF0" w:rsidP="00EB5AF0">
      <w:pPr>
        <w:rPr>
          <w:lang w:val="en-GB"/>
        </w:rPr>
      </w:pPr>
    </w:p>
    <w:p w14:paraId="7080AD84" w14:textId="751CE2D8" w:rsidR="006C5C58" w:rsidRPr="006C5C58" w:rsidRDefault="00DC4225" w:rsidP="00870E7A">
      <w:pPr>
        <w:pStyle w:val="Heading2"/>
      </w:pPr>
      <w:bookmarkStart w:id="79" w:name="_Toc414112044"/>
      <w:r>
        <w:t>InitialConditions</w:t>
      </w:r>
      <w:r w:rsidRPr="00A56B46">
        <w:t>SSss</w:t>
      </w:r>
      <w:r w:rsidR="00BA28BD" w:rsidRPr="00A56B46">
        <w:t>_YYYY</w:t>
      </w:r>
      <w:r w:rsidR="00BA28BD">
        <w:t>.nml</w:t>
      </w:r>
      <w:bookmarkEnd w:id="79"/>
    </w:p>
    <w:p w14:paraId="138D94CC" w14:textId="77777777" w:rsidR="00BA28BD" w:rsidRPr="00CD250B" w:rsidRDefault="00645300" w:rsidP="00BA28BD">
      <w:pPr>
        <w:rPr>
          <w:rFonts w:cs="Times New Roman"/>
          <w:szCs w:val="20"/>
          <w:lang w:val="en-GB"/>
        </w:rPr>
      </w:pPr>
      <w:r>
        <w:rPr>
          <w:rFonts w:cs="Times New Roman"/>
          <w:szCs w:val="20"/>
          <w:lang w:val="en-GB"/>
        </w:rPr>
        <w:t xml:space="preserve">To start the model, information about the conditions at the start of the run is required. An Initial Condiitions file </w:t>
      </w:r>
      <w:r w:rsidR="00BA28BD" w:rsidRPr="00CD250B">
        <w:rPr>
          <w:rFonts w:cs="Times New Roman"/>
          <w:szCs w:val="20"/>
          <w:lang w:val="en-GB"/>
        </w:rPr>
        <w:t xml:space="preserve">is needed for the first time period for each </w:t>
      </w:r>
      <w:r>
        <w:rPr>
          <w:rFonts w:cs="Times New Roman"/>
          <w:szCs w:val="20"/>
          <w:lang w:val="en-GB"/>
        </w:rPr>
        <w:t>grid</w:t>
      </w:r>
      <w:r w:rsidR="00BA28BD" w:rsidRPr="00CD250B">
        <w:rPr>
          <w:rFonts w:cs="Times New Roman"/>
          <w:szCs w:val="20"/>
          <w:lang w:val="en-GB"/>
        </w:rPr>
        <w:t xml:space="preserve">. After </w:t>
      </w:r>
      <w:r>
        <w:rPr>
          <w:rFonts w:cs="Times New Roman"/>
          <w:szCs w:val="20"/>
          <w:lang w:val="en-GB"/>
        </w:rPr>
        <w:t xml:space="preserve">that, </w:t>
      </w:r>
      <w:r w:rsidR="00BA28BD" w:rsidRPr="007C69F3">
        <w:rPr>
          <w:rFonts w:cs="Times New Roman"/>
          <w:szCs w:val="20"/>
          <w:lang w:val="en-GB"/>
        </w:rPr>
        <w:t xml:space="preserve">new </w:t>
      </w:r>
      <w:r w:rsidR="00DC4225" w:rsidRPr="009D3C18">
        <w:rPr>
          <w:b/>
          <w:szCs w:val="20"/>
          <w:lang w:val="en-GB"/>
        </w:rPr>
        <w:t>InitialConditions</w:t>
      </w:r>
      <w:r w:rsidR="00DC4225" w:rsidRPr="009D3C18">
        <w:rPr>
          <w:b/>
          <w:i/>
          <w:szCs w:val="20"/>
          <w:lang w:val="en-GB"/>
        </w:rPr>
        <w:t>SSss</w:t>
      </w:r>
      <w:r w:rsidR="007C69F3" w:rsidRPr="009D3C18">
        <w:rPr>
          <w:b/>
          <w:i/>
          <w:szCs w:val="20"/>
          <w:lang w:val="en-GB"/>
        </w:rPr>
        <w:t>_YYYY</w:t>
      </w:r>
      <w:r w:rsidR="007C69F3" w:rsidRPr="009D3C18">
        <w:rPr>
          <w:b/>
          <w:szCs w:val="20"/>
          <w:lang w:val="en-GB"/>
        </w:rPr>
        <w:t>.nml</w:t>
      </w:r>
      <w:r w:rsidR="007C69F3" w:rsidRPr="007C69F3">
        <w:rPr>
          <w:rFonts w:cs="Times New Roman"/>
          <w:szCs w:val="20"/>
          <w:lang w:val="en-GB"/>
        </w:rPr>
        <w:t xml:space="preserve"> </w:t>
      </w:r>
      <w:r w:rsidR="00BA28BD" w:rsidRPr="007C69F3">
        <w:rPr>
          <w:rFonts w:cs="Times New Roman"/>
          <w:szCs w:val="20"/>
          <w:lang w:val="en-GB"/>
        </w:rPr>
        <w:t>files</w:t>
      </w:r>
      <w:r w:rsidR="00BA28BD" w:rsidRPr="00CD250B">
        <w:rPr>
          <w:rFonts w:cs="Times New Roman"/>
          <w:szCs w:val="20"/>
          <w:lang w:val="en-GB"/>
        </w:rPr>
        <w:t xml:space="preserve"> will be written for the following years. It is </w:t>
      </w:r>
      <w:r w:rsidR="00BA28BD" w:rsidRPr="00CD250B">
        <w:rPr>
          <w:rFonts w:cs="Times New Roman"/>
          <w:b/>
          <w:szCs w:val="20"/>
          <w:lang w:val="en-GB"/>
        </w:rPr>
        <w:t>recommended</w:t>
      </w:r>
      <w:r w:rsidR="00BA28BD" w:rsidRPr="00CD250B">
        <w:rPr>
          <w:rFonts w:cs="Times New Roman"/>
          <w:szCs w:val="20"/>
          <w:lang w:val="en-GB"/>
        </w:rPr>
        <w:t xml:space="preserve"> that you look at this output </w:t>
      </w:r>
      <w:r>
        <w:rPr>
          <w:rFonts w:cs="Times New Roman"/>
          <w:szCs w:val="20"/>
          <w:lang w:val="en-GB"/>
        </w:rPr>
        <w:t>(</w:t>
      </w:r>
      <w:r w:rsidR="00BA28BD" w:rsidRPr="00CD250B">
        <w:rPr>
          <w:rFonts w:cs="Times New Roman"/>
          <w:szCs w:val="20"/>
          <w:lang w:val="en-GB"/>
        </w:rPr>
        <w:t xml:space="preserve">located in the </w:t>
      </w:r>
      <w:r w:rsidR="007C69F3">
        <w:rPr>
          <w:rFonts w:cs="Times New Roman"/>
          <w:szCs w:val="20"/>
          <w:lang w:val="en-GB"/>
        </w:rPr>
        <w:t>input</w:t>
      </w:r>
      <w:r w:rsidR="007C69F3" w:rsidRPr="00CD250B">
        <w:rPr>
          <w:rFonts w:cs="Times New Roman"/>
          <w:szCs w:val="20"/>
          <w:lang w:val="en-GB"/>
        </w:rPr>
        <w:t xml:space="preserve"> </w:t>
      </w:r>
      <w:r w:rsidR="00BA28BD" w:rsidRPr="00CD250B">
        <w:rPr>
          <w:rFonts w:cs="Times New Roman"/>
          <w:szCs w:val="20"/>
          <w:lang w:val="en-GB"/>
        </w:rPr>
        <w:t>directory</w:t>
      </w:r>
      <w:r>
        <w:rPr>
          <w:rFonts w:cs="Times New Roman"/>
          <w:szCs w:val="20"/>
          <w:lang w:val="en-GB"/>
        </w:rPr>
        <w:t>)</w:t>
      </w:r>
      <w:r w:rsidR="00BA28BD" w:rsidRPr="00CD250B">
        <w:rPr>
          <w:rFonts w:cs="Times New Roman"/>
          <w:szCs w:val="20"/>
          <w:lang w:val="en-GB"/>
        </w:rPr>
        <w:t xml:space="preserve"> to check </w:t>
      </w:r>
      <w:r w:rsidR="001300B9" w:rsidRPr="00CD250B">
        <w:rPr>
          <w:rFonts w:cs="Times New Roman"/>
          <w:szCs w:val="20"/>
          <w:lang w:val="en-GB"/>
        </w:rPr>
        <w:t xml:space="preserve">the status of various surfaces </w:t>
      </w:r>
      <w:r w:rsidR="00BA28BD" w:rsidRPr="00CD250B">
        <w:rPr>
          <w:rFonts w:cs="Times New Roman"/>
          <w:szCs w:val="20"/>
          <w:lang w:val="en-GB"/>
        </w:rPr>
        <w:t xml:space="preserve">at the end or the run. This may help you get more realistic starting values if you are uncertain what they should be. Note this file will be created for each year for multiyear runs for each </w:t>
      </w:r>
      <w:r w:rsidR="007C69F3">
        <w:rPr>
          <w:rFonts w:cs="Times New Roman"/>
          <w:szCs w:val="20"/>
          <w:lang w:val="en-GB"/>
        </w:rPr>
        <w:t>grid</w:t>
      </w:r>
      <w:r w:rsidR="00BA28BD" w:rsidRPr="00CD250B">
        <w:rPr>
          <w:rFonts w:cs="Times New Roman"/>
          <w:szCs w:val="20"/>
          <w:lang w:val="en-GB"/>
        </w:rPr>
        <w:t>.</w:t>
      </w:r>
    </w:p>
    <w:p w14:paraId="399202B1" w14:textId="77777777" w:rsidR="00BA28BD" w:rsidRPr="00CD250B" w:rsidRDefault="00BA28BD">
      <w:pPr>
        <w:ind w:left="1418" w:hanging="1418"/>
        <w:rPr>
          <w:rFonts w:cs="Times New Roman"/>
          <w:szCs w:val="20"/>
          <w:lang w:val="en-GB"/>
        </w:rPr>
      </w:pPr>
    </w:p>
    <w:p w14:paraId="317E1D10" w14:textId="77777777" w:rsidR="00B42F2F" w:rsidRPr="00A015E5" w:rsidRDefault="00B42F2F" w:rsidP="00A015E5">
      <w:pPr>
        <w:rPr>
          <w:color w:val="FF0000"/>
          <w:lang w:val="en-GB"/>
        </w:rPr>
      </w:pPr>
      <w:r w:rsidRPr="002D0E75">
        <w:rPr>
          <w:rFonts w:cs="Times New Roman"/>
          <w:b/>
          <w:szCs w:val="20"/>
          <w:lang w:val="en-GB"/>
        </w:rPr>
        <w:t>Table 4.4:</w:t>
      </w:r>
      <w:r w:rsidRPr="00CD250B">
        <w:rPr>
          <w:rFonts w:cs="Times New Roman"/>
          <w:szCs w:val="20"/>
          <w:lang w:val="en-GB"/>
        </w:rPr>
        <w:t xml:space="preserve"> </w:t>
      </w:r>
      <w:r w:rsidRPr="00A56B46">
        <w:rPr>
          <w:rFonts w:cs="Times New Roman"/>
          <w:b/>
          <w:szCs w:val="20"/>
          <w:lang w:val="en-GB"/>
        </w:rPr>
        <w:t>Initial</w:t>
      </w:r>
      <w:r w:rsidR="00425595">
        <w:rPr>
          <w:rFonts w:cs="Times New Roman"/>
          <w:b/>
          <w:szCs w:val="20"/>
          <w:lang w:val="en-GB"/>
        </w:rPr>
        <w:t>Conditions</w:t>
      </w:r>
      <w:r w:rsidRPr="00B861D1">
        <w:rPr>
          <w:rFonts w:cs="Times New Roman"/>
          <w:b/>
          <w:i/>
          <w:szCs w:val="20"/>
          <w:lang w:val="en-GB"/>
        </w:rPr>
        <w:t>SS</w:t>
      </w:r>
      <w:r w:rsidR="00B861D1" w:rsidRPr="00B861D1">
        <w:rPr>
          <w:rFonts w:cs="Times New Roman"/>
          <w:b/>
          <w:i/>
          <w:szCs w:val="20"/>
          <w:lang w:val="en-GB"/>
        </w:rPr>
        <w:t>ss</w:t>
      </w:r>
      <w:r w:rsidRPr="00A56B46">
        <w:rPr>
          <w:rFonts w:cs="Times New Roman"/>
          <w:b/>
          <w:szCs w:val="20"/>
          <w:lang w:val="en-GB"/>
        </w:rPr>
        <w:t>_</w:t>
      </w:r>
      <w:r w:rsidRPr="00B861D1">
        <w:rPr>
          <w:rFonts w:cs="Times New Roman"/>
          <w:b/>
          <w:i/>
          <w:szCs w:val="20"/>
          <w:lang w:val="en-GB"/>
        </w:rPr>
        <w:t>YYYY</w:t>
      </w:r>
      <w:r w:rsidRPr="00A56B46">
        <w:rPr>
          <w:rFonts w:cs="Times New Roman"/>
          <w:b/>
          <w:szCs w:val="20"/>
          <w:lang w:val="en-GB"/>
        </w:rPr>
        <w:t>.nml</w:t>
      </w:r>
      <w:r w:rsidRPr="00CD250B">
        <w:rPr>
          <w:rFonts w:cs="Times New Roman"/>
          <w:szCs w:val="20"/>
          <w:lang w:val="en-GB"/>
        </w:rPr>
        <w:t xml:space="preserve">. </w:t>
      </w:r>
      <w:r w:rsidR="007C69F3">
        <w:rPr>
          <w:rFonts w:cs="Times New Roman"/>
          <w:szCs w:val="20"/>
          <w:lang w:val="en-GB"/>
        </w:rPr>
        <w:t>Variables</w:t>
      </w:r>
      <w:r w:rsidR="007C69F3" w:rsidRPr="00CD250B">
        <w:rPr>
          <w:rFonts w:cs="Times New Roman"/>
          <w:szCs w:val="20"/>
          <w:lang w:val="en-GB"/>
        </w:rPr>
        <w:t xml:space="preserve"> </w:t>
      </w:r>
      <w:r w:rsidRPr="00CD250B">
        <w:rPr>
          <w:rFonts w:cs="Times New Roman"/>
          <w:szCs w:val="20"/>
          <w:lang w:val="en-GB"/>
        </w:rPr>
        <w:t>can be in any order.</w:t>
      </w:r>
    </w:p>
    <w:p w14:paraId="4E2DC3B5" w14:textId="77777777" w:rsidR="002D0E75" w:rsidRPr="00486791" w:rsidRDefault="002D0E75">
      <w:pPr>
        <w:ind w:left="1418" w:hanging="1418"/>
        <w:rPr>
          <w:rFonts w:cs="Times New Roman"/>
          <w:sz w:val="10"/>
          <w:szCs w:val="20"/>
          <w:lang w:val="en-GB"/>
        </w:rPr>
      </w:pPr>
    </w:p>
    <w:tbl>
      <w:tblPr>
        <w:tblStyle w:val="GridTable2-Accent21"/>
        <w:tblW w:w="9321" w:type="dxa"/>
        <w:tblLayout w:type="fixed"/>
        <w:tblLook w:val="04A0" w:firstRow="1" w:lastRow="0" w:firstColumn="1" w:lastColumn="0" w:noHBand="0" w:noVBand="1"/>
      </w:tblPr>
      <w:tblGrid>
        <w:gridCol w:w="2232"/>
        <w:gridCol w:w="989"/>
        <w:gridCol w:w="716"/>
        <w:gridCol w:w="5384"/>
      </w:tblGrid>
      <w:tr w:rsidR="00504F8F" w:rsidRPr="006C081F" w14:paraId="7B3E1BDB" w14:textId="77777777" w:rsidTr="006C081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4CB9C8E0" w14:textId="77777777" w:rsidR="00504F8F" w:rsidRPr="006C081F" w:rsidRDefault="00504F8F" w:rsidP="00504F8F">
            <w:pPr>
              <w:rPr>
                <w:rFonts w:cs="Times New Roman"/>
                <w:b w:val="0"/>
                <w:sz w:val="18"/>
                <w:szCs w:val="18"/>
                <w:lang w:val="en-GB"/>
              </w:rPr>
            </w:pPr>
            <w:r w:rsidRPr="006C081F">
              <w:rPr>
                <w:rFonts w:eastAsia="Times New Roman" w:cs="Times New Roman"/>
                <w:iCs/>
                <w:sz w:val="18"/>
                <w:szCs w:val="18"/>
                <w:lang w:val="en-GB" w:eastAsia="fi-FI"/>
              </w:rPr>
              <w:t>Parameters</w:t>
            </w:r>
          </w:p>
        </w:tc>
        <w:tc>
          <w:tcPr>
            <w:tcW w:w="989" w:type="dxa"/>
          </w:tcPr>
          <w:p w14:paraId="0E5C1637" w14:textId="77777777" w:rsidR="00504F8F" w:rsidRPr="006C081F" w:rsidRDefault="00B42F2F" w:rsidP="00504F8F">
            <w:pPr>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sidRPr="006C081F">
              <w:rPr>
                <w:rFonts w:cs="Times New Roman"/>
                <w:sz w:val="18"/>
                <w:szCs w:val="18"/>
                <w:lang w:val="en-GB"/>
              </w:rPr>
              <w:t>Used for</w:t>
            </w:r>
          </w:p>
        </w:tc>
        <w:tc>
          <w:tcPr>
            <w:tcW w:w="714" w:type="dxa"/>
          </w:tcPr>
          <w:p w14:paraId="7DCCF17A" w14:textId="77777777" w:rsidR="00504F8F" w:rsidRPr="006C081F" w:rsidRDefault="00B42F2F" w:rsidP="00504F8F">
            <w:pPr>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sidRPr="006C081F">
              <w:rPr>
                <w:rFonts w:cs="Times New Roman"/>
                <w:sz w:val="18"/>
                <w:szCs w:val="18"/>
                <w:lang w:val="en-GB"/>
              </w:rPr>
              <w:t>Unit</w:t>
            </w:r>
          </w:p>
        </w:tc>
        <w:tc>
          <w:tcPr>
            <w:tcW w:w="5385" w:type="dxa"/>
          </w:tcPr>
          <w:p w14:paraId="3A58C9AF" w14:textId="77777777" w:rsidR="00504F8F" w:rsidRPr="006C081F" w:rsidRDefault="00B42F2F" w:rsidP="00504F8F">
            <w:pPr>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sidRPr="006C081F">
              <w:rPr>
                <w:rFonts w:cs="Times New Roman"/>
                <w:sz w:val="18"/>
                <w:szCs w:val="18"/>
                <w:lang w:val="en-GB"/>
              </w:rPr>
              <w:t>Comments</w:t>
            </w:r>
          </w:p>
        </w:tc>
      </w:tr>
      <w:tr w:rsidR="00504F8F" w:rsidRPr="006C081F" w14:paraId="39A86075"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18BFA63C" w14:textId="77777777" w:rsidR="00504F8F" w:rsidRPr="006C081F" w:rsidRDefault="003C08D4" w:rsidP="00504F8F">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DaysSinceRain</w:t>
            </w:r>
          </w:p>
        </w:tc>
        <w:tc>
          <w:tcPr>
            <w:tcW w:w="989" w:type="dxa"/>
          </w:tcPr>
          <w:p w14:paraId="0B590113" w14:textId="77777777" w:rsidR="00504F8F" w:rsidRPr="006C081F" w:rsidRDefault="003C08D4"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Wateruse</w:t>
            </w:r>
          </w:p>
        </w:tc>
        <w:tc>
          <w:tcPr>
            <w:tcW w:w="714" w:type="dxa"/>
          </w:tcPr>
          <w:p w14:paraId="708AEEFF" w14:textId="77777777" w:rsidR="00504F8F" w:rsidRPr="006C081F" w:rsidRDefault="003C08D4"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days</w:t>
            </w:r>
          </w:p>
        </w:tc>
        <w:tc>
          <w:tcPr>
            <w:tcW w:w="5385" w:type="dxa"/>
          </w:tcPr>
          <w:p w14:paraId="1CFF9637" w14:textId="77777777" w:rsidR="00A56B46" w:rsidRPr="006C081F" w:rsidRDefault="003C08D4"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Number of</w:t>
            </w:r>
            <w:r w:rsidR="00B42F2F" w:rsidRPr="006C081F">
              <w:rPr>
                <w:rFonts w:eastAsia="Times New Roman" w:cs="Times New Roman"/>
                <w:sz w:val="18"/>
                <w:szCs w:val="18"/>
                <w:lang w:val="en-GB" w:eastAsia="fi-FI"/>
              </w:rPr>
              <w:t xml:space="preserve"> days</w:t>
            </w:r>
            <w:r w:rsidRPr="006C081F">
              <w:rPr>
                <w:rFonts w:eastAsia="Times New Roman" w:cs="Times New Roman"/>
                <w:sz w:val="18"/>
                <w:szCs w:val="18"/>
                <w:lang w:val="en-GB" w:eastAsia="fi-FI"/>
              </w:rPr>
              <w:t xml:space="preserve"> since rainfall occurred – </w:t>
            </w:r>
          </w:p>
          <w:p w14:paraId="14326CE9" w14:textId="77777777" w:rsidR="00A56B46" w:rsidRPr="006C081F" w:rsidRDefault="003C08D4" w:rsidP="00682AA3">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important if starting in summer season</w:t>
            </w:r>
            <w:r w:rsidR="00A56B46" w:rsidRPr="006C081F">
              <w:rPr>
                <w:rFonts w:eastAsia="Times New Roman" w:cs="Times New Roman"/>
                <w:sz w:val="18"/>
                <w:szCs w:val="18"/>
                <w:lang w:val="en-GB" w:eastAsia="fi-FI"/>
              </w:rPr>
              <w:t xml:space="preserve"> that this is correct</w:t>
            </w:r>
          </w:p>
          <w:p w14:paraId="6D88F192" w14:textId="77777777" w:rsidR="00504F8F" w:rsidRPr="006C081F" w:rsidRDefault="003C08D4" w:rsidP="00682AA3">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starting when external water use is not occurring it will be reset with the first rain so can just be set to 0</w:t>
            </w:r>
          </w:p>
        </w:tc>
      </w:tr>
      <w:tr w:rsidR="00504F8F" w:rsidRPr="006C081F" w14:paraId="18844CFD"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0B892A12" w14:textId="77777777" w:rsidR="00504F8F" w:rsidRPr="006C081F" w:rsidRDefault="003C08D4" w:rsidP="00504F8F">
            <w:pPr>
              <w:rPr>
                <w:rFonts w:cs="Times New Roman"/>
                <w:b w:val="0"/>
                <w:sz w:val="18"/>
                <w:szCs w:val="18"/>
                <w:lang w:val="en-GB"/>
              </w:rPr>
            </w:pPr>
            <w:r w:rsidRPr="006C081F">
              <w:rPr>
                <w:rFonts w:cs="Times New Roman"/>
                <w:b w:val="0"/>
                <w:sz w:val="18"/>
                <w:szCs w:val="18"/>
                <w:lang w:val="en-GB"/>
              </w:rPr>
              <w:lastRenderedPageBreak/>
              <w:t>Temp_C0</w:t>
            </w:r>
          </w:p>
        </w:tc>
        <w:tc>
          <w:tcPr>
            <w:tcW w:w="989" w:type="dxa"/>
          </w:tcPr>
          <w:p w14:paraId="281FA58B" w14:textId="77777777" w:rsidR="00504F8F" w:rsidRPr="006C081F" w:rsidRDefault="00B42F2F"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Water use</w:t>
            </w:r>
            <w:r w:rsidR="003C08D4" w:rsidRPr="006C081F">
              <w:rPr>
                <w:rFonts w:eastAsia="Times New Roman" w:cs="Times New Roman"/>
                <w:sz w:val="18"/>
                <w:szCs w:val="18"/>
                <w:lang w:val="en-GB" w:eastAsia="fi-FI"/>
              </w:rPr>
              <w:t>,</w:t>
            </w:r>
            <w:r w:rsidRPr="006C081F">
              <w:rPr>
                <w:rFonts w:eastAsia="Times New Roman" w:cs="Times New Roman"/>
                <w:sz w:val="18"/>
                <w:szCs w:val="18"/>
                <w:lang w:val="en-GB" w:eastAsia="fi-FI"/>
              </w:rPr>
              <w:t xml:space="preserve"> </w:t>
            </w:r>
            <w:r w:rsidR="003C08D4" w:rsidRPr="006C081F">
              <w:rPr>
                <w:rFonts w:eastAsia="Times New Roman" w:cs="Times New Roman"/>
                <w:sz w:val="18"/>
                <w:szCs w:val="18"/>
                <w:lang w:val="en-GB" w:eastAsia="fi-FI"/>
              </w:rPr>
              <w:t>QF</w:t>
            </w:r>
          </w:p>
        </w:tc>
        <w:tc>
          <w:tcPr>
            <w:tcW w:w="714" w:type="dxa"/>
          </w:tcPr>
          <w:p w14:paraId="611E9764" w14:textId="77777777" w:rsidR="00504F8F" w:rsidRPr="006C081F" w:rsidRDefault="003C08D4"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°C</w:t>
            </w:r>
          </w:p>
        </w:tc>
        <w:tc>
          <w:tcPr>
            <w:tcW w:w="5385" w:type="dxa"/>
          </w:tcPr>
          <w:p w14:paraId="6DA2C59F" w14:textId="77777777" w:rsidR="00504F8F" w:rsidRPr="006C081F" w:rsidRDefault="001603A6" w:rsidP="00B42F2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Daily mean t</w:t>
            </w:r>
            <w:r w:rsidR="003C08D4" w:rsidRPr="006C081F">
              <w:rPr>
                <w:rFonts w:eastAsia="Times New Roman" w:cs="Times New Roman"/>
                <w:sz w:val="18"/>
                <w:szCs w:val="18"/>
                <w:lang w:val="en-GB" w:eastAsia="fi-FI"/>
              </w:rPr>
              <w:t>emperature (</w:t>
            </w:r>
            <w:r w:rsidR="00B42F2F" w:rsidRPr="006C081F">
              <w:rPr>
                <w:rFonts w:eastAsia="Times New Roman" w:cs="Times New Roman"/>
                <w:sz w:val="18"/>
                <w:szCs w:val="18"/>
                <w:lang w:val="en-GB" w:eastAsia="fi-FI"/>
              </w:rPr>
              <w:t>°</w:t>
            </w:r>
            <w:r w:rsidR="003C08D4" w:rsidRPr="006C081F">
              <w:rPr>
                <w:rFonts w:eastAsia="Times New Roman" w:cs="Times New Roman"/>
                <w:sz w:val="18"/>
                <w:szCs w:val="18"/>
                <w:lang w:val="en-GB" w:eastAsia="fi-FI"/>
              </w:rPr>
              <w:t>C) for the day before the run starts</w:t>
            </w:r>
          </w:p>
        </w:tc>
      </w:tr>
      <w:tr w:rsidR="00504F8F" w:rsidRPr="006C081F" w14:paraId="5992A5D8"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268A52DD" w14:textId="77777777" w:rsidR="00504F8F" w:rsidRPr="006C081F" w:rsidRDefault="003C08D4" w:rsidP="00504F8F">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Id_prev</w:t>
            </w:r>
          </w:p>
        </w:tc>
        <w:tc>
          <w:tcPr>
            <w:tcW w:w="989" w:type="dxa"/>
          </w:tcPr>
          <w:p w14:paraId="2399B0AB" w14:textId="77777777" w:rsidR="00504F8F" w:rsidRPr="006C081F" w:rsidRDefault="003C08D4"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A</w:t>
            </w:r>
          </w:p>
        </w:tc>
        <w:tc>
          <w:tcPr>
            <w:tcW w:w="714" w:type="dxa"/>
          </w:tcPr>
          <w:p w14:paraId="5A1B556E" w14:textId="77777777" w:rsidR="00504F8F" w:rsidRPr="006C081F" w:rsidRDefault="006C5C58"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D</w:t>
            </w:r>
            <w:r w:rsidR="003C08D4" w:rsidRPr="006C081F">
              <w:rPr>
                <w:rFonts w:eastAsia="Times New Roman" w:cs="Times New Roman"/>
                <w:sz w:val="18"/>
                <w:szCs w:val="18"/>
                <w:lang w:val="en-GB" w:eastAsia="fi-FI"/>
              </w:rPr>
              <w:t>ay</w:t>
            </w:r>
          </w:p>
        </w:tc>
        <w:tc>
          <w:tcPr>
            <w:tcW w:w="5385" w:type="dxa"/>
          </w:tcPr>
          <w:p w14:paraId="65A93779" w14:textId="77777777" w:rsidR="00504F8F" w:rsidRPr="006C081F" w:rsidRDefault="003C08D4"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Day of year before the run starts</w:t>
            </w:r>
            <w:r w:rsidR="00B42F2F" w:rsidRPr="006C081F">
              <w:rPr>
                <w:rFonts w:eastAsia="Times New Roman" w:cs="Times New Roman"/>
                <w:sz w:val="18"/>
                <w:szCs w:val="18"/>
                <w:lang w:val="en-GB" w:eastAsia="fi-FI"/>
              </w:rPr>
              <w:t xml:space="preserve"> (i.e</w:t>
            </w:r>
            <w:r w:rsidR="00494115" w:rsidRPr="006C081F">
              <w:rPr>
                <w:rFonts w:eastAsia="Times New Roman" w:cs="Times New Roman"/>
                <w:sz w:val="18"/>
                <w:szCs w:val="18"/>
                <w:lang w:val="en-GB" w:eastAsia="fi-FI"/>
              </w:rPr>
              <w:t>.</w:t>
            </w:r>
            <w:r w:rsidR="00B42F2F" w:rsidRPr="006C081F">
              <w:rPr>
                <w:rFonts w:eastAsia="Times New Roman" w:cs="Times New Roman"/>
                <w:sz w:val="18"/>
                <w:szCs w:val="18"/>
                <w:lang w:val="en-GB" w:eastAsia="fi-FI"/>
              </w:rPr>
              <w:t xml:space="preserve"> </w:t>
            </w:r>
            <w:r w:rsidR="00B42F2F" w:rsidRPr="006C081F">
              <w:rPr>
                <w:rFonts w:eastAsia="Times New Roman" w:cs="Times New Roman"/>
                <w:sz w:val="18"/>
                <w:szCs w:val="18"/>
                <w:u w:val="single"/>
                <w:lang w:val="en-GB" w:eastAsia="fi-FI"/>
              </w:rPr>
              <w:t>previous day</w:t>
            </w:r>
            <w:r w:rsidR="00B42F2F" w:rsidRPr="006C081F">
              <w:rPr>
                <w:rFonts w:eastAsia="Times New Roman" w:cs="Times New Roman"/>
                <w:sz w:val="18"/>
                <w:szCs w:val="18"/>
                <w:lang w:val="en-GB" w:eastAsia="fi-FI"/>
              </w:rPr>
              <w:t>)</w:t>
            </w:r>
          </w:p>
          <w:p w14:paraId="27C206FB" w14:textId="77777777" w:rsidR="003C08D4" w:rsidRPr="006C081F" w:rsidRDefault="003C08D4"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start of year – use 0</w:t>
            </w:r>
          </w:p>
        </w:tc>
      </w:tr>
      <w:tr w:rsidR="00504F8F" w:rsidRPr="006C081F" w14:paraId="38E841D6"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69F1476D" w14:textId="77777777" w:rsidR="00504F8F" w:rsidRPr="006C081F" w:rsidRDefault="003C08D4" w:rsidP="00504F8F">
            <w:pPr>
              <w:rPr>
                <w:b w:val="0"/>
                <w:sz w:val="18"/>
                <w:szCs w:val="18"/>
                <w:lang w:val="en-GB"/>
              </w:rPr>
            </w:pPr>
            <w:r w:rsidRPr="006C081F">
              <w:rPr>
                <w:b w:val="0"/>
                <w:sz w:val="18"/>
                <w:szCs w:val="18"/>
                <w:lang w:val="en-GB"/>
              </w:rPr>
              <w:t>GDD_1_0</w:t>
            </w:r>
          </w:p>
        </w:tc>
        <w:tc>
          <w:tcPr>
            <w:tcW w:w="989" w:type="dxa"/>
          </w:tcPr>
          <w:p w14:paraId="684E1961" w14:textId="77777777" w:rsidR="00504F8F" w:rsidRPr="006C081F" w:rsidRDefault="009A2F49"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hyperlink w:anchor="LAI" w:history="1">
              <w:r w:rsidR="003C08D4" w:rsidRPr="006C081F">
                <w:rPr>
                  <w:rStyle w:val="Hyperlink"/>
                  <w:rFonts w:eastAsia="Times New Roman" w:cs="Times New Roman"/>
                  <w:color w:val="auto"/>
                  <w:sz w:val="18"/>
                  <w:szCs w:val="18"/>
                  <w:u w:val="none"/>
                  <w:lang w:val="en-GB" w:eastAsia="fi-FI"/>
                </w:rPr>
                <w:t>LAI</w:t>
              </w:r>
            </w:hyperlink>
          </w:p>
        </w:tc>
        <w:tc>
          <w:tcPr>
            <w:tcW w:w="714" w:type="dxa"/>
          </w:tcPr>
          <w:p w14:paraId="173096F3" w14:textId="77777777" w:rsidR="00504F8F" w:rsidRPr="006C081F" w:rsidRDefault="00A56B46"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°C</w:t>
            </w:r>
          </w:p>
        </w:tc>
        <w:tc>
          <w:tcPr>
            <w:tcW w:w="5385" w:type="dxa"/>
          </w:tcPr>
          <w:p w14:paraId="3E1BB3A8" w14:textId="77777777" w:rsidR="00504F8F" w:rsidRPr="006C081F" w:rsidRDefault="003C08D4"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 xml:space="preserve">Growing degree days for </w:t>
            </w:r>
            <w:r w:rsidRPr="006C081F">
              <w:rPr>
                <w:rFonts w:eastAsia="Times New Roman" w:cs="Times New Roman"/>
                <w:sz w:val="18"/>
                <w:szCs w:val="18"/>
                <w:u w:val="single"/>
                <w:lang w:val="en-GB" w:eastAsia="fi-FI"/>
              </w:rPr>
              <w:t>leaf growth</w:t>
            </w:r>
            <w:r w:rsidR="00B42F2F" w:rsidRPr="006C081F">
              <w:rPr>
                <w:rFonts w:eastAsia="Times New Roman" w:cs="Times New Roman"/>
                <w:sz w:val="18"/>
                <w:szCs w:val="18"/>
                <w:lang w:val="en-GB" w:eastAsia="fi-FI"/>
              </w:rPr>
              <w:t xml:space="preserve"> </w:t>
            </w:r>
          </w:p>
          <w:p w14:paraId="47C80388" w14:textId="77777777" w:rsidR="003C08D4" w:rsidRPr="006C081F" w:rsidRDefault="003C08D4" w:rsidP="00682AA3">
            <w:pPr>
              <w:pStyle w:val="ListParagraph"/>
              <w:numPr>
                <w:ilvl w:val="0"/>
                <w:numId w:val="18"/>
              </w:numPr>
              <w:ind w:left="317" w:hanging="283"/>
              <w:cnfStyle w:val="000000000000" w:firstRow="0" w:lastRow="0" w:firstColumn="0" w:lastColumn="0" w:oddVBand="0" w:evenVBand="0" w:oddHBand="0" w:evenHBand="0" w:firstRowFirstColumn="0" w:firstRowLastColumn="0" w:lastRowFirstColumn="0" w:lastRowLastColumn="0"/>
              <w:rPr>
                <w:rFonts w:eastAsia="Times New Roman" w:cs="Times New Roman"/>
                <w:b/>
                <w:sz w:val="18"/>
                <w:szCs w:val="18"/>
                <w:lang w:val="en-GB" w:eastAsia="fi-FI"/>
              </w:rPr>
            </w:pPr>
            <w:r w:rsidRPr="006C081F">
              <w:rPr>
                <w:rFonts w:eastAsia="Times New Roman" w:cs="Times New Roman"/>
                <w:sz w:val="18"/>
                <w:szCs w:val="18"/>
                <w:lang w:val="en-GB" w:eastAsia="fi-FI"/>
              </w:rPr>
              <w:t>If leaves are already full</w:t>
            </w:r>
            <w:r w:rsidR="001603A6" w:rsidRPr="006C081F">
              <w:rPr>
                <w:rFonts w:eastAsia="Times New Roman" w:cs="Times New Roman"/>
                <w:sz w:val="18"/>
                <w:szCs w:val="18"/>
                <w:lang w:val="en-GB" w:eastAsia="fi-FI"/>
              </w:rPr>
              <w:t>,</w:t>
            </w:r>
            <w:r w:rsidRPr="006C081F">
              <w:rPr>
                <w:rFonts w:eastAsia="Times New Roman" w:cs="Times New Roman"/>
                <w:sz w:val="18"/>
                <w:szCs w:val="18"/>
                <w:lang w:val="en-GB" w:eastAsia="fi-FI"/>
              </w:rPr>
              <w:t xml:space="preserve"> then this should be the same as </w:t>
            </w:r>
            <w:r w:rsidR="001603A6" w:rsidRPr="006C081F">
              <w:rPr>
                <w:rFonts w:eastAsia="Times New Roman" w:cs="Times New Roman"/>
                <w:sz w:val="18"/>
                <w:szCs w:val="18"/>
                <w:lang w:val="en-GB" w:eastAsia="fi-FI"/>
              </w:rPr>
              <w:t xml:space="preserve">GDDFull </w:t>
            </w:r>
            <w:r w:rsidR="00ED13B7" w:rsidRPr="006C081F">
              <w:rPr>
                <w:rFonts w:eastAsia="Times New Roman" w:cs="Times New Roman"/>
                <w:sz w:val="18"/>
                <w:szCs w:val="18"/>
                <w:lang w:val="en-GB" w:eastAsia="fi-FI"/>
              </w:rPr>
              <w:t xml:space="preserve">in </w:t>
            </w:r>
            <w:r w:rsidR="0010276E">
              <w:fldChar w:fldCharType="begin"/>
            </w:r>
            <w:r w:rsidR="0010276E">
              <w:instrText xml:space="preserve"> REF _Ref413839681 \h  \* MERGEFORMAT </w:instrText>
            </w:r>
            <w:r w:rsidR="0010276E">
              <w:fldChar w:fldCharType="separate"/>
            </w:r>
            <w:r w:rsidR="00237E8B" w:rsidRPr="00237E8B">
              <w:rPr>
                <w:b/>
                <w:sz w:val="18"/>
                <w:szCs w:val="18"/>
                <w:lang w:val="en-US"/>
              </w:rPr>
              <w:t>SUEWS_Veg.txt</w:t>
            </w:r>
            <w:r w:rsidR="0010276E">
              <w:fldChar w:fldCharType="end"/>
            </w:r>
            <w:r w:rsidR="00ED13B7" w:rsidRPr="006C081F">
              <w:rPr>
                <w:rFonts w:eastAsia="Times New Roman" w:cs="Times New Roman"/>
                <w:b/>
                <w:sz w:val="18"/>
                <w:szCs w:val="18"/>
                <w:lang w:val="en-GB" w:eastAsia="fi-FI"/>
              </w:rPr>
              <w:t xml:space="preserve"> </w:t>
            </w:r>
          </w:p>
          <w:p w14:paraId="5F3C4787" w14:textId="77777777" w:rsidR="003C08D4" w:rsidRPr="006C081F" w:rsidRDefault="003C08D4" w:rsidP="00682AA3">
            <w:pPr>
              <w:pStyle w:val="ListParagraph"/>
              <w:numPr>
                <w:ilvl w:val="0"/>
                <w:numId w:val="18"/>
              </w:numPr>
              <w:ind w:left="317" w:hanging="283"/>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winter</w:t>
            </w:r>
            <w:r w:rsidR="001603A6" w:rsidRPr="006C081F">
              <w:rPr>
                <w:rFonts w:eastAsia="Times New Roman" w:cs="Times New Roman"/>
                <w:sz w:val="18"/>
                <w:szCs w:val="18"/>
                <w:lang w:val="en-GB" w:eastAsia="fi-FI"/>
              </w:rPr>
              <w:t>, set to</w:t>
            </w:r>
            <w:r w:rsidRPr="006C081F">
              <w:rPr>
                <w:rFonts w:eastAsia="Times New Roman" w:cs="Times New Roman"/>
                <w:sz w:val="18"/>
                <w:szCs w:val="18"/>
                <w:lang w:val="en-GB" w:eastAsia="fi-FI"/>
              </w:rPr>
              <w:t xml:space="preserve"> 0</w:t>
            </w:r>
          </w:p>
          <w:p w14:paraId="2690FF0E" w14:textId="77777777" w:rsidR="003C08D4" w:rsidRPr="006C081F" w:rsidRDefault="001603A6" w:rsidP="00682AA3">
            <w:pPr>
              <w:pStyle w:val="ListParagraph"/>
              <w:numPr>
                <w:ilvl w:val="0"/>
                <w:numId w:val="18"/>
              </w:numPr>
              <w:ind w:left="317" w:hanging="283"/>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Needs to be a p</w:t>
            </w:r>
            <w:r w:rsidR="003C08D4" w:rsidRPr="006C081F">
              <w:rPr>
                <w:rFonts w:eastAsia="Times New Roman" w:cs="Times New Roman"/>
                <w:sz w:val="18"/>
                <w:szCs w:val="18"/>
                <w:lang w:val="en-GB" w:eastAsia="fi-FI"/>
              </w:rPr>
              <w:t>ositive number</w:t>
            </w:r>
          </w:p>
          <w:p w14:paraId="23957CFA" w14:textId="77777777" w:rsidR="00ED13B7" w:rsidRPr="006C081F" w:rsidRDefault="00ED13B7" w:rsidP="00ED13B7">
            <w:pPr>
              <w:ind w:left="34"/>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sz w:val="18"/>
                <w:szCs w:val="18"/>
                <w:lang w:val="en-GB"/>
              </w:rPr>
              <w:t>It is important that the vegetation characteristics are set correctly (i.e. is the starting period winter or summer).</w:t>
            </w:r>
          </w:p>
        </w:tc>
      </w:tr>
      <w:tr w:rsidR="00504F8F" w:rsidRPr="006C081F" w14:paraId="456F3EF4"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41327F5E" w14:textId="77777777" w:rsidR="00504F8F" w:rsidRPr="006C081F" w:rsidRDefault="003C08D4" w:rsidP="00A56B46">
            <w:pPr>
              <w:rPr>
                <w:b w:val="0"/>
                <w:sz w:val="18"/>
                <w:szCs w:val="18"/>
                <w:lang w:val="en-GB"/>
              </w:rPr>
            </w:pPr>
            <w:r w:rsidRPr="006C081F">
              <w:rPr>
                <w:b w:val="0"/>
                <w:sz w:val="18"/>
                <w:szCs w:val="18"/>
                <w:lang w:val="en-GB"/>
              </w:rPr>
              <w:t>GDD_</w:t>
            </w:r>
            <w:r w:rsidR="00A56B46" w:rsidRPr="006C081F">
              <w:rPr>
                <w:b w:val="0"/>
                <w:sz w:val="18"/>
                <w:szCs w:val="18"/>
                <w:lang w:val="en-GB"/>
              </w:rPr>
              <w:t>2</w:t>
            </w:r>
            <w:r w:rsidRPr="006C081F">
              <w:rPr>
                <w:b w:val="0"/>
                <w:sz w:val="18"/>
                <w:szCs w:val="18"/>
                <w:lang w:val="en-GB"/>
              </w:rPr>
              <w:t>_0</w:t>
            </w:r>
          </w:p>
        </w:tc>
        <w:tc>
          <w:tcPr>
            <w:tcW w:w="989" w:type="dxa"/>
          </w:tcPr>
          <w:p w14:paraId="494CFDB5" w14:textId="77777777" w:rsidR="00504F8F" w:rsidRPr="006C081F" w:rsidRDefault="003C08D4"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LAI</w:t>
            </w:r>
          </w:p>
        </w:tc>
        <w:tc>
          <w:tcPr>
            <w:tcW w:w="714" w:type="dxa"/>
          </w:tcPr>
          <w:p w14:paraId="29ADEA50" w14:textId="77777777" w:rsidR="00504F8F" w:rsidRPr="006C081F" w:rsidRDefault="00A56B46"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°C</w:t>
            </w:r>
          </w:p>
        </w:tc>
        <w:tc>
          <w:tcPr>
            <w:tcW w:w="5385" w:type="dxa"/>
          </w:tcPr>
          <w:p w14:paraId="1002C593" w14:textId="77777777" w:rsidR="003C08D4" w:rsidRPr="006C081F" w:rsidRDefault="003C08D4" w:rsidP="003C08D4">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 xml:space="preserve">Growing degree days for </w:t>
            </w:r>
            <w:r w:rsidRPr="006C081F">
              <w:rPr>
                <w:rFonts w:eastAsia="Times New Roman" w:cs="Times New Roman"/>
                <w:sz w:val="18"/>
                <w:szCs w:val="18"/>
                <w:u w:val="single"/>
                <w:lang w:val="en-GB" w:eastAsia="fi-FI"/>
              </w:rPr>
              <w:t>senescence growth</w:t>
            </w:r>
          </w:p>
          <w:p w14:paraId="556248F4" w14:textId="77777777" w:rsidR="00504F8F" w:rsidRPr="006C081F" w:rsidRDefault="003C08D4" w:rsidP="00682AA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 xml:space="preserve">If the leaves are full </w:t>
            </w:r>
            <w:r w:rsidR="00A56B46" w:rsidRPr="006C081F">
              <w:rPr>
                <w:rFonts w:eastAsia="Times New Roman" w:cs="Times New Roman"/>
                <w:sz w:val="18"/>
                <w:szCs w:val="18"/>
                <w:lang w:val="en-GB" w:eastAsia="fi-FI"/>
              </w:rPr>
              <w:t>but in early/mid summer</w:t>
            </w:r>
            <w:r w:rsidRPr="006C081F">
              <w:rPr>
                <w:rFonts w:eastAsia="Times New Roman" w:cs="Times New Roman"/>
                <w:sz w:val="18"/>
                <w:szCs w:val="18"/>
                <w:lang w:val="en-GB" w:eastAsia="fi-FI"/>
              </w:rPr>
              <w:t xml:space="preserve"> then </w:t>
            </w:r>
            <w:r w:rsidR="001603A6" w:rsidRPr="006C081F">
              <w:rPr>
                <w:rFonts w:eastAsia="Times New Roman" w:cs="Times New Roman"/>
                <w:sz w:val="18"/>
                <w:szCs w:val="18"/>
                <w:lang w:val="en-GB" w:eastAsia="fi-FI"/>
              </w:rPr>
              <w:t xml:space="preserve">set to </w:t>
            </w:r>
            <w:r w:rsidRPr="006C081F">
              <w:rPr>
                <w:rFonts w:eastAsia="Times New Roman" w:cs="Times New Roman"/>
                <w:sz w:val="18"/>
                <w:szCs w:val="18"/>
                <w:lang w:val="en-GB" w:eastAsia="fi-FI"/>
              </w:rPr>
              <w:t>0</w:t>
            </w:r>
          </w:p>
          <w:p w14:paraId="3695AD74" w14:textId="77777777" w:rsidR="00A56B46" w:rsidRPr="006C081F" w:rsidRDefault="00A56B46" w:rsidP="00682AA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late summer or autumn, this should be a negative value</w:t>
            </w:r>
          </w:p>
          <w:p w14:paraId="272C1BCD" w14:textId="77777777" w:rsidR="003C08D4" w:rsidRPr="006C081F" w:rsidRDefault="003C08D4" w:rsidP="00682AA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leaves are off</w:t>
            </w:r>
            <w:r w:rsidR="001603A6" w:rsidRPr="006C081F">
              <w:rPr>
                <w:rFonts w:eastAsia="Times New Roman" w:cs="Times New Roman"/>
                <w:sz w:val="18"/>
                <w:szCs w:val="18"/>
                <w:lang w:val="en-GB" w:eastAsia="fi-FI"/>
              </w:rPr>
              <w:t>,</w:t>
            </w:r>
            <w:r w:rsidRPr="006C081F">
              <w:rPr>
                <w:rFonts w:eastAsia="Times New Roman" w:cs="Times New Roman"/>
                <w:sz w:val="18"/>
                <w:szCs w:val="18"/>
                <w:lang w:val="en-GB" w:eastAsia="fi-FI"/>
              </w:rPr>
              <w:t xml:space="preserve"> then use the values </w:t>
            </w:r>
            <w:r w:rsidR="001603A6" w:rsidRPr="006C081F">
              <w:rPr>
                <w:rFonts w:eastAsia="Times New Roman" w:cs="Times New Roman"/>
                <w:sz w:val="18"/>
                <w:szCs w:val="18"/>
                <w:lang w:val="en-GB" w:eastAsia="fi-FI"/>
              </w:rPr>
              <w:t xml:space="preserve">of SDDFull </w:t>
            </w:r>
            <w:r w:rsidRPr="006C081F">
              <w:rPr>
                <w:rFonts w:eastAsia="Times New Roman" w:cs="Times New Roman"/>
                <w:sz w:val="18"/>
                <w:szCs w:val="18"/>
                <w:lang w:val="en-GB" w:eastAsia="fi-FI"/>
              </w:rPr>
              <w:t xml:space="preserve">in </w:t>
            </w:r>
            <w:r w:rsidR="0010276E">
              <w:fldChar w:fldCharType="begin"/>
            </w:r>
            <w:r w:rsidR="0010276E">
              <w:instrText xml:space="preserve"> REF _Ref413839681 \h  \* MERGEFORMAT </w:instrText>
            </w:r>
            <w:r w:rsidR="0010276E">
              <w:fldChar w:fldCharType="separate"/>
            </w:r>
            <w:r w:rsidR="00237E8B" w:rsidRPr="00237E8B">
              <w:rPr>
                <w:b/>
                <w:sz w:val="18"/>
                <w:szCs w:val="18"/>
                <w:lang w:val="en-US"/>
              </w:rPr>
              <w:t>SUEWS_Veg.txt</w:t>
            </w:r>
            <w:r w:rsidR="0010276E">
              <w:fldChar w:fldCharType="end"/>
            </w:r>
            <w:r w:rsidR="00ED13B7" w:rsidRPr="006C081F">
              <w:rPr>
                <w:rFonts w:eastAsia="Times New Roman" w:cs="Times New Roman"/>
                <w:sz w:val="18"/>
                <w:szCs w:val="18"/>
                <w:lang w:val="en-GB" w:eastAsia="fi-FI"/>
              </w:rPr>
              <w:t xml:space="preserve"> </w:t>
            </w:r>
            <w:r w:rsidRPr="006C081F">
              <w:rPr>
                <w:rFonts w:eastAsia="Times New Roman" w:cs="Times New Roman"/>
                <w:sz w:val="18"/>
                <w:szCs w:val="18"/>
                <w:lang w:val="en-GB" w:eastAsia="fi-FI"/>
              </w:rPr>
              <w:t>to guide your minimum value</w:t>
            </w:r>
          </w:p>
          <w:p w14:paraId="62334716" w14:textId="77777777" w:rsidR="003C08D4" w:rsidRPr="006C081F" w:rsidRDefault="001603A6" w:rsidP="00682AA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Needs to be a n</w:t>
            </w:r>
            <w:r w:rsidR="003C08D4" w:rsidRPr="006C081F">
              <w:rPr>
                <w:rFonts w:eastAsia="Times New Roman" w:cs="Times New Roman"/>
                <w:sz w:val="18"/>
                <w:szCs w:val="18"/>
                <w:lang w:val="en-GB" w:eastAsia="fi-FI"/>
              </w:rPr>
              <w:t xml:space="preserve">egative number or </w:t>
            </w:r>
            <w:r w:rsidRPr="006C081F">
              <w:rPr>
                <w:rFonts w:eastAsia="Times New Roman" w:cs="Times New Roman"/>
                <w:sz w:val="18"/>
                <w:szCs w:val="18"/>
                <w:lang w:val="en-GB" w:eastAsia="fi-FI"/>
              </w:rPr>
              <w:t xml:space="preserve"> </w:t>
            </w:r>
            <w:r w:rsidR="003C08D4" w:rsidRPr="006C081F">
              <w:rPr>
                <w:rFonts w:eastAsia="Times New Roman" w:cs="Times New Roman"/>
                <w:sz w:val="18"/>
                <w:szCs w:val="18"/>
                <w:lang w:val="en-GB" w:eastAsia="fi-FI"/>
              </w:rPr>
              <w:t>0</w:t>
            </w:r>
          </w:p>
          <w:p w14:paraId="643AF8FF" w14:textId="77777777" w:rsidR="00ED13B7" w:rsidRPr="006C081F" w:rsidRDefault="00ED13B7" w:rsidP="00ED13B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sz w:val="18"/>
                <w:szCs w:val="18"/>
                <w:lang w:val="en-GB"/>
              </w:rPr>
              <w:t>It is important that the vegetation characteristics are set correctly (i.e. is the starting period winter or summer).</w:t>
            </w:r>
          </w:p>
        </w:tc>
      </w:tr>
      <w:tr w:rsidR="009F6AD7" w:rsidRPr="006C081F" w14:paraId="3A877DDD" w14:textId="77777777" w:rsidTr="00ED13B7">
        <w:trPr>
          <w:cantSplit/>
        </w:trPr>
        <w:tc>
          <w:tcPr>
            <w:cnfStyle w:val="001000000000" w:firstRow="0" w:lastRow="0" w:firstColumn="1" w:lastColumn="0" w:oddVBand="0" w:evenVBand="0" w:oddHBand="0" w:evenHBand="0" w:firstRowFirstColumn="0" w:firstRowLastColumn="0" w:lastRowFirstColumn="0" w:lastRowLastColumn="0"/>
            <w:tcW w:w="9321" w:type="dxa"/>
            <w:gridSpan w:val="4"/>
          </w:tcPr>
          <w:p w14:paraId="57CEFB31" w14:textId="77777777" w:rsidR="009F6AD7" w:rsidRPr="006C081F" w:rsidRDefault="009F6AD7" w:rsidP="006D12C1">
            <w:pPr>
              <w:jc w:val="center"/>
              <w:rPr>
                <w:rFonts w:eastAsia="Times New Roman" w:cs="Times New Roman"/>
                <w:sz w:val="18"/>
                <w:szCs w:val="18"/>
                <w:lang w:val="en-GB" w:eastAsia="fi-FI"/>
              </w:rPr>
            </w:pPr>
            <w:r w:rsidRPr="006C081F">
              <w:rPr>
                <w:rFonts w:eastAsia="Times New Roman" w:cs="Times New Roman"/>
                <w:sz w:val="18"/>
                <w:szCs w:val="18"/>
                <w:lang w:val="en-GB" w:eastAsia="fi-FI"/>
              </w:rPr>
              <w:t>Above Ground State</w:t>
            </w:r>
          </w:p>
        </w:tc>
      </w:tr>
      <w:tr w:rsidR="001C7178" w:rsidRPr="006C081F" w14:paraId="4BADC4B4"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7AF452CF" w14:textId="77777777" w:rsidR="001C7178" w:rsidRPr="006C081F" w:rsidRDefault="001C7178" w:rsidP="00B70A5F">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PavedState</w:t>
            </w:r>
          </w:p>
        </w:tc>
        <w:tc>
          <w:tcPr>
            <w:tcW w:w="989" w:type="dxa"/>
          </w:tcPr>
          <w:p w14:paraId="0A19D300" w14:textId="77777777" w:rsidR="001C7178" w:rsidRPr="006C081F" w:rsidRDefault="001C7178"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1BC06DF6" w14:textId="77777777" w:rsidR="001C7178" w:rsidRPr="006C081F" w:rsidRDefault="001C7178"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5383" w:type="dxa"/>
          </w:tcPr>
          <w:p w14:paraId="40472A5E" w14:textId="77777777" w:rsidR="001C7178" w:rsidRPr="006C081F" w:rsidRDefault="001C7178" w:rsidP="001C7178">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 xml:space="preserve">Initial wetness state of paved surface (0 indicates dry, wet otherwise). </w:t>
            </w:r>
          </w:p>
          <w:p w14:paraId="0531343D" w14:textId="77777777" w:rsidR="001C7178" w:rsidRPr="006C081F" w:rsidRDefault="001C7178" w:rsidP="001C7178">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unknown, set to zero as the model will update these states quickly.</w:t>
            </w:r>
          </w:p>
        </w:tc>
      </w:tr>
      <w:tr w:rsidR="009F6AD7" w:rsidRPr="006C081F" w14:paraId="44BC9DEE"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645FFE3D" w14:textId="77777777" w:rsidR="009F6AD7" w:rsidRPr="006C081F" w:rsidRDefault="009F6AD7" w:rsidP="00B70A5F">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Bldg</w:t>
            </w:r>
            <w:r w:rsidR="001C7178" w:rsidRPr="006C081F">
              <w:rPr>
                <w:rFonts w:eastAsia="Times New Roman" w:cs="Times New Roman"/>
                <w:b w:val="0"/>
                <w:sz w:val="18"/>
                <w:szCs w:val="18"/>
                <w:lang w:val="en-GB" w:eastAsia="fi-FI"/>
              </w:rPr>
              <w:t>s</w:t>
            </w:r>
            <w:r w:rsidRPr="006C081F">
              <w:rPr>
                <w:rFonts w:eastAsia="Times New Roman" w:cs="Times New Roman"/>
                <w:b w:val="0"/>
                <w:sz w:val="18"/>
                <w:szCs w:val="18"/>
                <w:lang w:val="en-GB" w:eastAsia="fi-FI"/>
              </w:rPr>
              <w:t>State</w:t>
            </w:r>
          </w:p>
        </w:tc>
        <w:tc>
          <w:tcPr>
            <w:tcW w:w="989" w:type="dxa"/>
          </w:tcPr>
          <w:p w14:paraId="51A943A0" w14:textId="77777777" w:rsidR="009F6AD7" w:rsidRPr="006C081F" w:rsidRDefault="009F6AD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65942651" w14:textId="77777777" w:rsidR="009F6AD7" w:rsidRPr="006C081F" w:rsidRDefault="00F53C2F"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009F6AD7" w:rsidRPr="006C081F">
              <w:rPr>
                <w:rFonts w:eastAsia="Times New Roman" w:cs="Times New Roman"/>
                <w:sz w:val="18"/>
                <w:szCs w:val="18"/>
                <w:lang w:val="en-GB" w:eastAsia="fi-FI"/>
              </w:rPr>
              <w:t>m</w:t>
            </w:r>
          </w:p>
        </w:tc>
        <w:tc>
          <w:tcPr>
            <w:tcW w:w="5383" w:type="dxa"/>
          </w:tcPr>
          <w:p w14:paraId="7F8EDF6B" w14:textId="77777777" w:rsidR="009F6AD7" w:rsidRPr="006C081F" w:rsidRDefault="009F6AD7" w:rsidP="00F90CB2">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wetness state for</w:t>
            </w:r>
            <w:r w:rsidR="00F90CB2" w:rsidRPr="006C081F">
              <w:rPr>
                <w:rFonts w:eastAsia="Times New Roman" w:cs="Times New Roman"/>
                <w:sz w:val="18"/>
                <w:szCs w:val="18"/>
                <w:lang w:val="en-GB" w:eastAsia="fi-FI"/>
              </w:rPr>
              <w:t xml:space="preserve"> </w:t>
            </w:r>
            <w:r w:rsidR="002F0337" w:rsidRPr="006C081F">
              <w:rPr>
                <w:rFonts w:eastAsia="Times New Roman" w:cs="Times New Roman"/>
                <w:sz w:val="18"/>
                <w:szCs w:val="18"/>
                <w:lang w:val="en-GB" w:eastAsia="fi-FI"/>
              </w:rPr>
              <w:t>buildings</w:t>
            </w:r>
            <w:r w:rsidR="00F53C2F" w:rsidRPr="006C081F">
              <w:rPr>
                <w:rFonts w:eastAsia="Times New Roman" w:cs="Times New Roman"/>
                <w:sz w:val="18"/>
                <w:szCs w:val="18"/>
                <w:lang w:val="en-GB" w:eastAsia="fi-FI"/>
              </w:rPr>
              <w:t xml:space="preserve"> (0 indicates dry, wet otherwise). </w:t>
            </w:r>
          </w:p>
          <w:p w14:paraId="271DFE97" w14:textId="77777777" w:rsidR="00F53C2F" w:rsidRPr="006C081F" w:rsidRDefault="00F53C2F" w:rsidP="00F53C2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unknown, set to zero as the model will update these states quickly.</w:t>
            </w:r>
          </w:p>
        </w:tc>
      </w:tr>
      <w:tr w:rsidR="009F6AD7" w:rsidRPr="006C081F" w14:paraId="1DB031F6"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13037A59" w14:textId="77777777" w:rsidR="009F6AD7" w:rsidRPr="006C081F" w:rsidRDefault="009A7CD2" w:rsidP="001C7178">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E</w:t>
            </w:r>
            <w:r w:rsidR="001C7178" w:rsidRPr="006C081F">
              <w:rPr>
                <w:rFonts w:eastAsia="Times New Roman" w:cs="Times New Roman"/>
                <w:b w:val="0"/>
                <w:sz w:val="18"/>
                <w:szCs w:val="18"/>
                <w:lang w:val="en-GB" w:eastAsia="fi-FI"/>
              </w:rPr>
              <w:t>veTr</w:t>
            </w:r>
            <w:r w:rsidR="009F6AD7" w:rsidRPr="006C081F">
              <w:rPr>
                <w:rFonts w:eastAsia="Times New Roman" w:cs="Times New Roman"/>
                <w:b w:val="0"/>
                <w:sz w:val="18"/>
                <w:szCs w:val="18"/>
                <w:lang w:val="en-GB" w:eastAsia="fi-FI"/>
              </w:rPr>
              <w:t>State</w:t>
            </w:r>
          </w:p>
        </w:tc>
        <w:tc>
          <w:tcPr>
            <w:tcW w:w="989" w:type="dxa"/>
          </w:tcPr>
          <w:p w14:paraId="0779555E" w14:textId="77777777" w:rsidR="009F6AD7" w:rsidRPr="006C081F" w:rsidRDefault="009F6AD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54CCB0FE" w14:textId="77777777" w:rsidR="009F6AD7" w:rsidRPr="006C081F" w:rsidRDefault="00F53C2F"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009F6AD7" w:rsidRPr="006C081F">
              <w:rPr>
                <w:rFonts w:eastAsia="Times New Roman" w:cs="Times New Roman"/>
                <w:sz w:val="18"/>
                <w:szCs w:val="18"/>
                <w:lang w:val="en-GB" w:eastAsia="fi-FI"/>
              </w:rPr>
              <w:t>m</w:t>
            </w:r>
          </w:p>
        </w:tc>
        <w:tc>
          <w:tcPr>
            <w:tcW w:w="5383" w:type="dxa"/>
          </w:tcPr>
          <w:p w14:paraId="4BAEE2CE" w14:textId="77777777" w:rsidR="00F53C2F" w:rsidRPr="006C081F" w:rsidRDefault="009F6AD7" w:rsidP="00F53C2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 xml:space="preserve">Initial wetness state of </w:t>
            </w:r>
            <w:r w:rsidR="008F4A5E" w:rsidRPr="006C081F">
              <w:rPr>
                <w:rFonts w:eastAsia="Times New Roman" w:cs="Times New Roman"/>
                <w:sz w:val="18"/>
                <w:szCs w:val="18"/>
                <w:lang w:val="en-GB" w:eastAsia="fi-FI"/>
              </w:rPr>
              <w:t>evergreen tree</w:t>
            </w:r>
            <w:r w:rsidR="00F53C2F" w:rsidRPr="006C081F">
              <w:rPr>
                <w:rFonts w:eastAsia="Times New Roman" w:cs="Times New Roman"/>
                <w:sz w:val="18"/>
                <w:szCs w:val="18"/>
                <w:lang w:val="en-GB" w:eastAsia="fi-FI"/>
              </w:rPr>
              <w:t xml:space="preserve">s (0 indicates dry, wet otherwise). </w:t>
            </w:r>
          </w:p>
          <w:p w14:paraId="0F3FCD35" w14:textId="77777777" w:rsidR="009F6AD7" w:rsidRPr="006C081F" w:rsidRDefault="00F53C2F" w:rsidP="00F53C2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unknown, set to zero as the model will update these states quickly.</w:t>
            </w:r>
            <w:r w:rsidR="008F4A5E" w:rsidRPr="006C081F">
              <w:rPr>
                <w:rFonts w:eastAsia="Times New Roman" w:cs="Times New Roman"/>
                <w:sz w:val="18"/>
                <w:szCs w:val="18"/>
                <w:lang w:val="en-GB" w:eastAsia="fi-FI"/>
              </w:rPr>
              <w:t xml:space="preserve"> </w:t>
            </w:r>
          </w:p>
        </w:tc>
      </w:tr>
      <w:tr w:rsidR="009F6AD7" w:rsidRPr="006C081F" w14:paraId="70378935"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0B797DB1" w14:textId="77777777" w:rsidR="009F6AD7" w:rsidRPr="006C081F" w:rsidRDefault="001C7178" w:rsidP="00B70A5F">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DecTr</w:t>
            </w:r>
            <w:r w:rsidR="009F6AD7" w:rsidRPr="006C081F">
              <w:rPr>
                <w:rFonts w:eastAsia="Times New Roman" w:cs="Times New Roman"/>
                <w:b w:val="0"/>
                <w:sz w:val="18"/>
                <w:szCs w:val="18"/>
                <w:lang w:val="en-GB" w:eastAsia="fi-FI"/>
              </w:rPr>
              <w:t>State</w:t>
            </w:r>
          </w:p>
        </w:tc>
        <w:tc>
          <w:tcPr>
            <w:tcW w:w="989" w:type="dxa"/>
          </w:tcPr>
          <w:p w14:paraId="4ED7A22D" w14:textId="77777777" w:rsidR="009F6AD7" w:rsidRPr="006C081F" w:rsidRDefault="009F6AD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41757F00" w14:textId="77777777" w:rsidR="009F6AD7" w:rsidRPr="006C081F" w:rsidRDefault="00F53C2F"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009F6AD7" w:rsidRPr="006C081F">
              <w:rPr>
                <w:rFonts w:eastAsia="Times New Roman" w:cs="Times New Roman"/>
                <w:sz w:val="18"/>
                <w:szCs w:val="18"/>
                <w:lang w:val="en-GB" w:eastAsia="fi-FI"/>
              </w:rPr>
              <w:t>m</w:t>
            </w:r>
          </w:p>
        </w:tc>
        <w:tc>
          <w:tcPr>
            <w:tcW w:w="5383" w:type="dxa"/>
          </w:tcPr>
          <w:p w14:paraId="5395F6FE" w14:textId="77777777" w:rsidR="00F53C2F" w:rsidRPr="006C081F" w:rsidRDefault="002F0337" w:rsidP="00F53C2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wetness state of deciduous trees</w:t>
            </w:r>
            <w:r w:rsidR="008F4A5E" w:rsidRPr="006C081F">
              <w:rPr>
                <w:rFonts w:eastAsia="Times New Roman" w:cs="Times New Roman"/>
                <w:sz w:val="18"/>
                <w:szCs w:val="18"/>
                <w:lang w:val="en-GB" w:eastAsia="fi-FI"/>
              </w:rPr>
              <w:t xml:space="preserve"> </w:t>
            </w:r>
            <w:r w:rsidR="00F53C2F" w:rsidRPr="006C081F">
              <w:rPr>
                <w:rFonts w:eastAsia="Times New Roman" w:cs="Times New Roman"/>
                <w:sz w:val="18"/>
                <w:szCs w:val="18"/>
                <w:lang w:val="en-GB" w:eastAsia="fi-FI"/>
              </w:rPr>
              <w:t xml:space="preserve">(0 indicates dry, wet otherwise). </w:t>
            </w:r>
          </w:p>
          <w:p w14:paraId="3B315FDE" w14:textId="77777777" w:rsidR="009F6AD7" w:rsidRPr="006C081F" w:rsidRDefault="00F53C2F" w:rsidP="00F53C2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unknown, set to zero as the model will update these states quickly.</w:t>
            </w:r>
          </w:p>
        </w:tc>
      </w:tr>
      <w:tr w:rsidR="009F6AD7" w:rsidRPr="006C081F" w14:paraId="1D66DA26"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1D97B3FC" w14:textId="77777777" w:rsidR="009F6AD7" w:rsidRPr="006C081F" w:rsidRDefault="001C7178" w:rsidP="00B70A5F">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Grass</w:t>
            </w:r>
            <w:r w:rsidR="009F6AD7" w:rsidRPr="006C081F">
              <w:rPr>
                <w:rFonts w:eastAsia="Times New Roman" w:cs="Times New Roman"/>
                <w:b w:val="0"/>
                <w:sz w:val="18"/>
                <w:szCs w:val="18"/>
                <w:lang w:val="en-GB" w:eastAsia="fi-FI"/>
              </w:rPr>
              <w:t>State</w:t>
            </w:r>
          </w:p>
        </w:tc>
        <w:tc>
          <w:tcPr>
            <w:tcW w:w="989" w:type="dxa"/>
          </w:tcPr>
          <w:p w14:paraId="5FE09C97" w14:textId="77777777" w:rsidR="009F6AD7" w:rsidRPr="006C081F" w:rsidRDefault="009F6AD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46E44916" w14:textId="77777777" w:rsidR="009F6AD7" w:rsidRPr="006C081F" w:rsidRDefault="00F53C2F"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009F6AD7" w:rsidRPr="006C081F">
              <w:rPr>
                <w:rFonts w:eastAsia="Times New Roman" w:cs="Times New Roman"/>
                <w:sz w:val="18"/>
                <w:szCs w:val="18"/>
                <w:lang w:val="en-GB" w:eastAsia="fi-FI"/>
              </w:rPr>
              <w:t>m</w:t>
            </w:r>
          </w:p>
        </w:tc>
        <w:tc>
          <w:tcPr>
            <w:tcW w:w="5383" w:type="dxa"/>
          </w:tcPr>
          <w:p w14:paraId="3ED4B0FA" w14:textId="77777777" w:rsidR="00F53C2F" w:rsidRPr="006C081F" w:rsidRDefault="009F6AD7" w:rsidP="00F53C2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 xml:space="preserve">Initial wetness state of </w:t>
            </w:r>
            <w:r w:rsidR="002F0337" w:rsidRPr="006C081F">
              <w:rPr>
                <w:rFonts w:eastAsia="Times New Roman" w:cs="Times New Roman"/>
                <w:sz w:val="18"/>
                <w:szCs w:val="18"/>
                <w:lang w:val="en-GB" w:eastAsia="fi-FI"/>
              </w:rPr>
              <w:t>grass</w:t>
            </w:r>
            <w:r w:rsidR="008F4A5E" w:rsidRPr="006C081F">
              <w:rPr>
                <w:rFonts w:eastAsia="Times New Roman" w:cs="Times New Roman"/>
                <w:sz w:val="18"/>
                <w:szCs w:val="18"/>
                <w:lang w:val="en-GB" w:eastAsia="fi-FI"/>
              </w:rPr>
              <w:t xml:space="preserve"> </w:t>
            </w:r>
            <w:r w:rsidR="00F53C2F" w:rsidRPr="006C081F">
              <w:rPr>
                <w:rFonts w:eastAsia="Times New Roman" w:cs="Times New Roman"/>
                <w:sz w:val="18"/>
                <w:szCs w:val="18"/>
                <w:lang w:val="en-GB" w:eastAsia="fi-FI"/>
              </w:rPr>
              <w:t xml:space="preserve">(0 indicates dry, wet otherwise). </w:t>
            </w:r>
          </w:p>
          <w:p w14:paraId="00963473" w14:textId="77777777" w:rsidR="009F6AD7" w:rsidRPr="006C081F" w:rsidRDefault="00F53C2F" w:rsidP="00F53C2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unknown, set to zero as the model will update these states quickly.</w:t>
            </w:r>
          </w:p>
        </w:tc>
      </w:tr>
      <w:tr w:rsidR="009F6AD7" w:rsidRPr="006C081F" w14:paraId="210A7600"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0DCBAA64" w14:textId="77777777" w:rsidR="009F6AD7" w:rsidRPr="006C081F" w:rsidRDefault="001C7178" w:rsidP="00B70A5F">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BSoil</w:t>
            </w:r>
            <w:r w:rsidR="009F6AD7" w:rsidRPr="006C081F">
              <w:rPr>
                <w:rFonts w:eastAsia="Times New Roman" w:cs="Times New Roman"/>
                <w:b w:val="0"/>
                <w:sz w:val="18"/>
                <w:szCs w:val="18"/>
                <w:lang w:val="en-GB" w:eastAsia="fi-FI"/>
              </w:rPr>
              <w:t>State</w:t>
            </w:r>
          </w:p>
        </w:tc>
        <w:tc>
          <w:tcPr>
            <w:tcW w:w="989" w:type="dxa"/>
          </w:tcPr>
          <w:p w14:paraId="5954815A" w14:textId="77777777" w:rsidR="009F6AD7" w:rsidRPr="006C081F" w:rsidRDefault="009F6AD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19F332AD" w14:textId="77777777" w:rsidR="009F6AD7" w:rsidRPr="006C081F" w:rsidRDefault="00F53C2F"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009F6AD7" w:rsidRPr="006C081F">
              <w:rPr>
                <w:rFonts w:eastAsia="Times New Roman" w:cs="Times New Roman"/>
                <w:sz w:val="18"/>
                <w:szCs w:val="18"/>
                <w:lang w:val="en-GB" w:eastAsia="fi-FI"/>
              </w:rPr>
              <w:t>m</w:t>
            </w:r>
          </w:p>
        </w:tc>
        <w:tc>
          <w:tcPr>
            <w:tcW w:w="5383" w:type="dxa"/>
          </w:tcPr>
          <w:p w14:paraId="21EBD1E5" w14:textId="77777777" w:rsidR="00F53C2F" w:rsidRPr="006C081F" w:rsidRDefault="009F6AD7" w:rsidP="00F53C2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 xml:space="preserve">Initial wetness state of </w:t>
            </w:r>
            <w:r w:rsidR="001C7178" w:rsidRPr="006C081F">
              <w:rPr>
                <w:rFonts w:eastAsia="Times New Roman" w:cs="Times New Roman"/>
                <w:sz w:val="18"/>
                <w:szCs w:val="18"/>
                <w:lang w:val="en-GB" w:eastAsia="fi-FI"/>
              </w:rPr>
              <w:t xml:space="preserve">bare soil surface </w:t>
            </w:r>
            <w:r w:rsidR="00F53C2F" w:rsidRPr="006C081F">
              <w:rPr>
                <w:rFonts w:eastAsia="Times New Roman" w:cs="Times New Roman"/>
                <w:sz w:val="18"/>
                <w:szCs w:val="18"/>
                <w:lang w:val="en-GB" w:eastAsia="fi-FI"/>
              </w:rPr>
              <w:t xml:space="preserve">(0 indicates dry, wet otherwise). </w:t>
            </w:r>
          </w:p>
          <w:p w14:paraId="6EDFF6C2" w14:textId="77777777" w:rsidR="009F6AD7" w:rsidRPr="006C081F" w:rsidRDefault="00F53C2F" w:rsidP="00F53C2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If unknown, set to zero as the model will update these states quickly.</w:t>
            </w:r>
            <w:r w:rsidR="008F4A5E" w:rsidRPr="006C081F">
              <w:rPr>
                <w:rFonts w:eastAsia="Times New Roman" w:cs="Times New Roman"/>
                <w:sz w:val="18"/>
                <w:szCs w:val="18"/>
                <w:lang w:val="en-GB" w:eastAsia="fi-FI"/>
              </w:rPr>
              <w:t xml:space="preserve"> </w:t>
            </w:r>
          </w:p>
        </w:tc>
      </w:tr>
      <w:tr w:rsidR="009F6AD7" w:rsidRPr="006C081F" w14:paraId="47593A04" w14:textId="77777777" w:rsidTr="006C081F">
        <w:trPr>
          <w:cnfStyle w:val="000000100000" w:firstRow="0" w:lastRow="0" w:firstColumn="0" w:lastColumn="0" w:oddVBand="0" w:evenVBand="0" w:oddHBand="1" w:evenHBand="0" w:firstRowFirstColumn="0" w:firstRowLastColumn="0" w:lastRowFirstColumn="0" w:lastRowLastColumn="0"/>
          <w:cantSplit/>
          <w:trHeight w:val="60"/>
        </w:trPr>
        <w:tc>
          <w:tcPr>
            <w:cnfStyle w:val="001000000000" w:firstRow="0" w:lastRow="0" w:firstColumn="1" w:lastColumn="0" w:oddVBand="0" w:evenVBand="0" w:oddHBand="0" w:evenHBand="0" w:firstRowFirstColumn="0" w:firstRowLastColumn="0" w:lastRowFirstColumn="0" w:lastRowLastColumn="0"/>
            <w:tcW w:w="2233" w:type="dxa"/>
          </w:tcPr>
          <w:p w14:paraId="295DABDA" w14:textId="77777777" w:rsidR="009F6AD7" w:rsidRPr="006C081F" w:rsidRDefault="009F6AD7" w:rsidP="00B70A5F">
            <w:pPr>
              <w:rPr>
                <w:b w:val="0"/>
                <w:sz w:val="18"/>
                <w:szCs w:val="18"/>
                <w:lang w:val="en-GB"/>
              </w:rPr>
            </w:pPr>
            <w:r w:rsidRPr="006C081F">
              <w:rPr>
                <w:b w:val="0"/>
                <w:sz w:val="18"/>
                <w:szCs w:val="18"/>
                <w:lang w:val="en-GB"/>
              </w:rPr>
              <w:t>WaterState</w:t>
            </w:r>
          </w:p>
        </w:tc>
        <w:tc>
          <w:tcPr>
            <w:tcW w:w="989" w:type="dxa"/>
          </w:tcPr>
          <w:p w14:paraId="09969979" w14:textId="77777777" w:rsidR="009F6AD7" w:rsidRPr="006C081F" w:rsidRDefault="009F6AD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718A712C" w14:textId="77777777" w:rsidR="009F6AD7" w:rsidRPr="006C081F" w:rsidRDefault="00F53C2F"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009F6AD7" w:rsidRPr="006C081F">
              <w:rPr>
                <w:rFonts w:eastAsia="Times New Roman" w:cs="Times New Roman"/>
                <w:sz w:val="18"/>
                <w:szCs w:val="18"/>
                <w:lang w:val="en-GB" w:eastAsia="fi-FI"/>
              </w:rPr>
              <w:t>m</w:t>
            </w:r>
          </w:p>
        </w:tc>
        <w:tc>
          <w:tcPr>
            <w:tcW w:w="5383" w:type="dxa"/>
          </w:tcPr>
          <w:p w14:paraId="6724AA5B" w14:textId="77777777" w:rsidR="009F6AD7" w:rsidRPr="006C081F" w:rsidRDefault="00F90CB2" w:rsidP="00F90CB2">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 xml:space="preserve">Initial state of </w:t>
            </w:r>
            <w:r w:rsidR="007C7854" w:rsidRPr="006C081F">
              <w:rPr>
                <w:rFonts w:eastAsia="Times New Roman" w:cs="Times New Roman"/>
                <w:sz w:val="18"/>
                <w:szCs w:val="18"/>
                <w:lang w:val="en-GB" w:eastAsia="fi-FI"/>
              </w:rPr>
              <w:t>water</w:t>
            </w:r>
            <w:r w:rsidR="001C7178" w:rsidRPr="006C081F">
              <w:rPr>
                <w:rFonts w:eastAsia="Times New Roman" w:cs="Times New Roman"/>
                <w:sz w:val="18"/>
                <w:szCs w:val="18"/>
                <w:lang w:val="en-GB" w:eastAsia="fi-FI"/>
              </w:rPr>
              <w:t xml:space="preserve"> surface</w:t>
            </w:r>
            <w:r w:rsidR="00F53C2F" w:rsidRPr="006C081F">
              <w:rPr>
                <w:rFonts w:eastAsia="Times New Roman" w:cs="Times New Roman"/>
                <w:sz w:val="18"/>
                <w:szCs w:val="18"/>
                <w:lang w:val="en-GB" w:eastAsia="fi-FI"/>
              </w:rPr>
              <w:t xml:space="preserve"> (must be set &gt; 0, as 0 indicates dry surface).</w:t>
            </w:r>
          </w:p>
          <w:p w14:paraId="04A84B31" w14:textId="77777777" w:rsidR="000A4BC3" w:rsidRPr="006C081F" w:rsidRDefault="000A4BC3" w:rsidP="000A4BC3">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 xml:space="preserve">For a large water body (e.g. river, sea, lake) set WaterState to a large value, e.g. 20000 </w:t>
            </w:r>
            <w:r w:rsidR="00FF2F9F" w:rsidRPr="006C081F">
              <w:rPr>
                <w:rFonts w:eastAsia="Times New Roman" w:cs="Times New Roman"/>
                <w:sz w:val="18"/>
                <w:szCs w:val="18"/>
                <w:lang w:val="en-GB" w:eastAsia="fi-FI"/>
              </w:rPr>
              <w:t>mm</w:t>
            </w:r>
            <w:r w:rsidRPr="006C081F">
              <w:rPr>
                <w:rFonts w:eastAsia="Times New Roman" w:cs="Times New Roman"/>
                <w:sz w:val="18"/>
                <w:szCs w:val="18"/>
                <w:lang w:val="en-GB" w:eastAsia="fi-FI"/>
              </w:rPr>
              <w:t>; for small water bodies (e.g. ponds, fountains) set WaterState to smaller value, e.g. 1000 mm.</w:t>
            </w:r>
          </w:p>
        </w:tc>
      </w:tr>
      <w:tr w:rsidR="009F6AD7" w:rsidRPr="006C081F" w14:paraId="2225260A"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45139387" w14:textId="77777777" w:rsidR="009F6AD7" w:rsidRPr="006C081F" w:rsidRDefault="007C7854" w:rsidP="00B70A5F">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LAIinitialE</w:t>
            </w:r>
            <w:r w:rsidR="000131FC" w:rsidRPr="006C081F">
              <w:rPr>
                <w:rFonts w:eastAsia="Times New Roman" w:cs="Times New Roman"/>
                <w:b w:val="0"/>
                <w:sz w:val="18"/>
                <w:szCs w:val="18"/>
                <w:lang w:val="en-GB" w:eastAsia="fi-FI"/>
              </w:rPr>
              <w:t>ve</w:t>
            </w:r>
            <w:r w:rsidRPr="006C081F">
              <w:rPr>
                <w:rFonts w:eastAsia="Times New Roman" w:cs="Times New Roman"/>
                <w:b w:val="0"/>
                <w:sz w:val="18"/>
                <w:szCs w:val="18"/>
                <w:lang w:val="en-GB" w:eastAsia="fi-FI"/>
              </w:rPr>
              <w:t>T</w:t>
            </w:r>
            <w:r w:rsidR="000131FC" w:rsidRPr="006C081F">
              <w:rPr>
                <w:rFonts w:eastAsia="Times New Roman" w:cs="Times New Roman"/>
                <w:b w:val="0"/>
                <w:sz w:val="18"/>
                <w:szCs w:val="18"/>
                <w:lang w:val="en-GB" w:eastAsia="fi-FI"/>
              </w:rPr>
              <w:t>r</w:t>
            </w:r>
          </w:p>
        </w:tc>
        <w:tc>
          <w:tcPr>
            <w:tcW w:w="989" w:type="dxa"/>
          </w:tcPr>
          <w:p w14:paraId="1B0F8759" w14:textId="77777777" w:rsidR="009F6AD7" w:rsidRPr="006C081F" w:rsidRDefault="009F6AD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3DC82AFD" w14:textId="77777777" w:rsidR="009F6AD7" w:rsidRPr="006C081F" w:rsidRDefault="009F6AD7" w:rsidP="00B70A5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Pr="006C081F">
              <w:rPr>
                <w:rFonts w:eastAsia="Times New Roman" w:cs="Times New Roman"/>
                <w:sz w:val="18"/>
                <w:szCs w:val="18"/>
                <w:vertAlign w:val="superscript"/>
                <w:lang w:val="en-GB" w:eastAsia="fi-FI"/>
              </w:rPr>
              <w:t>2</w:t>
            </w:r>
            <w:r w:rsidRPr="006C081F">
              <w:rPr>
                <w:rFonts w:eastAsia="Times New Roman" w:cs="Times New Roman"/>
                <w:sz w:val="18"/>
                <w:szCs w:val="18"/>
                <w:lang w:val="en-GB" w:eastAsia="fi-FI"/>
              </w:rPr>
              <w:t xml:space="preserve"> m</w:t>
            </w:r>
            <w:r w:rsidRPr="006C081F">
              <w:rPr>
                <w:rFonts w:eastAsia="Times New Roman" w:cs="Times New Roman"/>
                <w:sz w:val="18"/>
                <w:szCs w:val="18"/>
                <w:vertAlign w:val="superscript"/>
                <w:lang w:val="en-GB" w:eastAsia="fi-FI"/>
              </w:rPr>
              <w:t>-2</w:t>
            </w:r>
          </w:p>
        </w:tc>
        <w:tc>
          <w:tcPr>
            <w:tcW w:w="5383" w:type="dxa"/>
          </w:tcPr>
          <w:p w14:paraId="4325F497" w14:textId="77777777" w:rsidR="009F6AD7" w:rsidRPr="006C081F" w:rsidRDefault="009F6AD7" w:rsidP="00817ED9">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LAI</w:t>
            </w:r>
            <w:r w:rsidR="002F0337" w:rsidRPr="006C081F">
              <w:rPr>
                <w:rFonts w:eastAsia="Times New Roman" w:cs="Times New Roman"/>
                <w:sz w:val="18"/>
                <w:szCs w:val="18"/>
                <w:lang w:val="en-GB" w:eastAsia="fi-FI"/>
              </w:rPr>
              <w:t xml:space="preserve"> for evergreen trees</w:t>
            </w:r>
            <w:r w:rsidRPr="006C081F">
              <w:rPr>
                <w:rFonts w:eastAsia="Times New Roman" w:cs="Times New Roman"/>
                <w:sz w:val="18"/>
                <w:szCs w:val="18"/>
                <w:lang w:val="en-GB" w:eastAsia="fi-FI"/>
              </w:rPr>
              <w:t xml:space="preserve"> </w:t>
            </w:r>
          </w:p>
        </w:tc>
      </w:tr>
      <w:tr w:rsidR="009F6AD7" w:rsidRPr="006C081F" w14:paraId="0265B4A1"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063117AA" w14:textId="77777777" w:rsidR="009F6AD7" w:rsidRPr="006C081F" w:rsidRDefault="009F6AD7" w:rsidP="00A56B46">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LAIinitial</w:t>
            </w:r>
            <w:r w:rsidR="007C7854" w:rsidRPr="006C081F">
              <w:rPr>
                <w:rFonts w:eastAsia="Times New Roman" w:cs="Times New Roman"/>
                <w:b w:val="0"/>
                <w:sz w:val="18"/>
                <w:szCs w:val="18"/>
                <w:lang w:val="en-GB" w:eastAsia="fi-FI"/>
              </w:rPr>
              <w:t>D</w:t>
            </w:r>
            <w:r w:rsidR="000131FC" w:rsidRPr="006C081F">
              <w:rPr>
                <w:rFonts w:eastAsia="Times New Roman" w:cs="Times New Roman"/>
                <w:b w:val="0"/>
                <w:sz w:val="18"/>
                <w:szCs w:val="18"/>
                <w:lang w:val="en-GB" w:eastAsia="fi-FI"/>
              </w:rPr>
              <w:t>ec</w:t>
            </w:r>
            <w:r w:rsidR="007C7854" w:rsidRPr="006C081F">
              <w:rPr>
                <w:rFonts w:eastAsia="Times New Roman" w:cs="Times New Roman"/>
                <w:b w:val="0"/>
                <w:sz w:val="18"/>
                <w:szCs w:val="18"/>
                <w:lang w:val="en-GB" w:eastAsia="fi-FI"/>
              </w:rPr>
              <w:t>T</w:t>
            </w:r>
            <w:r w:rsidR="000131FC" w:rsidRPr="006C081F">
              <w:rPr>
                <w:rFonts w:eastAsia="Times New Roman" w:cs="Times New Roman"/>
                <w:b w:val="0"/>
                <w:sz w:val="18"/>
                <w:szCs w:val="18"/>
                <w:lang w:val="en-GB" w:eastAsia="fi-FI"/>
              </w:rPr>
              <w:t>r</w:t>
            </w:r>
          </w:p>
        </w:tc>
        <w:tc>
          <w:tcPr>
            <w:tcW w:w="989" w:type="dxa"/>
          </w:tcPr>
          <w:p w14:paraId="246599EB" w14:textId="77777777" w:rsidR="009F6AD7" w:rsidRPr="006C081F" w:rsidRDefault="009F6AD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68CE98F2" w14:textId="77777777" w:rsidR="009F6AD7" w:rsidRPr="006C081F" w:rsidRDefault="009F6AD7" w:rsidP="00B70A5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Pr="006C081F">
              <w:rPr>
                <w:rFonts w:eastAsia="Times New Roman" w:cs="Times New Roman"/>
                <w:sz w:val="18"/>
                <w:szCs w:val="18"/>
                <w:vertAlign w:val="superscript"/>
                <w:lang w:val="en-GB" w:eastAsia="fi-FI"/>
              </w:rPr>
              <w:t>2</w:t>
            </w:r>
            <w:r w:rsidRPr="006C081F">
              <w:rPr>
                <w:rFonts w:eastAsia="Times New Roman" w:cs="Times New Roman"/>
                <w:sz w:val="18"/>
                <w:szCs w:val="18"/>
                <w:lang w:val="en-GB" w:eastAsia="fi-FI"/>
              </w:rPr>
              <w:t xml:space="preserve"> m</w:t>
            </w:r>
            <w:r w:rsidRPr="006C081F">
              <w:rPr>
                <w:rFonts w:eastAsia="Times New Roman" w:cs="Times New Roman"/>
                <w:sz w:val="18"/>
                <w:szCs w:val="18"/>
                <w:vertAlign w:val="superscript"/>
                <w:lang w:val="en-GB" w:eastAsia="fi-FI"/>
              </w:rPr>
              <w:t>-2</w:t>
            </w:r>
          </w:p>
        </w:tc>
        <w:tc>
          <w:tcPr>
            <w:tcW w:w="5383" w:type="dxa"/>
          </w:tcPr>
          <w:p w14:paraId="58CE6E2E" w14:textId="77777777" w:rsidR="009F6AD7" w:rsidRPr="006C081F" w:rsidRDefault="002F033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LAI for deciduous trees</w:t>
            </w:r>
          </w:p>
        </w:tc>
      </w:tr>
      <w:tr w:rsidR="009F6AD7" w:rsidRPr="006C081F" w14:paraId="51C8E6E1"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12CF36C5" w14:textId="77777777" w:rsidR="009F6AD7" w:rsidRPr="006C081F" w:rsidRDefault="009F6AD7" w:rsidP="00A56B46">
            <w:pPr>
              <w:rPr>
                <w:rFonts w:eastAsia="Times New Roman" w:cs="Times New Roman"/>
                <w:b w:val="0"/>
                <w:sz w:val="18"/>
                <w:szCs w:val="18"/>
                <w:lang w:val="en-GB" w:eastAsia="fi-FI"/>
              </w:rPr>
            </w:pPr>
            <w:r w:rsidRPr="006C081F">
              <w:rPr>
                <w:rFonts w:eastAsia="Times New Roman" w:cs="Times New Roman"/>
                <w:b w:val="0"/>
                <w:sz w:val="18"/>
                <w:szCs w:val="18"/>
                <w:lang w:val="en-GB" w:eastAsia="fi-FI"/>
              </w:rPr>
              <w:t>LAIinitial</w:t>
            </w:r>
            <w:r w:rsidR="000131FC" w:rsidRPr="006C081F">
              <w:rPr>
                <w:rFonts w:eastAsia="Times New Roman" w:cs="Times New Roman"/>
                <w:b w:val="0"/>
                <w:sz w:val="18"/>
                <w:szCs w:val="18"/>
                <w:lang w:val="en-GB" w:eastAsia="fi-FI"/>
              </w:rPr>
              <w:t>Grass</w:t>
            </w:r>
          </w:p>
        </w:tc>
        <w:tc>
          <w:tcPr>
            <w:tcW w:w="989" w:type="dxa"/>
          </w:tcPr>
          <w:p w14:paraId="3274D27A" w14:textId="77777777" w:rsidR="009F6AD7" w:rsidRPr="006C081F" w:rsidRDefault="009F6AD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46BB518F" w14:textId="77777777" w:rsidR="009F6AD7" w:rsidRPr="006C081F" w:rsidRDefault="009F6AD7" w:rsidP="00B70A5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Pr="006C081F">
              <w:rPr>
                <w:rFonts w:eastAsia="Times New Roman" w:cs="Times New Roman"/>
                <w:sz w:val="18"/>
                <w:szCs w:val="18"/>
                <w:vertAlign w:val="superscript"/>
                <w:lang w:val="en-GB" w:eastAsia="fi-FI"/>
              </w:rPr>
              <w:t>2</w:t>
            </w:r>
            <w:r w:rsidRPr="006C081F">
              <w:rPr>
                <w:rFonts w:eastAsia="Times New Roman" w:cs="Times New Roman"/>
                <w:sz w:val="18"/>
                <w:szCs w:val="18"/>
                <w:lang w:val="en-GB" w:eastAsia="fi-FI"/>
              </w:rPr>
              <w:t xml:space="preserve"> m</w:t>
            </w:r>
            <w:r w:rsidRPr="006C081F">
              <w:rPr>
                <w:rFonts w:eastAsia="Times New Roman" w:cs="Times New Roman"/>
                <w:sz w:val="18"/>
                <w:szCs w:val="18"/>
                <w:vertAlign w:val="superscript"/>
                <w:lang w:val="en-GB" w:eastAsia="fi-FI"/>
              </w:rPr>
              <w:t>-2</w:t>
            </w:r>
          </w:p>
        </w:tc>
        <w:tc>
          <w:tcPr>
            <w:tcW w:w="5383" w:type="dxa"/>
          </w:tcPr>
          <w:p w14:paraId="1B34C07B" w14:textId="77777777" w:rsidR="009F6AD7" w:rsidRPr="006C081F" w:rsidRDefault="002F033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LAI for irrigated grass</w:t>
            </w:r>
          </w:p>
        </w:tc>
      </w:tr>
      <w:tr w:rsidR="009F6AD7" w:rsidRPr="006C081F" w14:paraId="035C6B2E" w14:textId="77777777" w:rsidTr="00ED13B7">
        <w:trPr>
          <w:cnfStyle w:val="000000100000" w:firstRow="0" w:lastRow="0" w:firstColumn="0" w:lastColumn="0" w:oddVBand="0" w:evenVBand="0" w:oddHBand="1" w:evenHBand="0" w:firstRowFirstColumn="0" w:firstRowLastColumn="0" w:lastRowFirstColumn="0" w:lastRowLastColumn="0"/>
          <w:cantSplit/>
          <w:trHeight w:val="60"/>
        </w:trPr>
        <w:tc>
          <w:tcPr>
            <w:cnfStyle w:val="001000000000" w:firstRow="0" w:lastRow="0" w:firstColumn="1" w:lastColumn="0" w:oddVBand="0" w:evenVBand="0" w:oddHBand="0" w:evenHBand="0" w:firstRowFirstColumn="0" w:firstRowLastColumn="0" w:lastRowFirstColumn="0" w:lastRowLastColumn="0"/>
            <w:tcW w:w="9321" w:type="dxa"/>
            <w:gridSpan w:val="4"/>
          </w:tcPr>
          <w:p w14:paraId="234E286C" w14:textId="77777777" w:rsidR="009F6AD7" w:rsidRPr="006C081F" w:rsidRDefault="009F6AD7" w:rsidP="006D12C1">
            <w:pPr>
              <w:jc w:val="center"/>
              <w:rPr>
                <w:rFonts w:eastAsia="Times New Roman" w:cs="Times New Roman"/>
                <w:sz w:val="18"/>
                <w:szCs w:val="18"/>
                <w:lang w:val="en-GB" w:eastAsia="fi-FI"/>
              </w:rPr>
            </w:pPr>
            <w:r w:rsidRPr="006C081F">
              <w:rPr>
                <w:rFonts w:eastAsia="Times New Roman" w:cs="Times New Roman"/>
                <w:sz w:val="18"/>
                <w:szCs w:val="18"/>
                <w:lang w:val="en-GB" w:eastAsia="fi-FI"/>
              </w:rPr>
              <w:t>Below Ground State</w:t>
            </w:r>
          </w:p>
          <w:p w14:paraId="0871732E" w14:textId="77777777" w:rsidR="006D12C1" w:rsidRPr="006C081F" w:rsidRDefault="006D12C1" w:rsidP="000131FC">
            <w:pPr>
              <w:pStyle w:val="ListParagraph"/>
              <w:ind w:left="0"/>
              <w:jc w:val="both"/>
              <w:rPr>
                <w:rFonts w:eastAsia="Times New Roman" w:cs="Times New Roman"/>
                <w:b w:val="0"/>
                <w:sz w:val="18"/>
                <w:szCs w:val="18"/>
                <w:lang w:val="en-GB" w:eastAsia="fi-FI"/>
              </w:rPr>
            </w:pPr>
            <w:r w:rsidRPr="006C081F">
              <w:rPr>
                <w:rFonts w:eastAsia="Times New Roman" w:cs="Times New Roman"/>
                <w:b w:val="0"/>
                <w:sz w:val="18"/>
                <w:szCs w:val="18"/>
                <w:lang w:val="en-GB" w:eastAsia="fi-FI"/>
              </w:rPr>
              <w:t>Note</w:t>
            </w:r>
            <w:r w:rsidR="000E2578" w:rsidRPr="006C081F">
              <w:rPr>
                <w:rFonts w:eastAsia="Times New Roman" w:cs="Times New Roman"/>
                <w:b w:val="0"/>
                <w:sz w:val="18"/>
                <w:szCs w:val="18"/>
                <w:lang w:val="en-GB" w:eastAsia="fi-FI"/>
              </w:rPr>
              <w:t>!</w:t>
            </w:r>
            <w:r w:rsidR="00A56B46" w:rsidRPr="006C081F">
              <w:rPr>
                <w:rFonts w:eastAsia="Times New Roman" w:cs="Times New Roman"/>
                <w:b w:val="0"/>
                <w:sz w:val="18"/>
                <w:szCs w:val="18"/>
                <w:lang w:val="en-GB" w:eastAsia="fi-FI"/>
              </w:rPr>
              <w:t xml:space="preserve"> </w:t>
            </w:r>
            <w:r w:rsidR="000131FC" w:rsidRPr="006C081F">
              <w:rPr>
                <w:rFonts w:eastAsia="Times New Roman" w:cs="Times New Roman"/>
                <w:b w:val="0"/>
                <w:sz w:val="18"/>
                <w:szCs w:val="18"/>
                <w:lang w:val="en-GB" w:eastAsia="fi-FI"/>
              </w:rPr>
              <w:t>N</w:t>
            </w:r>
            <w:r w:rsidR="000E2578" w:rsidRPr="006C081F">
              <w:rPr>
                <w:rFonts w:eastAsia="Times New Roman" w:cs="Times New Roman"/>
                <w:b w:val="0"/>
                <w:sz w:val="18"/>
                <w:szCs w:val="18"/>
                <w:lang w:val="en-GB" w:eastAsia="fi-FI"/>
              </w:rPr>
              <w:t xml:space="preserve">o soil store </w:t>
            </w:r>
            <w:r w:rsidR="000131FC" w:rsidRPr="006C081F">
              <w:rPr>
                <w:rFonts w:eastAsia="Times New Roman" w:cs="Times New Roman"/>
                <w:b w:val="0"/>
                <w:sz w:val="18"/>
                <w:szCs w:val="18"/>
                <w:lang w:val="en-GB" w:eastAsia="fi-FI"/>
              </w:rPr>
              <w:t>below water</w:t>
            </w:r>
            <w:r w:rsidR="000E2578" w:rsidRPr="006C081F">
              <w:rPr>
                <w:rFonts w:eastAsia="Times New Roman" w:cs="Times New Roman"/>
                <w:b w:val="0"/>
                <w:sz w:val="18"/>
                <w:szCs w:val="18"/>
                <w:lang w:val="en-GB" w:eastAsia="fi-FI"/>
              </w:rPr>
              <w:t>.</w:t>
            </w:r>
            <w:r w:rsidR="00A56B46" w:rsidRPr="006C081F">
              <w:rPr>
                <w:rFonts w:eastAsia="Times New Roman" w:cs="Times New Roman"/>
                <w:b w:val="0"/>
                <w:sz w:val="18"/>
                <w:szCs w:val="18"/>
                <w:lang w:val="en-GB" w:eastAsia="fi-FI"/>
              </w:rPr>
              <w:t xml:space="preserve"> </w:t>
            </w:r>
            <w:r w:rsidR="000E2578" w:rsidRPr="006C081F">
              <w:rPr>
                <w:rFonts w:eastAsia="Times New Roman" w:cs="Times New Roman"/>
                <w:b w:val="0"/>
                <w:sz w:val="18"/>
                <w:szCs w:val="18"/>
                <w:lang w:val="en-GB" w:eastAsia="fi-FI"/>
              </w:rPr>
              <w:t>H</w:t>
            </w:r>
            <w:r w:rsidRPr="006C081F">
              <w:rPr>
                <w:rFonts w:eastAsia="Times New Roman" w:cs="Times New Roman"/>
                <w:b w:val="0"/>
                <w:sz w:val="18"/>
                <w:szCs w:val="18"/>
                <w:lang w:val="en-GB" w:eastAsia="fi-FI"/>
              </w:rPr>
              <w:t>orizontal movement</w:t>
            </w:r>
            <w:r w:rsidR="000E2578" w:rsidRPr="006C081F">
              <w:rPr>
                <w:rFonts w:eastAsia="Times New Roman" w:cs="Times New Roman"/>
                <w:b w:val="0"/>
                <w:sz w:val="18"/>
                <w:szCs w:val="18"/>
                <w:lang w:val="en-GB" w:eastAsia="fi-FI"/>
              </w:rPr>
              <w:t>s</w:t>
            </w:r>
            <w:r w:rsidRPr="006C081F">
              <w:rPr>
                <w:rFonts w:eastAsia="Times New Roman" w:cs="Times New Roman"/>
                <w:b w:val="0"/>
                <w:sz w:val="18"/>
                <w:szCs w:val="18"/>
                <w:lang w:val="en-GB" w:eastAsia="fi-FI"/>
              </w:rPr>
              <w:t xml:space="preserve"> </w:t>
            </w:r>
            <w:r w:rsidR="000E2578" w:rsidRPr="006C081F">
              <w:rPr>
                <w:rFonts w:eastAsia="Times New Roman" w:cs="Times New Roman"/>
                <w:b w:val="0"/>
                <w:sz w:val="18"/>
                <w:szCs w:val="18"/>
                <w:lang w:val="en-GB" w:eastAsia="fi-FI"/>
              </w:rPr>
              <w:t>are</w:t>
            </w:r>
            <w:r w:rsidRPr="006C081F">
              <w:rPr>
                <w:rFonts w:eastAsia="Times New Roman" w:cs="Times New Roman"/>
                <w:b w:val="0"/>
                <w:sz w:val="18"/>
                <w:szCs w:val="18"/>
                <w:lang w:val="en-GB" w:eastAsia="fi-FI"/>
              </w:rPr>
              <w:t xml:space="preserve"> permitted between the soil stores </w:t>
            </w:r>
            <w:r w:rsidR="000E2578" w:rsidRPr="006C081F">
              <w:rPr>
                <w:rFonts w:eastAsia="Times New Roman" w:cs="Times New Roman"/>
                <w:b w:val="0"/>
                <w:sz w:val="18"/>
                <w:szCs w:val="18"/>
                <w:lang w:val="en-GB" w:eastAsia="fi-FI"/>
              </w:rPr>
              <w:t>(see section 4.5)</w:t>
            </w:r>
          </w:p>
        </w:tc>
      </w:tr>
      <w:tr w:rsidR="003D01B7" w:rsidRPr="006C081F" w14:paraId="72512578"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0B88716C" w14:textId="77777777" w:rsidR="003D01B7" w:rsidRPr="006C081F" w:rsidRDefault="003D01B7" w:rsidP="00813C5A">
            <w:pPr>
              <w:rPr>
                <w:b w:val="0"/>
                <w:sz w:val="18"/>
                <w:szCs w:val="18"/>
                <w:lang w:val="en-GB"/>
              </w:rPr>
            </w:pPr>
            <w:r w:rsidRPr="006C081F">
              <w:rPr>
                <w:b w:val="0"/>
                <w:sz w:val="18"/>
                <w:szCs w:val="18"/>
                <w:lang w:val="en-GB"/>
              </w:rPr>
              <w:t>SoilstorePavedState</w:t>
            </w:r>
          </w:p>
        </w:tc>
        <w:tc>
          <w:tcPr>
            <w:tcW w:w="989" w:type="dxa"/>
          </w:tcPr>
          <w:p w14:paraId="0C73E812" w14:textId="77777777" w:rsidR="003D01B7" w:rsidRPr="006C081F" w:rsidRDefault="003D01B7" w:rsidP="00813C5A">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559AB7FB" w14:textId="77777777" w:rsidR="003D01B7" w:rsidRPr="006C081F" w:rsidRDefault="003D01B7" w:rsidP="00813C5A">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2B90EFED" w14:textId="77777777" w:rsidR="003D01B7" w:rsidRPr="006C081F" w:rsidRDefault="003D01B7" w:rsidP="00813C5A">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state of the soil water storage under paved surfaces</w:t>
            </w:r>
          </w:p>
        </w:tc>
      </w:tr>
      <w:tr w:rsidR="003D01B7" w:rsidRPr="006C081F" w14:paraId="43C4D6B6"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2E176CA6" w14:textId="77777777" w:rsidR="003D01B7" w:rsidRPr="006C081F" w:rsidRDefault="003D01B7" w:rsidP="00B70A5F">
            <w:pPr>
              <w:rPr>
                <w:b w:val="0"/>
                <w:sz w:val="18"/>
                <w:szCs w:val="18"/>
                <w:lang w:val="en-GB"/>
              </w:rPr>
            </w:pPr>
            <w:r w:rsidRPr="006C081F">
              <w:rPr>
                <w:b w:val="0"/>
                <w:sz w:val="18"/>
                <w:szCs w:val="18"/>
                <w:lang w:val="en-GB"/>
              </w:rPr>
              <w:t>SoilstoreBldgsState</w:t>
            </w:r>
          </w:p>
        </w:tc>
        <w:tc>
          <w:tcPr>
            <w:tcW w:w="989" w:type="dxa"/>
          </w:tcPr>
          <w:p w14:paraId="53AFE01D" w14:textId="77777777" w:rsidR="003D01B7" w:rsidRPr="006C081F" w:rsidRDefault="003D01B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1D35A123" w14:textId="77777777" w:rsidR="003D01B7" w:rsidRPr="006C081F" w:rsidRDefault="003D01B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2D738512" w14:textId="77777777" w:rsidR="003D01B7" w:rsidRPr="006C081F" w:rsidRDefault="003D01B7" w:rsidP="00F90CB2">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state of the soil water storage under buildings</w:t>
            </w:r>
          </w:p>
        </w:tc>
      </w:tr>
      <w:tr w:rsidR="003D01B7" w:rsidRPr="006C081F" w14:paraId="1A90E123"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716DCF6B" w14:textId="77777777" w:rsidR="003D01B7" w:rsidRPr="006C081F" w:rsidRDefault="003D01B7" w:rsidP="00B70A5F">
            <w:pPr>
              <w:rPr>
                <w:b w:val="0"/>
                <w:sz w:val="18"/>
                <w:szCs w:val="18"/>
                <w:lang w:val="en-GB"/>
              </w:rPr>
            </w:pPr>
            <w:r w:rsidRPr="006C081F">
              <w:rPr>
                <w:b w:val="0"/>
                <w:sz w:val="18"/>
                <w:szCs w:val="18"/>
                <w:lang w:val="en-GB"/>
              </w:rPr>
              <w:t>SoilstoreEveTrState</w:t>
            </w:r>
          </w:p>
        </w:tc>
        <w:tc>
          <w:tcPr>
            <w:tcW w:w="989" w:type="dxa"/>
          </w:tcPr>
          <w:p w14:paraId="1CBB2AC4" w14:textId="77777777" w:rsidR="003D01B7" w:rsidRPr="006C081F" w:rsidRDefault="003D01B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53647473" w14:textId="77777777" w:rsidR="003D01B7" w:rsidRPr="006C081F" w:rsidRDefault="003D01B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4FD4320C" w14:textId="77777777" w:rsidR="003D01B7" w:rsidRPr="006C081F" w:rsidRDefault="003D01B7" w:rsidP="006D12C1">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state of the soil water storage under evergreen trees</w:t>
            </w:r>
          </w:p>
        </w:tc>
      </w:tr>
      <w:tr w:rsidR="003D01B7" w:rsidRPr="006C081F" w14:paraId="2E433914"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4319A8F9" w14:textId="77777777" w:rsidR="003D01B7" w:rsidRPr="006C081F" w:rsidRDefault="003D01B7" w:rsidP="00B70A5F">
            <w:pPr>
              <w:rPr>
                <w:b w:val="0"/>
                <w:sz w:val="18"/>
                <w:szCs w:val="18"/>
                <w:lang w:val="en-GB"/>
              </w:rPr>
            </w:pPr>
            <w:r w:rsidRPr="006C081F">
              <w:rPr>
                <w:b w:val="0"/>
                <w:sz w:val="18"/>
                <w:szCs w:val="18"/>
                <w:lang w:val="en-GB"/>
              </w:rPr>
              <w:t>SoilstoreDecTrState</w:t>
            </w:r>
          </w:p>
        </w:tc>
        <w:tc>
          <w:tcPr>
            <w:tcW w:w="989" w:type="dxa"/>
          </w:tcPr>
          <w:p w14:paraId="4A742735" w14:textId="77777777" w:rsidR="003D01B7" w:rsidRPr="006C081F" w:rsidRDefault="003D01B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6510F26B" w14:textId="77777777" w:rsidR="003D01B7" w:rsidRPr="006C081F" w:rsidRDefault="003D01B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5630EEBA" w14:textId="77777777" w:rsidR="003D01B7" w:rsidRPr="006C081F" w:rsidRDefault="003D01B7" w:rsidP="006D12C1">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state of the soil water storage under deciduous trees</w:t>
            </w:r>
          </w:p>
        </w:tc>
      </w:tr>
      <w:tr w:rsidR="003D01B7" w:rsidRPr="006C081F" w14:paraId="6645AC24"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63F17022" w14:textId="77777777" w:rsidR="003D01B7" w:rsidRPr="006C081F" w:rsidRDefault="003D01B7" w:rsidP="00B70A5F">
            <w:pPr>
              <w:rPr>
                <w:b w:val="0"/>
                <w:sz w:val="18"/>
                <w:szCs w:val="18"/>
                <w:lang w:val="en-GB"/>
              </w:rPr>
            </w:pPr>
            <w:r w:rsidRPr="006C081F">
              <w:rPr>
                <w:b w:val="0"/>
                <w:sz w:val="18"/>
                <w:szCs w:val="18"/>
                <w:lang w:val="en-GB"/>
              </w:rPr>
              <w:t>SoilstoreGrassState</w:t>
            </w:r>
          </w:p>
        </w:tc>
        <w:tc>
          <w:tcPr>
            <w:tcW w:w="989" w:type="dxa"/>
          </w:tcPr>
          <w:p w14:paraId="4067A736" w14:textId="77777777" w:rsidR="003D01B7" w:rsidRPr="006C081F" w:rsidRDefault="003D01B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63869ACE" w14:textId="77777777" w:rsidR="003D01B7" w:rsidRPr="006C081F" w:rsidRDefault="003D01B7" w:rsidP="00B70A5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3DEDC905" w14:textId="77777777" w:rsidR="003D01B7" w:rsidRPr="006C081F" w:rsidRDefault="003D01B7" w:rsidP="003D01B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state of the soil water storage under grass</w:t>
            </w:r>
          </w:p>
        </w:tc>
      </w:tr>
      <w:tr w:rsidR="003D01B7" w:rsidRPr="006C081F" w14:paraId="126A41B3"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19E9CD6D" w14:textId="77777777" w:rsidR="003D01B7" w:rsidRPr="006C081F" w:rsidRDefault="003D01B7" w:rsidP="00B70A5F">
            <w:pPr>
              <w:rPr>
                <w:b w:val="0"/>
                <w:sz w:val="18"/>
                <w:szCs w:val="18"/>
                <w:lang w:val="en-GB"/>
              </w:rPr>
            </w:pPr>
            <w:r w:rsidRPr="006C081F">
              <w:rPr>
                <w:b w:val="0"/>
                <w:sz w:val="18"/>
                <w:szCs w:val="18"/>
                <w:lang w:val="en-GB"/>
              </w:rPr>
              <w:t>SoilstoreBSoilState</w:t>
            </w:r>
          </w:p>
        </w:tc>
        <w:tc>
          <w:tcPr>
            <w:tcW w:w="989" w:type="dxa"/>
          </w:tcPr>
          <w:p w14:paraId="397A9B1A" w14:textId="77777777" w:rsidR="003D01B7" w:rsidRPr="006C081F" w:rsidRDefault="003D01B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w:t>
            </w:r>
          </w:p>
        </w:tc>
        <w:tc>
          <w:tcPr>
            <w:tcW w:w="716" w:type="dxa"/>
          </w:tcPr>
          <w:p w14:paraId="2F9CF961" w14:textId="77777777" w:rsidR="003D01B7" w:rsidRPr="006C081F" w:rsidRDefault="003D01B7"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3417DC46" w14:textId="77777777" w:rsidR="003D01B7" w:rsidRPr="006C081F" w:rsidRDefault="003D01B7" w:rsidP="003D01B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state of the soil water storage under bare soil surfaces</w:t>
            </w:r>
          </w:p>
        </w:tc>
      </w:tr>
      <w:tr w:rsidR="003D01B7" w:rsidRPr="006C081F" w14:paraId="1F6ADFB1" w14:textId="77777777" w:rsidTr="00ED13B7">
        <w:trPr>
          <w:cantSplit/>
        </w:trPr>
        <w:tc>
          <w:tcPr>
            <w:cnfStyle w:val="001000000000" w:firstRow="0" w:lastRow="0" w:firstColumn="1" w:lastColumn="0" w:oddVBand="0" w:evenVBand="0" w:oddHBand="0" w:evenHBand="0" w:firstRowFirstColumn="0" w:firstRowLastColumn="0" w:lastRowFirstColumn="0" w:lastRowLastColumn="0"/>
            <w:tcW w:w="9321" w:type="dxa"/>
            <w:gridSpan w:val="4"/>
          </w:tcPr>
          <w:p w14:paraId="11672275" w14:textId="77777777" w:rsidR="003D01B7" w:rsidRPr="006C081F" w:rsidRDefault="003D01B7" w:rsidP="00B70A5F">
            <w:pPr>
              <w:jc w:val="center"/>
              <w:rPr>
                <w:rFonts w:eastAsia="Times New Roman" w:cs="Times New Roman"/>
                <w:sz w:val="18"/>
                <w:szCs w:val="18"/>
                <w:lang w:val="en-GB" w:eastAsia="fi-FI"/>
              </w:rPr>
            </w:pPr>
            <w:r w:rsidRPr="006C081F">
              <w:rPr>
                <w:rFonts w:eastAsia="Times New Roman" w:cs="Times New Roman"/>
                <w:sz w:val="18"/>
                <w:szCs w:val="18"/>
                <w:lang w:val="en-GB" w:eastAsia="fi-FI"/>
              </w:rPr>
              <w:t>Deciduous Vegetation state</w:t>
            </w:r>
          </w:p>
          <w:p w14:paraId="3CA19F59" w14:textId="77777777" w:rsidR="003D01B7" w:rsidRPr="006C081F" w:rsidRDefault="003D01B7" w:rsidP="001E115A">
            <w:pPr>
              <w:rPr>
                <w:rFonts w:eastAsia="Times New Roman" w:cs="Times New Roman"/>
                <w:sz w:val="18"/>
                <w:szCs w:val="18"/>
                <w:lang w:val="en-GB" w:eastAsia="fi-FI"/>
              </w:rPr>
            </w:pPr>
            <w:r w:rsidRPr="006C081F">
              <w:rPr>
                <w:rFonts w:eastAsia="Times New Roman" w:cs="Times New Roman"/>
                <w:b w:val="0"/>
                <w:sz w:val="18"/>
                <w:szCs w:val="18"/>
                <w:lang w:val="en-GB" w:eastAsia="fi-FI"/>
              </w:rPr>
              <w:t>This should be consistent with albedo</w:t>
            </w:r>
            <w:r w:rsidR="001E115A" w:rsidRPr="006C081F">
              <w:rPr>
                <w:rFonts w:eastAsia="Times New Roman" w:cs="Times New Roman"/>
                <w:b w:val="0"/>
                <w:sz w:val="18"/>
                <w:szCs w:val="18"/>
                <w:lang w:val="en-GB" w:eastAsia="fi-FI"/>
              </w:rPr>
              <w:t xml:space="preserve"> and DecTr</w:t>
            </w:r>
            <w:r w:rsidRPr="006C081F">
              <w:rPr>
                <w:rFonts w:eastAsia="Times New Roman" w:cs="Times New Roman"/>
                <w:b w:val="0"/>
                <w:sz w:val="18"/>
                <w:szCs w:val="18"/>
                <w:lang w:val="en-GB" w:eastAsia="fi-FI"/>
              </w:rPr>
              <w:t xml:space="preserve"> storage </w:t>
            </w:r>
            <w:r w:rsidR="001E115A" w:rsidRPr="006C081F">
              <w:rPr>
                <w:rFonts w:eastAsia="Times New Roman" w:cs="Times New Roman"/>
                <w:b w:val="0"/>
                <w:sz w:val="18"/>
                <w:szCs w:val="18"/>
                <w:lang w:val="en-GB" w:eastAsia="fi-FI"/>
              </w:rPr>
              <w:t xml:space="preserve">capacities </w:t>
            </w:r>
            <w:r w:rsidRPr="006C081F">
              <w:rPr>
                <w:rFonts w:eastAsia="Times New Roman" w:cs="Times New Roman"/>
                <w:b w:val="0"/>
                <w:sz w:val="18"/>
                <w:szCs w:val="18"/>
                <w:lang w:val="en-GB" w:eastAsia="fi-FI"/>
              </w:rPr>
              <w:t>and time of year</w:t>
            </w:r>
          </w:p>
        </w:tc>
      </w:tr>
      <w:tr w:rsidR="003D01B7" w:rsidRPr="006C081F" w14:paraId="69FF7110"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62145247" w14:textId="77777777" w:rsidR="003D01B7" w:rsidRPr="006C081F" w:rsidRDefault="003D01B7" w:rsidP="00B70A5F">
            <w:pPr>
              <w:rPr>
                <w:b w:val="0"/>
                <w:sz w:val="18"/>
                <w:szCs w:val="18"/>
                <w:lang w:val="en-GB"/>
              </w:rPr>
            </w:pPr>
            <w:r w:rsidRPr="006C081F">
              <w:rPr>
                <w:b w:val="0"/>
                <w:sz w:val="18"/>
                <w:szCs w:val="18"/>
                <w:lang w:val="en-GB"/>
              </w:rPr>
              <w:t>albDec0</w:t>
            </w:r>
          </w:p>
        </w:tc>
        <w:tc>
          <w:tcPr>
            <w:tcW w:w="989" w:type="dxa"/>
          </w:tcPr>
          <w:p w14:paraId="40A56AD9" w14:textId="77777777" w:rsidR="003D01B7" w:rsidRPr="006C081F" w:rsidRDefault="003D01B7"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R</w:t>
            </w:r>
          </w:p>
        </w:tc>
        <w:tc>
          <w:tcPr>
            <w:tcW w:w="716" w:type="dxa"/>
          </w:tcPr>
          <w:p w14:paraId="2500E6BE" w14:textId="77777777" w:rsidR="003D01B7" w:rsidRPr="006C081F" w:rsidRDefault="003D01B7"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t>
            </w:r>
          </w:p>
        </w:tc>
        <w:tc>
          <w:tcPr>
            <w:tcW w:w="5383" w:type="dxa"/>
          </w:tcPr>
          <w:p w14:paraId="2EA0CDAF" w14:textId="77777777" w:rsidR="003D01B7" w:rsidRPr="006C081F" w:rsidRDefault="001E115A" w:rsidP="00B70A5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Deciduous albedo on day 0</w:t>
            </w:r>
            <w:r w:rsidR="003D01B7" w:rsidRPr="006C081F">
              <w:rPr>
                <w:rFonts w:eastAsia="Times New Roman" w:cs="Times New Roman"/>
                <w:sz w:val="18"/>
                <w:szCs w:val="18"/>
                <w:lang w:val="en-GB" w:eastAsia="fi-FI"/>
              </w:rPr>
              <w:t xml:space="preserve"> of run</w:t>
            </w:r>
          </w:p>
        </w:tc>
      </w:tr>
      <w:tr w:rsidR="003D01B7" w:rsidRPr="006C081F" w14:paraId="4A4D6649"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07A15F63" w14:textId="77777777" w:rsidR="003D01B7" w:rsidRPr="006C081F" w:rsidRDefault="003D01B7" w:rsidP="00B70A5F">
            <w:pPr>
              <w:rPr>
                <w:b w:val="0"/>
                <w:sz w:val="18"/>
                <w:szCs w:val="18"/>
                <w:lang w:val="en-GB"/>
              </w:rPr>
            </w:pPr>
            <w:r w:rsidRPr="006C081F">
              <w:rPr>
                <w:b w:val="0"/>
                <w:sz w:val="18"/>
                <w:szCs w:val="18"/>
                <w:lang w:val="en-GB"/>
              </w:rPr>
              <w:t>decidCap0</w:t>
            </w:r>
          </w:p>
        </w:tc>
        <w:tc>
          <w:tcPr>
            <w:tcW w:w="989" w:type="dxa"/>
          </w:tcPr>
          <w:p w14:paraId="54D51402" w14:textId="77777777" w:rsidR="003D01B7" w:rsidRPr="006C081F" w:rsidRDefault="003D01B7"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A</w:t>
            </w:r>
          </w:p>
        </w:tc>
        <w:tc>
          <w:tcPr>
            <w:tcW w:w="716" w:type="dxa"/>
          </w:tcPr>
          <w:p w14:paraId="0D6D6FAA" w14:textId="77777777" w:rsidR="003D01B7" w:rsidRPr="006C081F" w:rsidRDefault="001E115A" w:rsidP="001E115A">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w:t>
            </w:r>
            <w:r w:rsidR="003D01B7" w:rsidRPr="006C081F">
              <w:rPr>
                <w:rFonts w:eastAsia="Times New Roman" w:cs="Times New Roman"/>
                <w:sz w:val="18"/>
                <w:szCs w:val="18"/>
                <w:lang w:val="en-GB" w:eastAsia="fi-FI"/>
              </w:rPr>
              <w:t>m</w:t>
            </w:r>
          </w:p>
        </w:tc>
        <w:tc>
          <w:tcPr>
            <w:tcW w:w="5383" w:type="dxa"/>
          </w:tcPr>
          <w:p w14:paraId="3A61858E" w14:textId="77777777" w:rsidR="003D01B7" w:rsidRPr="006C081F" w:rsidRDefault="003D01B7"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Deciduous storage capacity on day 0 of run</w:t>
            </w:r>
          </w:p>
        </w:tc>
      </w:tr>
      <w:tr w:rsidR="003D01B7" w:rsidRPr="006C081F" w14:paraId="29769913"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1659E639" w14:textId="77777777" w:rsidR="003D01B7" w:rsidRPr="006C081F" w:rsidRDefault="003D01B7" w:rsidP="00B70A5F">
            <w:pPr>
              <w:rPr>
                <w:rFonts w:eastAsia="Times New Roman" w:cs="Times New Roman"/>
                <w:b w:val="0"/>
                <w:sz w:val="18"/>
                <w:szCs w:val="18"/>
                <w:lang w:val="en-GB" w:eastAsia="fi-FI"/>
              </w:rPr>
            </w:pPr>
            <w:r w:rsidRPr="006C081F">
              <w:rPr>
                <w:b w:val="0"/>
                <w:sz w:val="18"/>
                <w:szCs w:val="18"/>
                <w:lang w:val="en-GB"/>
              </w:rPr>
              <w:t>porosity0</w:t>
            </w:r>
          </w:p>
        </w:tc>
        <w:tc>
          <w:tcPr>
            <w:tcW w:w="989" w:type="dxa"/>
          </w:tcPr>
          <w:p w14:paraId="11E1DB2C" w14:textId="77777777" w:rsidR="003D01B7" w:rsidRPr="006C081F" w:rsidRDefault="003D01B7"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E</w:t>
            </w:r>
          </w:p>
        </w:tc>
        <w:tc>
          <w:tcPr>
            <w:tcW w:w="716" w:type="dxa"/>
          </w:tcPr>
          <w:p w14:paraId="20A1DEE2" w14:textId="77777777" w:rsidR="003D01B7" w:rsidRPr="006C081F" w:rsidRDefault="003D01B7"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t>
            </w:r>
          </w:p>
        </w:tc>
        <w:tc>
          <w:tcPr>
            <w:tcW w:w="5383" w:type="dxa"/>
          </w:tcPr>
          <w:p w14:paraId="7CF04AE8" w14:textId="77777777" w:rsidR="003D01B7" w:rsidRPr="006C081F" w:rsidRDefault="003D01B7" w:rsidP="00CD250B">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Porosity of deciduous vegetation on day 0 of run</w:t>
            </w:r>
          </w:p>
        </w:tc>
      </w:tr>
      <w:tr w:rsidR="003D01B7" w:rsidRPr="006C081F" w14:paraId="042EC5CF" w14:textId="77777777" w:rsidTr="00ED13B7">
        <w:trPr>
          <w:cantSplit/>
        </w:trPr>
        <w:tc>
          <w:tcPr>
            <w:cnfStyle w:val="001000000000" w:firstRow="0" w:lastRow="0" w:firstColumn="1" w:lastColumn="0" w:oddVBand="0" w:evenVBand="0" w:oddHBand="0" w:evenHBand="0" w:firstRowFirstColumn="0" w:firstRowLastColumn="0" w:lastRowFirstColumn="0" w:lastRowLastColumn="0"/>
            <w:tcW w:w="9321" w:type="dxa"/>
            <w:gridSpan w:val="4"/>
          </w:tcPr>
          <w:p w14:paraId="45DB2BDE" w14:textId="77777777" w:rsidR="003D01B7" w:rsidRPr="006C081F" w:rsidRDefault="003D01B7" w:rsidP="000516F0">
            <w:pPr>
              <w:jc w:val="center"/>
              <w:rPr>
                <w:rFonts w:eastAsia="Times New Roman" w:cs="Times New Roman"/>
                <w:sz w:val="18"/>
                <w:szCs w:val="18"/>
                <w:lang w:val="en-GB" w:eastAsia="fi-FI"/>
              </w:rPr>
            </w:pPr>
            <w:r w:rsidRPr="006C081F">
              <w:rPr>
                <w:rFonts w:eastAsia="Times New Roman" w:cs="Times New Roman"/>
                <w:sz w:val="18"/>
                <w:szCs w:val="18"/>
                <w:lang w:val="en-GB" w:eastAsia="fi-FI"/>
              </w:rPr>
              <w:t>Snow (</w:t>
            </w:r>
            <w:r w:rsidRPr="00870E7A">
              <w:rPr>
                <w:rFonts w:eastAsia="Times New Roman" w:cs="Times New Roman"/>
                <w:sz w:val="18"/>
                <w:szCs w:val="18"/>
                <w:highlight w:val="yellow"/>
                <w:lang w:val="en-GB" w:eastAsia="fi-FI"/>
              </w:rPr>
              <w:t>Currently should be set to zero</w:t>
            </w:r>
            <w:r w:rsidRPr="006C081F">
              <w:rPr>
                <w:rFonts w:eastAsia="Times New Roman" w:cs="Times New Roman"/>
                <w:sz w:val="18"/>
                <w:szCs w:val="18"/>
                <w:lang w:val="en-GB" w:eastAsia="fi-FI"/>
              </w:rPr>
              <w:t>)</w:t>
            </w:r>
          </w:p>
        </w:tc>
      </w:tr>
      <w:tr w:rsidR="001E115A" w:rsidRPr="006C081F" w14:paraId="7C163057"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116747BB" w14:textId="77777777" w:rsidR="001E115A" w:rsidRPr="006C081F" w:rsidRDefault="001E115A" w:rsidP="00813C5A">
            <w:pPr>
              <w:rPr>
                <w:b w:val="0"/>
                <w:sz w:val="18"/>
                <w:szCs w:val="18"/>
                <w:lang w:val="en-GB"/>
              </w:rPr>
            </w:pPr>
            <w:r w:rsidRPr="006C081F">
              <w:rPr>
                <w:b w:val="0"/>
                <w:sz w:val="18"/>
                <w:szCs w:val="18"/>
                <w:lang w:val="en-GB"/>
              </w:rPr>
              <w:t>SnowWaterPavedState</w:t>
            </w:r>
          </w:p>
        </w:tc>
        <w:tc>
          <w:tcPr>
            <w:tcW w:w="989" w:type="dxa"/>
          </w:tcPr>
          <w:p w14:paraId="423786E2" w14:textId="77777777" w:rsidR="001E115A" w:rsidRPr="006C081F" w:rsidRDefault="001E115A" w:rsidP="00813C5A">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673E5D8C" w14:textId="77777777" w:rsidR="001E115A" w:rsidRPr="006C081F" w:rsidRDefault="001E115A" w:rsidP="00813C5A">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5E97AEB5" w14:textId="77777777" w:rsidR="001E115A" w:rsidRPr="006C081F" w:rsidRDefault="001E115A" w:rsidP="00813C5A">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amount of liquid water in the snow on paved surfaces</w:t>
            </w:r>
          </w:p>
        </w:tc>
      </w:tr>
      <w:tr w:rsidR="001E115A" w:rsidRPr="006C081F" w14:paraId="3C718B8D"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7A496A98" w14:textId="77777777" w:rsidR="001E115A" w:rsidRPr="006C081F" w:rsidRDefault="001E115A" w:rsidP="00B70A5F">
            <w:pPr>
              <w:rPr>
                <w:b w:val="0"/>
                <w:sz w:val="18"/>
                <w:szCs w:val="18"/>
                <w:lang w:val="en-GB"/>
              </w:rPr>
            </w:pPr>
            <w:r w:rsidRPr="006C081F">
              <w:rPr>
                <w:b w:val="0"/>
                <w:sz w:val="18"/>
                <w:szCs w:val="18"/>
                <w:lang w:val="en-GB"/>
              </w:rPr>
              <w:t>SnowWaterBldgsState</w:t>
            </w:r>
          </w:p>
        </w:tc>
        <w:tc>
          <w:tcPr>
            <w:tcW w:w="989" w:type="dxa"/>
          </w:tcPr>
          <w:p w14:paraId="6D8B461F" w14:textId="77777777" w:rsidR="001E115A" w:rsidRPr="006C081F" w:rsidRDefault="001E115A"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130E0BAD" w14:textId="77777777" w:rsidR="001E115A" w:rsidRPr="006C081F" w:rsidRDefault="001E115A"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1CE29B6E" w14:textId="77777777" w:rsidR="001E115A" w:rsidRPr="006C081F" w:rsidRDefault="001E115A" w:rsidP="00F90CB2">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amount of liquid water in the snow on buildings</w:t>
            </w:r>
          </w:p>
        </w:tc>
      </w:tr>
      <w:tr w:rsidR="001E115A" w:rsidRPr="006C081F" w14:paraId="0952DF32"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6B0369BA" w14:textId="77777777" w:rsidR="001E115A" w:rsidRPr="006C081F" w:rsidRDefault="001E115A" w:rsidP="00B70A5F">
            <w:pPr>
              <w:rPr>
                <w:b w:val="0"/>
                <w:sz w:val="18"/>
                <w:szCs w:val="18"/>
                <w:lang w:val="en-GB"/>
              </w:rPr>
            </w:pPr>
            <w:r w:rsidRPr="006C081F">
              <w:rPr>
                <w:b w:val="0"/>
                <w:sz w:val="18"/>
                <w:szCs w:val="18"/>
                <w:lang w:val="en-GB"/>
              </w:rPr>
              <w:t>SnowWaterEveTrState</w:t>
            </w:r>
          </w:p>
        </w:tc>
        <w:tc>
          <w:tcPr>
            <w:tcW w:w="989" w:type="dxa"/>
          </w:tcPr>
          <w:p w14:paraId="7CFBE5AD" w14:textId="77777777" w:rsidR="001E115A" w:rsidRPr="006C081F" w:rsidRDefault="001E115A"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66A70745" w14:textId="77777777" w:rsidR="001E115A" w:rsidRPr="006C081F" w:rsidRDefault="001E115A"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30CED1C9" w14:textId="77777777" w:rsidR="001E115A" w:rsidRPr="006C081F" w:rsidRDefault="001E115A" w:rsidP="00F90CB2">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amount of liquid water in the snow on evergreen trees</w:t>
            </w:r>
          </w:p>
        </w:tc>
      </w:tr>
      <w:tr w:rsidR="001E115A" w:rsidRPr="006C081F" w14:paraId="4BE30F01"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4B49261A" w14:textId="77777777" w:rsidR="001E115A" w:rsidRPr="006C081F" w:rsidRDefault="001E115A" w:rsidP="00B70A5F">
            <w:pPr>
              <w:rPr>
                <w:b w:val="0"/>
                <w:sz w:val="18"/>
                <w:szCs w:val="18"/>
                <w:lang w:val="en-GB"/>
              </w:rPr>
            </w:pPr>
            <w:r w:rsidRPr="006C081F">
              <w:rPr>
                <w:b w:val="0"/>
                <w:sz w:val="18"/>
                <w:szCs w:val="18"/>
                <w:lang w:val="en-GB"/>
              </w:rPr>
              <w:t>SnowWaterDecTrState</w:t>
            </w:r>
          </w:p>
        </w:tc>
        <w:tc>
          <w:tcPr>
            <w:tcW w:w="989" w:type="dxa"/>
          </w:tcPr>
          <w:p w14:paraId="5047A257" w14:textId="77777777" w:rsidR="001E115A" w:rsidRPr="006C081F" w:rsidRDefault="001E115A"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672BB6D9" w14:textId="77777777" w:rsidR="001E115A" w:rsidRPr="006C081F" w:rsidRDefault="001E115A"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13129B78" w14:textId="77777777" w:rsidR="001E115A" w:rsidRPr="006C081F" w:rsidRDefault="001E115A" w:rsidP="002F03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amount of liquid water in the snow on deciduous trees</w:t>
            </w:r>
          </w:p>
        </w:tc>
      </w:tr>
      <w:tr w:rsidR="001E115A" w:rsidRPr="006C081F" w14:paraId="7D997485"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60C36CFB" w14:textId="77777777" w:rsidR="001E115A" w:rsidRPr="006C081F" w:rsidRDefault="001E115A" w:rsidP="001E115A">
            <w:pPr>
              <w:rPr>
                <w:b w:val="0"/>
                <w:sz w:val="18"/>
                <w:szCs w:val="18"/>
                <w:lang w:val="en-GB"/>
              </w:rPr>
            </w:pPr>
            <w:r w:rsidRPr="006C081F">
              <w:rPr>
                <w:b w:val="0"/>
                <w:sz w:val="18"/>
                <w:szCs w:val="18"/>
                <w:lang w:val="en-GB"/>
              </w:rPr>
              <w:t>SnowWaterGrassState</w:t>
            </w:r>
          </w:p>
        </w:tc>
        <w:tc>
          <w:tcPr>
            <w:tcW w:w="989" w:type="dxa"/>
          </w:tcPr>
          <w:p w14:paraId="4438CE4C" w14:textId="77777777" w:rsidR="001E115A" w:rsidRPr="006C081F" w:rsidRDefault="001E115A"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524F0FC7" w14:textId="77777777" w:rsidR="001E115A" w:rsidRPr="006C081F" w:rsidRDefault="001E115A"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3E1D1AC9" w14:textId="77777777" w:rsidR="001E115A" w:rsidRPr="006C081F" w:rsidRDefault="001E115A" w:rsidP="001E115A">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amount of liquid water in the snow on grass surfaces</w:t>
            </w:r>
          </w:p>
        </w:tc>
      </w:tr>
      <w:tr w:rsidR="001E115A" w:rsidRPr="006C081F" w14:paraId="4EABF21B"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03181AEA" w14:textId="77777777" w:rsidR="001E115A" w:rsidRPr="006C081F" w:rsidRDefault="001E115A" w:rsidP="001E115A">
            <w:pPr>
              <w:rPr>
                <w:b w:val="0"/>
                <w:sz w:val="18"/>
                <w:szCs w:val="18"/>
                <w:lang w:val="en-GB"/>
              </w:rPr>
            </w:pPr>
            <w:r w:rsidRPr="006C081F">
              <w:rPr>
                <w:b w:val="0"/>
                <w:sz w:val="18"/>
                <w:szCs w:val="18"/>
                <w:lang w:val="en-GB"/>
              </w:rPr>
              <w:t>SnowWaterBSoilState</w:t>
            </w:r>
          </w:p>
        </w:tc>
        <w:tc>
          <w:tcPr>
            <w:tcW w:w="989" w:type="dxa"/>
          </w:tcPr>
          <w:p w14:paraId="4ECD3B94" w14:textId="77777777" w:rsidR="001E115A" w:rsidRPr="006C081F" w:rsidRDefault="001E115A"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32737BEE" w14:textId="77777777" w:rsidR="001E115A" w:rsidRPr="006C081F" w:rsidRDefault="001E115A"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136617CE" w14:textId="77777777" w:rsidR="001E115A" w:rsidRPr="006C081F" w:rsidRDefault="001E115A" w:rsidP="001E115A">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amount of liquid water in the snow on bare soil surfaces</w:t>
            </w:r>
          </w:p>
        </w:tc>
      </w:tr>
      <w:tr w:rsidR="001E115A" w:rsidRPr="006C081F" w14:paraId="2ABE2215"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3573DF75" w14:textId="77777777" w:rsidR="001E115A" w:rsidRPr="006C081F" w:rsidRDefault="001E115A" w:rsidP="00B70A5F">
            <w:pPr>
              <w:rPr>
                <w:b w:val="0"/>
                <w:sz w:val="18"/>
                <w:szCs w:val="18"/>
                <w:lang w:val="en-GB"/>
              </w:rPr>
            </w:pPr>
            <w:r w:rsidRPr="006C081F">
              <w:rPr>
                <w:b w:val="0"/>
                <w:sz w:val="18"/>
                <w:szCs w:val="18"/>
                <w:lang w:val="en-GB"/>
              </w:rPr>
              <w:t>SnowWaterWaterState</w:t>
            </w:r>
          </w:p>
        </w:tc>
        <w:tc>
          <w:tcPr>
            <w:tcW w:w="989" w:type="dxa"/>
          </w:tcPr>
          <w:p w14:paraId="395069B1" w14:textId="77777777" w:rsidR="001E115A" w:rsidRPr="006C081F" w:rsidRDefault="001E115A"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5CF36B23" w14:textId="77777777" w:rsidR="001E115A" w:rsidRPr="006C081F" w:rsidRDefault="001E115A"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016214A1" w14:textId="77777777" w:rsidR="001E115A" w:rsidRPr="006C081F" w:rsidRDefault="001E115A" w:rsidP="00F90CB2">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amount of liquid water in the snow in water</w:t>
            </w:r>
          </w:p>
        </w:tc>
      </w:tr>
      <w:tr w:rsidR="00FD0673" w:rsidRPr="006C081F" w14:paraId="3ADFB339"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5B2E3EF1" w14:textId="77777777" w:rsidR="00FD0673" w:rsidRPr="006C081F" w:rsidRDefault="00FD0673" w:rsidP="00813C5A">
            <w:pPr>
              <w:rPr>
                <w:b w:val="0"/>
                <w:sz w:val="18"/>
                <w:szCs w:val="18"/>
                <w:lang w:val="en-GB"/>
              </w:rPr>
            </w:pPr>
            <w:r w:rsidRPr="006C081F">
              <w:rPr>
                <w:b w:val="0"/>
                <w:sz w:val="18"/>
                <w:szCs w:val="18"/>
              </w:rPr>
              <w:t>SnowPackPaved</w:t>
            </w:r>
          </w:p>
        </w:tc>
        <w:tc>
          <w:tcPr>
            <w:tcW w:w="989" w:type="dxa"/>
          </w:tcPr>
          <w:p w14:paraId="18319B8D" w14:textId="77777777" w:rsidR="00FD0673" w:rsidRPr="006C081F" w:rsidRDefault="00FD0673" w:rsidP="00813C5A">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422932E9" w14:textId="77777777" w:rsidR="00FD0673" w:rsidRPr="006C081F" w:rsidRDefault="00FD0673" w:rsidP="00813C5A">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4192E172" w14:textId="77777777" w:rsidR="00FD0673" w:rsidRPr="006C081F" w:rsidRDefault="00FD0673" w:rsidP="00813C5A">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water equivalent if the snow on paved surfaces</w:t>
            </w:r>
          </w:p>
        </w:tc>
      </w:tr>
      <w:tr w:rsidR="006C081F" w:rsidRPr="006C081F" w14:paraId="0342777C"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32EB5F42" w14:textId="77777777" w:rsidR="00FD0673" w:rsidRPr="006C081F" w:rsidRDefault="00FD0673" w:rsidP="00B70A5F">
            <w:pPr>
              <w:rPr>
                <w:b w:val="0"/>
                <w:sz w:val="18"/>
                <w:szCs w:val="18"/>
                <w:lang w:val="en-GB"/>
              </w:rPr>
            </w:pPr>
            <w:r w:rsidRPr="006C081F">
              <w:rPr>
                <w:b w:val="0"/>
                <w:sz w:val="18"/>
                <w:szCs w:val="18"/>
              </w:rPr>
              <w:t>SnowPackBldgs</w:t>
            </w:r>
          </w:p>
        </w:tc>
        <w:tc>
          <w:tcPr>
            <w:tcW w:w="989" w:type="dxa"/>
          </w:tcPr>
          <w:p w14:paraId="0AB240BF" w14:textId="77777777" w:rsidR="00FD0673" w:rsidRPr="006C081F" w:rsidRDefault="00FD0673"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736A83B9" w14:textId="77777777" w:rsidR="00FD0673" w:rsidRPr="006C081F" w:rsidRDefault="00FD0673"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584C5414" w14:textId="77777777" w:rsidR="00FD0673" w:rsidRPr="006C081F" w:rsidRDefault="00FD0673" w:rsidP="00F90CB2">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water equivalent if the snow on buildings</w:t>
            </w:r>
          </w:p>
        </w:tc>
      </w:tr>
      <w:tr w:rsidR="006C081F" w:rsidRPr="006C081F" w14:paraId="0C930D82"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27EE78F6" w14:textId="77777777" w:rsidR="00FD0673" w:rsidRPr="006C081F" w:rsidRDefault="00FD0673" w:rsidP="00B70A5F">
            <w:pPr>
              <w:rPr>
                <w:b w:val="0"/>
                <w:sz w:val="18"/>
                <w:szCs w:val="18"/>
                <w:lang w:val="en-GB"/>
              </w:rPr>
            </w:pPr>
            <w:r w:rsidRPr="006C081F">
              <w:rPr>
                <w:b w:val="0"/>
                <w:sz w:val="18"/>
                <w:szCs w:val="18"/>
              </w:rPr>
              <w:t>SnowPackEveTr</w:t>
            </w:r>
          </w:p>
        </w:tc>
        <w:tc>
          <w:tcPr>
            <w:tcW w:w="989" w:type="dxa"/>
          </w:tcPr>
          <w:p w14:paraId="02A32F98" w14:textId="77777777" w:rsidR="00FD0673" w:rsidRPr="006C081F" w:rsidRDefault="00FD0673"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49658381" w14:textId="77777777" w:rsidR="00FD0673" w:rsidRPr="006C081F" w:rsidRDefault="00FD0673"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5672C8ED" w14:textId="77777777" w:rsidR="00FD0673" w:rsidRPr="006C081F" w:rsidRDefault="00FD0673" w:rsidP="00F90CB2">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water equivalent if the snow on evergreen trees</w:t>
            </w:r>
          </w:p>
        </w:tc>
      </w:tr>
      <w:tr w:rsidR="006C081F" w:rsidRPr="006C081F" w14:paraId="0504E5F6"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0079ECCD" w14:textId="77777777" w:rsidR="00FD0673" w:rsidRPr="006C081F" w:rsidRDefault="00FD0673" w:rsidP="00B70A5F">
            <w:pPr>
              <w:rPr>
                <w:b w:val="0"/>
                <w:sz w:val="18"/>
                <w:szCs w:val="18"/>
                <w:lang w:val="en-GB"/>
              </w:rPr>
            </w:pPr>
            <w:r w:rsidRPr="006C081F">
              <w:rPr>
                <w:b w:val="0"/>
                <w:sz w:val="18"/>
                <w:szCs w:val="18"/>
              </w:rPr>
              <w:t>SnowPackDecTr</w:t>
            </w:r>
          </w:p>
        </w:tc>
        <w:tc>
          <w:tcPr>
            <w:tcW w:w="989" w:type="dxa"/>
          </w:tcPr>
          <w:p w14:paraId="607E2D44" w14:textId="77777777" w:rsidR="00FD0673" w:rsidRPr="006C081F" w:rsidRDefault="00FD0673"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639B7DC4" w14:textId="77777777" w:rsidR="00FD0673" w:rsidRPr="006C081F" w:rsidRDefault="00FD0673"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5F34BB5E" w14:textId="77777777" w:rsidR="00FD0673" w:rsidRPr="006C081F" w:rsidRDefault="00FD0673" w:rsidP="00F90CB2">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water equivalent if the snow on deciduous trees</w:t>
            </w:r>
          </w:p>
        </w:tc>
      </w:tr>
      <w:tr w:rsidR="006C081F" w:rsidRPr="006C081F" w14:paraId="30BC7F87"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27F6B58E" w14:textId="77777777" w:rsidR="00FD0673" w:rsidRPr="006C081F" w:rsidRDefault="00FD0673" w:rsidP="00B70A5F">
            <w:pPr>
              <w:rPr>
                <w:b w:val="0"/>
                <w:sz w:val="18"/>
                <w:szCs w:val="18"/>
                <w:lang w:val="en-GB"/>
              </w:rPr>
            </w:pPr>
            <w:r w:rsidRPr="006C081F">
              <w:rPr>
                <w:b w:val="0"/>
                <w:sz w:val="18"/>
                <w:szCs w:val="18"/>
              </w:rPr>
              <w:t>SnowPackGrass</w:t>
            </w:r>
          </w:p>
        </w:tc>
        <w:tc>
          <w:tcPr>
            <w:tcW w:w="989" w:type="dxa"/>
          </w:tcPr>
          <w:p w14:paraId="3E9FE25A" w14:textId="77777777" w:rsidR="00FD0673" w:rsidRPr="006C081F" w:rsidRDefault="00FD0673"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16BB6167" w14:textId="77777777" w:rsidR="00FD0673" w:rsidRPr="006C081F" w:rsidRDefault="00FD0673"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2D946391" w14:textId="77777777" w:rsidR="00FD0673" w:rsidRPr="006C081F" w:rsidRDefault="00FD0673" w:rsidP="00FD0673">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water equivalent if the snow on grass surfaces</w:t>
            </w:r>
          </w:p>
        </w:tc>
      </w:tr>
      <w:tr w:rsidR="006C081F" w:rsidRPr="006C081F" w14:paraId="0A2C3D2E"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4A752D51" w14:textId="77777777" w:rsidR="00FD0673" w:rsidRPr="006C081F" w:rsidRDefault="00FD0673" w:rsidP="00FD0673">
            <w:pPr>
              <w:rPr>
                <w:b w:val="0"/>
                <w:sz w:val="18"/>
                <w:szCs w:val="18"/>
                <w:lang w:val="en-GB"/>
              </w:rPr>
            </w:pPr>
            <w:r w:rsidRPr="006C081F">
              <w:rPr>
                <w:b w:val="0"/>
                <w:sz w:val="18"/>
                <w:szCs w:val="18"/>
              </w:rPr>
              <w:t>SnowPackBSoil</w:t>
            </w:r>
          </w:p>
        </w:tc>
        <w:tc>
          <w:tcPr>
            <w:tcW w:w="989" w:type="dxa"/>
          </w:tcPr>
          <w:p w14:paraId="0C585D03" w14:textId="77777777" w:rsidR="00FD0673" w:rsidRPr="006C081F" w:rsidRDefault="00FD0673"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34F4F4BD" w14:textId="77777777" w:rsidR="00FD0673" w:rsidRPr="006C081F" w:rsidRDefault="00FD0673"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345DB66D" w14:textId="77777777" w:rsidR="00FD0673" w:rsidRPr="006C081F" w:rsidRDefault="00FD0673" w:rsidP="00FD0673">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water equivalent if the snow on bare soil surfaces</w:t>
            </w:r>
          </w:p>
        </w:tc>
      </w:tr>
      <w:tr w:rsidR="00FD0673" w:rsidRPr="006C081F" w14:paraId="04AF2F26"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5E33CF6C" w14:textId="77777777" w:rsidR="00FD0673" w:rsidRPr="006C081F" w:rsidRDefault="00FD0673" w:rsidP="00B70A5F">
            <w:pPr>
              <w:rPr>
                <w:b w:val="0"/>
                <w:sz w:val="18"/>
                <w:szCs w:val="18"/>
                <w:lang w:val="en-GB"/>
              </w:rPr>
            </w:pPr>
            <w:r w:rsidRPr="006C081F">
              <w:rPr>
                <w:b w:val="0"/>
                <w:sz w:val="18"/>
                <w:szCs w:val="18"/>
              </w:rPr>
              <w:lastRenderedPageBreak/>
              <w:t>SnowPackWater</w:t>
            </w:r>
          </w:p>
        </w:tc>
        <w:tc>
          <w:tcPr>
            <w:tcW w:w="989" w:type="dxa"/>
          </w:tcPr>
          <w:p w14:paraId="04A9478B" w14:textId="77777777" w:rsidR="00FD0673" w:rsidRPr="006C081F" w:rsidRDefault="00FD0673"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6D2A42C9" w14:textId="77777777" w:rsidR="00FD0673" w:rsidRPr="006C081F" w:rsidRDefault="00FD0673"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mm</w:t>
            </w:r>
          </w:p>
        </w:tc>
        <w:tc>
          <w:tcPr>
            <w:tcW w:w="5383" w:type="dxa"/>
          </w:tcPr>
          <w:p w14:paraId="09510811" w14:textId="77777777" w:rsidR="00FD0673" w:rsidRPr="006C081F" w:rsidRDefault="00FD0673" w:rsidP="00F90CB2">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water equivalent if the snow on water</w:t>
            </w:r>
          </w:p>
        </w:tc>
      </w:tr>
      <w:tr w:rsidR="00FD0673" w:rsidRPr="006C081F" w14:paraId="77167140"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4FB07668" w14:textId="77777777" w:rsidR="00FD0673" w:rsidRPr="006C081F" w:rsidRDefault="00FD0673" w:rsidP="00813C5A">
            <w:pPr>
              <w:rPr>
                <w:b w:val="0"/>
                <w:sz w:val="18"/>
                <w:szCs w:val="18"/>
                <w:lang w:val="en-GB"/>
              </w:rPr>
            </w:pPr>
            <w:r w:rsidRPr="006C081F">
              <w:rPr>
                <w:b w:val="0"/>
                <w:sz w:val="18"/>
                <w:szCs w:val="18"/>
              </w:rPr>
              <w:t>SnowFracPaved</w:t>
            </w:r>
          </w:p>
        </w:tc>
        <w:tc>
          <w:tcPr>
            <w:tcW w:w="989" w:type="dxa"/>
          </w:tcPr>
          <w:p w14:paraId="3FBB5710" w14:textId="77777777" w:rsidR="00FD0673" w:rsidRPr="006C081F" w:rsidRDefault="00FD0673" w:rsidP="00813C5A">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1107CE24" w14:textId="77777777" w:rsidR="00FD0673" w:rsidRPr="006C081F" w:rsidRDefault="00FD0673" w:rsidP="00813C5A">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t>
            </w:r>
          </w:p>
        </w:tc>
        <w:tc>
          <w:tcPr>
            <w:tcW w:w="5383" w:type="dxa"/>
          </w:tcPr>
          <w:p w14:paraId="737BFFEF" w14:textId="77777777" w:rsidR="00FD0673" w:rsidRPr="006C081F" w:rsidRDefault="00FD0673" w:rsidP="00813C5A">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plan area fraction of snow on paved surfaces</w:t>
            </w:r>
          </w:p>
        </w:tc>
      </w:tr>
      <w:tr w:rsidR="00FD0673" w:rsidRPr="006C081F" w14:paraId="57E2D6E3"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3303A727" w14:textId="77777777" w:rsidR="00FD0673" w:rsidRPr="006C081F" w:rsidRDefault="00FD0673" w:rsidP="00B70A5F">
            <w:pPr>
              <w:rPr>
                <w:b w:val="0"/>
                <w:sz w:val="18"/>
                <w:szCs w:val="18"/>
                <w:lang w:val="en-GB"/>
              </w:rPr>
            </w:pPr>
            <w:r w:rsidRPr="006C081F">
              <w:rPr>
                <w:b w:val="0"/>
                <w:sz w:val="18"/>
                <w:szCs w:val="18"/>
              </w:rPr>
              <w:t>SnowFracBldgs</w:t>
            </w:r>
          </w:p>
        </w:tc>
        <w:tc>
          <w:tcPr>
            <w:tcW w:w="989" w:type="dxa"/>
          </w:tcPr>
          <w:p w14:paraId="2E30433C" w14:textId="77777777" w:rsidR="00FD0673" w:rsidRPr="006C081F" w:rsidRDefault="00FD0673"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0C9013E4" w14:textId="77777777" w:rsidR="00FD0673" w:rsidRPr="006C081F" w:rsidRDefault="00FD0673"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t>
            </w:r>
          </w:p>
        </w:tc>
        <w:tc>
          <w:tcPr>
            <w:tcW w:w="5383" w:type="dxa"/>
          </w:tcPr>
          <w:p w14:paraId="0E57C30F" w14:textId="77777777" w:rsidR="00FD0673" w:rsidRPr="006C081F" w:rsidRDefault="00FD0673" w:rsidP="00F90CB2">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plan area fraction of snow on buildings</w:t>
            </w:r>
          </w:p>
        </w:tc>
      </w:tr>
      <w:tr w:rsidR="00FD0673" w:rsidRPr="006C081F" w14:paraId="1FCC283C"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345AA466" w14:textId="77777777" w:rsidR="00FD0673" w:rsidRPr="006C081F" w:rsidRDefault="00FD0673" w:rsidP="00B70A5F">
            <w:pPr>
              <w:rPr>
                <w:b w:val="0"/>
                <w:sz w:val="18"/>
                <w:szCs w:val="18"/>
                <w:lang w:val="en-GB"/>
              </w:rPr>
            </w:pPr>
            <w:r w:rsidRPr="006C081F">
              <w:rPr>
                <w:b w:val="0"/>
                <w:sz w:val="18"/>
                <w:szCs w:val="18"/>
              </w:rPr>
              <w:t>SnowFracEveTr</w:t>
            </w:r>
          </w:p>
        </w:tc>
        <w:tc>
          <w:tcPr>
            <w:tcW w:w="989" w:type="dxa"/>
          </w:tcPr>
          <w:p w14:paraId="1461A00B" w14:textId="77777777" w:rsidR="00FD0673" w:rsidRPr="006C081F" w:rsidRDefault="00FD0673"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00458850" w14:textId="77777777" w:rsidR="00FD0673" w:rsidRPr="006C081F" w:rsidRDefault="00FD0673"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t>
            </w:r>
          </w:p>
        </w:tc>
        <w:tc>
          <w:tcPr>
            <w:tcW w:w="5383" w:type="dxa"/>
          </w:tcPr>
          <w:p w14:paraId="068B0F07" w14:textId="77777777" w:rsidR="00FD0673" w:rsidRPr="006C081F" w:rsidRDefault="00FD0673" w:rsidP="00F90CB2">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plan area fraction of snow on evergreen trees</w:t>
            </w:r>
          </w:p>
        </w:tc>
      </w:tr>
      <w:tr w:rsidR="00FD0673" w:rsidRPr="006C081F" w14:paraId="32110881"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7630397B" w14:textId="77777777" w:rsidR="00FD0673" w:rsidRPr="006C081F" w:rsidRDefault="00FD0673" w:rsidP="00B70A5F">
            <w:pPr>
              <w:rPr>
                <w:b w:val="0"/>
                <w:sz w:val="18"/>
                <w:szCs w:val="18"/>
                <w:lang w:val="en-GB"/>
              </w:rPr>
            </w:pPr>
            <w:r w:rsidRPr="006C081F">
              <w:rPr>
                <w:b w:val="0"/>
                <w:sz w:val="18"/>
                <w:szCs w:val="18"/>
              </w:rPr>
              <w:t>SnowFracDecTr</w:t>
            </w:r>
          </w:p>
        </w:tc>
        <w:tc>
          <w:tcPr>
            <w:tcW w:w="989" w:type="dxa"/>
          </w:tcPr>
          <w:p w14:paraId="331A19BC" w14:textId="77777777" w:rsidR="00FD0673" w:rsidRPr="006C081F" w:rsidRDefault="00FD0673"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0B5A0EB4" w14:textId="77777777" w:rsidR="00FD0673" w:rsidRPr="006C081F" w:rsidRDefault="00FD0673"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t>
            </w:r>
          </w:p>
        </w:tc>
        <w:tc>
          <w:tcPr>
            <w:tcW w:w="5383" w:type="dxa"/>
          </w:tcPr>
          <w:p w14:paraId="18F2B4DC" w14:textId="77777777" w:rsidR="00FD0673" w:rsidRPr="006C081F" w:rsidRDefault="00FD0673" w:rsidP="00F90CB2">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plan area fraction of snow on deciduous trees</w:t>
            </w:r>
          </w:p>
        </w:tc>
      </w:tr>
      <w:tr w:rsidR="00FD0673" w:rsidRPr="006C081F" w14:paraId="170A131F"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528019A0" w14:textId="77777777" w:rsidR="00FD0673" w:rsidRPr="006C081F" w:rsidRDefault="00FD0673" w:rsidP="00B70A5F">
            <w:pPr>
              <w:rPr>
                <w:b w:val="0"/>
                <w:sz w:val="18"/>
                <w:szCs w:val="18"/>
                <w:lang w:val="en-GB"/>
              </w:rPr>
            </w:pPr>
            <w:r w:rsidRPr="006C081F">
              <w:rPr>
                <w:b w:val="0"/>
                <w:sz w:val="18"/>
                <w:szCs w:val="18"/>
              </w:rPr>
              <w:t>SnowFracGras</w:t>
            </w:r>
          </w:p>
        </w:tc>
        <w:tc>
          <w:tcPr>
            <w:tcW w:w="989" w:type="dxa"/>
          </w:tcPr>
          <w:p w14:paraId="1763E406" w14:textId="77777777" w:rsidR="00FD0673" w:rsidRPr="006C081F" w:rsidRDefault="00FD0673"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6E2F65EF" w14:textId="77777777" w:rsidR="00FD0673" w:rsidRPr="006C081F" w:rsidRDefault="00FD0673"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t>
            </w:r>
          </w:p>
        </w:tc>
        <w:tc>
          <w:tcPr>
            <w:tcW w:w="5383" w:type="dxa"/>
          </w:tcPr>
          <w:p w14:paraId="2B668506" w14:textId="77777777" w:rsidR="00FD0673" w:rsidRPr="006C081F" w:rsidRDefault="00FD0673" w:rsidP="00FD0673">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plan area fraction of snow on grass surfaces</w:t>
            </w:r>
          </w:p>
        </w:tc>
      </w:tr>
      <w:tr w:rsidR="00FD0673" w:rsidRPr="006C081F" w14:paraId="46091DE8"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788C3ADD" w14:textId="77777777" w:rsidR="00FD0673" w:rsidRPr="006C081F" w:rsidRDefault="00FD0673" w:rsidP="00B70A5F">
            <w:pPr>
              <w:rPr>
                <w:b w:val="0"/>
                <w:sz w:val="18"/>
                <w:szCs w:val="18"/>
                <w:lang w:val="en-GB"/>
              </w:rPr>
            </w:pPr>
            <w:r w:rsidRPr="006C081F">
              <w:rPr>
                <w:b w:val="0"/>
                <w:sz w:val="18"/>
                <w:szCs w:val="18"/>
              </w:rPr>
              <w:t>SnowFracBSoil</w:t>
            </w:r>
          </w:p>
        </w:tc>
        <w:tc>
          <w:tcPr>
            <w:tcW w:w="989" w:type="dxa"/>
          </w:tcPr>
          <w:p w14:paraId="36BB2FBD" w14:textId="77777777" w:rsidR="00FD0673" w:rsidRPr="006C081F" w:rsidRDefault="00FD0673"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46233E73" w14:textId="77777777" w:rsidR="00FD0673" w:rsidRPr="006C081F" w:rsidRDefault="00FD0673"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t>
            </w:r>
          </w:p>
        </w:tc>
        <w:tc>
          <w:tcPr>
            <w:tcW w:w="5383" w:type="dxa"/>
          </w:tcPr>
          <w:p w14:paraId="511FA4FB" w14:textId="77777777" w:rsidR="00FD0673" w:rsidRPr="006C081F" w:rsidRDefault="00FD0673" w:rsidP="00FD0673">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plan area fraction of snow on bare soil surfaces</w:t>
            </w:r>
          </w:p>
        </w:tc>
      </w:tr>
      <w:tr w:rsidR="00FD0673" w:rsidRPr="006C081F" w14:paraId="20916DFC"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66CD1642" w14:textId="77777777" w:rsidR="00FD0673" w:rsidRPr="006C081F" w:rsidRDefault="00FD0673" w:rsidP="00B70A5F">
            <w:pPr>
              <w:rPr>
                <w:b w:val="0"/>
                <w:sz w:val="18"/>
                <w:szCs w:val="18"/>
                <w:lang w:val="en-GB"/>
              </w:rPr>
            </w:pPr>
            <w:r w:rsidRPr="006C081F">
              <w:rPr>
                <w:b w:val="0"/>
                <w:sz w:val="18"/>
                <w:szCs w:val="18"/>
              </w:rPr>
              <w:t>SnowFracWater</w:t>
            </w:r>
          </w:p>
        </w:tc>
        <w:tc>
          <w:tcPr>
            <w:tcW w:w="989" w:type="dxa"/>
          </w:tcPr>
          <w:p w14:paraId="64DBDF08" w14:textId="77777777" w:rsidR="00FD0673" w:rsidRPr="006C081F" w:rsidRDefault="00FD0673"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620815D0" w14:textId="77777777" w:rsidR="00FD0673" w:rsidRPr="006C081F" w:rsidRDefault="00FD0673"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w:t>
            </w:r>
          </w:p>
        </w:tc>
        <w:tc>
          <w:tcPr>
            <w:tcW w:w="5383" w:type="dxa"/>
          </w:tcPr>
          <w:p w14:paraId="6B39B995" w14:textId="77777777" w:rsidR="00FD0673" w:rsidRPr="006C081F" w:rsidRDefault="00FD0673" w:rsidP="00F90CB2">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plan area fraction of snow on water</w:t>
            </w:r>
          </w:p>
        </w:tc>
      </w:tr>
      <w:tr w:rsidR="00FD0673" w:rsidRPr="006C081F" w14:paraId="252CCE96"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063522E9" w14:textId="77777777" w:rsidR="00FD0673" w:rsidRPr="006C081F" w:rsidRDefault="00FD0673" w:rsidP="00813C5A">
            <w:pPr>
              <w:rPr>
                <w:b w:val="0"/>
                <w:sz w:val="18"/>
                <w:szCs w:val="18"/>
                <w:lang w:val="en-GB"/>
              </w:rPr>
            </w:pPr>
            <w:r w:rsidRPr="006C081F">
              <w:rPr>
                <w:b w:val="0"/>
                <w:sz w:val="18"/>
                <w:szCs w:val="18"/>
              </w:rPr>
              <w:t>SnowDensPaved</w:t>
            </w:r>
          </w:p>
        </w:tc>
        <w:tc>
          <w:tcPr>
            <w:tcW w:w="989" w:type="dxa"/>
          </w:tcPr>
          <w:p w14:paraId="3F88E743" w14:textId="77777777" w:rsidR="00FD0673" w:rsidRPr="006C081F" w:rsidRDefault="00FD0673" w:rsidP="00813C5A">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021CCC09" w14:textId="77777777" w:rsidR="00FD0673" w:rsidRPr="006C081F" w:rsidRDefault="00FD0673" w:rsidP="00813C5A">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kg m</w:t>
            </w:r>
            <w:r w:rsidRPr="006C081F">
              <w:rPr>
                <w:rFonts w:eastAsia="Times New Roman" w:cs="Times New Roman"/>
                <w:sz w:val="18"/>
                <w:szCs w:val="18"/>
                <w:vertAlign w:val="superscript"/>
                <w:lang w:val="en-GB" w:eastAsia="fi-FI"/>
              </w:rPr>
              <w:t>-3</w:t>
            </w:r>
          </w:p>
        </w:tc>
        <w:tc>
          <w:tcPr>
            <w:tcW w:w="5383" w:type="dxa"/>
          </w:tcPr>
          <w:p w14:paraId="25CC2ED1" w14:textId="77777777" w:rsidR="00FD0673" w:rsidRPr="006C081F" w:rsidRDefault="00FD0673" w:rsidP="00813C5A">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density on paved surfaces</w:t>
            </w:r>
          </w:p>
        </w:tc>
      </w:tr>
      <w:tr w:rsidR="00FD0673" w:rsidRPr="006C081F" w14:paraId="018C45B2"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42FE25FC" w14:textId="77777777" w:rsidR="00FD0673" w:rsidRPr="006C081F" w:rsidRDefault="00FD0673" w:rsidP="00B70A5F">
            <w:pPr>
              <w:rPr>
                <w:b w:val="0"/>
                <w:sz w:val="18"/>
                <w:szCs w:val="18"/>
                <w:lang w:val="en-GB"/>
              </w:rPr>
            </w:pPr>
            <w:r w:rsidRPr="006C081F">
              <w:rPr>
                <w:b w:val="0"/>
                <w:sz w:val="18"/>
                <w:szCs w:val="18"/>
              </w:rPr>
              <w:t>SnowDensBldgs</w:t>
            </w:r>
          </w:p>
        </w:tc>
        <w:tc>
          <w:tcPr>
            <w:tcW w:w="989" w:type="dxa"/>
          </w:tcPr>
          <w:p w14:paraId="2B04180E" w14:textId="77777777" w:rsidR="00FD0673" w:rsidRPr="006C081F" w:rsidRDefault="00FD0673"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571B8CF4" w14:textId="77777777" w:rsidR="00FD0673" w:rsidRPr="006C081F" w:rsidRDefault="00FD0673"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kg m</w:t>
            </w:r>
            <w:r w:rsidRPr="006C081F">
              <w:rPr>
                <w:rFonts w:eastAsia="Times New Roman" w:cs="Times New Roman"/>
                <w:sz w:val="18"/>
                <w:szCs w:val="18"/>
                <w:vertAlign w:val="superscript"/>
                <w:lang w:val="en-GB" w:eastAsia="fi-FI"/>
              </w:rPr>
              <w:t>-3</w:t>
            </w:r>
          </w:p>
        </w:tc>
        <w:tc>
          <w:tcPr>
            <w:tcW w:w="5383" w:type="dxa"/>
          </w:tcPr>
          <w:p w14:paraId="56FB4B80" w14:textId="77777777" w:rsidR="00FD0673" w:rsidRPr="006C081F" w:rsidRDefault="00FD0673" w:rsidP="00CD250B">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density on buildings</w:t>
            </w:r>
          </w:p>
        </w:tc>
      </w:tr>
      <w:tr w:rsidR="00FD0673" w:rsidRPr="006C081F" w14:paraId="709841A8"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7D5A691E" w14:textId="77777777" w:rsidR="00FD0673" w:rsidRPr="006C081F" w:rsidRDefault="00FD0673" w:rsidP="00B70A5F">
            <w:pPr>
              <w:rPr>
                <w:b w:val="0"/>
                <w:sz w:val="18"/>
                <w:szCs w:val="18"/>
                <w:lang w:val="en-GB"/>
              </w:rPr>
            </w:pPr>
            <w:r w:rsidRPr="006C081F">
              <w:rPr>
                <w:b w:val="0"/>
                <w:sz w:val="18"/>
                <w:szCs w:val="18"/>
              </w:rPr>
              <w:t>SnowDensEveTr</w:t>
            </w:r>
          </w:p>
        </w:tc>
        <w:tc>
          <w:tcPr>
            <w:tcW w:w="989" w:type="dxa"/>
          </w:tcPr>
          <w:p w14:paraId="107FB198" w14:textId="77777777" w:rsidR="00FD0673" w:rsidRPr="006C081F" w:rsidRDefault="00FD0673"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0DCCBF75" w14:textId="77777777" w:rsidR="00FD0673" w:rsidRPr="006C081F" w:rsidRDefault="00FD0673"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kg m</w:t>
            </w:r>
            <w:r w:rsidRPr="006C081F">
              <w:rPr>
                <w:rFonts w:eastAsia="Times New Roman" w:cs="Times New Roman"/>
                <w:sz w:val="18"/>
                <w:szCs w:val="18"/>
                <w:vertAlign w:val="superscript"/>
                <w:lang w:val="en-GB" w:eastAsia="fi-FI"/>
              </w:rPr>
              <w:t>-3</w:t>
            </w:r>
          </w:p>
        </w:tc>
        <w:tc>
          <w:tcPr>
            <w:tcW w:w="5383" w:type="dxa"/>
          </w:tcPr>
          <w:p w14:paraId="02D99791" w14:textId="77777777" w:rsidR="00FD0673" w:rsidRPr="006C081F" w:rsidRDefault="00FD0673" w:rsidP="0003504B">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density on evergreen trees</w:t>
            </w:r>
          </w:p>
        </w:tc>
      </w:tr>
      <w:tr w:rsidR="00FD0673" w:rsidRPr="006C081F" w14:paraId="3F70ADEB"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1C1BBBC7" w14:textId="77777777" w:rsidR="00FD0673" w:rsidRPr="006C081F" w:rsidRDefault="00FD0673" w:rsidP="00B70A5F">
            <w:pPr>
              <w:rPr>
                <w:b w:val="0"/>
                <w:sz w:val="18"/>
                <w:szCs w:val="18"/>
                <w:lang w:val="en-GB"/>
              </w:rPr>
            </w:pPr>
            <w:r w:rsidRPr="006C081F">
              <w:rPr>
                <w:b w:val="0"/>
                <w:sz w:val="18"/>
                <w:szCs w:val="18"/>
              </w:rPr>
              <w:t>SnowDensDecTr</w:t>
            </w:r>
          </w:p>
        </w:tc>
        <w:tc>
          <w:tcPr>
            <w:tcW w:w="989" w:type="dxa"/>
          </w:tcPr>
          <w:p w14:paraId="6EFF8181" w14:textId="77777777" w:rsidR="00FD0673" w:rsidRPr="006C081F" w:rsidRDefault="00FD0673"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5B182540" w14:textId="77777777" w:rsidR="00FD0673" w:rsidRPr="006C081F" w:rsidRDefault="00FD0673"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kg m</w:t>
            </w:r>
            <w:r w:rsidRPr="006C081F">
              <w:rPr>
                <w:rFonts w:eastAsia="Times New Roman" w:cs="Times New Roman"/>
                <w:sz w:val="18"/>
                <w:szCs w:val="18"/>
                <w:vertAlign w:val="superscript"/>
                <w:lang w:val="en-GB" w:eastAsia="fi-FI"/>
              </w:rPr>
              <w:t>-3</w:t>
            </w:r>
          </w:p>
        </w:tc>
        <w:tc>
          <w:tcPr>
            <w:tcW w:w="5383" w:type="dxa"/>
          </w:tcPr>
          <w:p w14:paraId="4859FDF6" w14:textId="77777777" w:rsidR="00FD0673" w:rsidRPr="006C081F" w:rsidRDefault="00FD0673" w:rsidP="00892D91">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density on deciduous trees</w:t>
            </w:r>
          </w:p>
        </w:tc>
      </w:tr>
      <w:tr w:rsidR="00FD0673" w:rsidRPr="006C081F" w14:paraId="68670619"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60CCEB42" w14:textId="77777777" w:rsidR="00FD0673" w:rsidRPr="006C081F" w:rsidRDefault="00FD0673" w:rsidP="00B70A5F">
            <w:pPr>
              <w:rPr>
                <w:b w:val="0"/>
                <w:sz w:val="18"/>
                <w:szCs w:val="18"/>
                <w:lang w:val="en-GB"/>
              </w:rPr>
            </w:pPr>
            <w:r w:rsidRPr="006C081F">
              <w:rPr>
                <w:b w:val="0"/>
                <w:sz w:val="18"/>
                <w:szCs w:val="18"/>
              </w:rPr>
              <w:t>SnowDensGrass</w:t>
            </w:r>
          </w:p>
        </w:tc>
        <w:tc>
          <w:tcPr>
            <w:tcW w:w="989" w:type="dxa"/>
          </w:tcPr>
          <w:p w14:paraId="306A297B" w14:textId="77777777" w:rsidR="00FD0673" w:rsidRPr="006C081F" w:rsidRDefault="00FD0673"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73C619BD" w14:textId="77777777" w:rsidR="00FD0673" w:rsidRPr="006C081F" w:rsidRDefault="00FD0673"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kg m</w:t>
            </w:r>
            <w:r w:rsidRPr="006C081F">
              <w:rPr>
                <w:rFonts w:eastAsia="Times New Roman" w:cs="Times New Roman"/>
                <w:sz w:val="18"/>
                <w:szCs w:val="18"/>
                <w:vertAlign w:val="superscript"/>
                <w:lang w:val="en-GB" w:eastAsia="fi-FI"/>
              </w:rPr>
              <w:t>-3</w:t>
            </w:r>
          </w:p>
        </w:tc>
        <w:tc>
          <w:tcPr>
            <w:tcW w:w="5383" w:type="dxa"/>
          </w:tcPr>
          <w:p w14:paraId="11D6617F" w14:textId="77777777" w:rsidR="00FD0673" w:rsidRPr="006C081F" w:rsidRDefault="00FD0673" w:rsidP="00FD0673">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density on grass surfaces</w:t>
            </w:r>
          </w:p>
        </w:tc>
      </w:tr>
      <w:tr w:rsidR="00FD0673" w:rsidRPr="006C081F" w14:paraId="62E07583" w14:textId="77777777" w:rsidTr="006C08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33" w:type="dxa"/>
          </w:tcPr>
          <w:p w14:paraId="5361D96D" w14:textId="77777777" w:rsidR="00FD0673" w:rsidRPr="006C081F" w:rsidRDefault="00FD0673" w:rsidP="00FD0673">
            <w:pPr>
              <w:rPr>
                <w:b w:val="0"/>
                <w:sz w:val="18"/>
                <w:szCs w:val="18"/>
                <w:lang w:val="en-GB"/>
              </w:rPr>
            </w:pPr>
            <w:r w:rsidRPr="006C081F">
              <w:rPr>
                <w:b w:val="0"/>
                <w:sz w:val="18"/>
                <w:szCs w:val="18"/>
              </w:rPr>
              <w:t>SnowDensBSoil</w:t>
            </w:r>
          </w:p>
        </w:tc>
        <w:tc>
          <w:tcPr>
            <w:tcW w:w="989" w:type="dxa"/>
          </w:tcPr>
          <w:p w14:paraId="6BDF1D76" w14:textId="77777777" w:rsidR="00FD0673" w:rsidRPr="006C081F" w:rsidRDefault="00FD0673" w:rsidP="00504F8F">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p>
        </w:tc>
        <w:tc>
          <w:tcPr>
            <w:tcW w:w="716" w:type="dxa"/>
          </w:tcPr>
          <w:p w14:paraId="697A232A" w14:textId="77777777" w:rsidR="00FD0673" w:rsidRPr="006C081F" w:rsidRDefault="00FD0673" w:rsidP="00504F8F">
            <w:pPr>
              <w:ind w:right="-7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kg m</w:t>
            </w:r>
            <w:r w:rsidRPr="006C081F">
              <w:rPr>
                <w:rFonts w:eastAsia="Times New Roman" w:cs="Times New Roman"/>
                <w:sz w:val="18"/>
                <w:szCs w:val="18"/>
                <w:vertAlign w:val="superscript"/>
                <w:lang w:val="en-GB" w:eastAsia="fi-FI"/>
              </w:rPr>
              <w:t>-3</w:t>
            </w:r>
          </w:p>
        </w:tc>
        <w:tc>
          <w:tcPr>
            <w:tcW w:w="5383" w:type="dxa"/>
          </w:tcPr>
          <w:p w14:paraId="0DA3E04C" w14:textId="77777777" w:rsidR="00FD0673" w:rsidRPr="006C081F" w:rsidRDefault="00FD0673" w:rsidP="00FD0673">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density on bare soil surfaces</w:t>
            </w:r>
          </w:p>
        </w:tc>
      </w:tr>
      <w:tr w:rsidR="00FD0673" w:rsidRPr="00ED13B7" w14:paraId="5531BF35" w14:textId="77777777" w:rsidTr="006C081F">
        <w:trPr>
          <w:cantSplit/>
        </w:trPr>
        <w:tc>
          <w:tcPr>
            <w:cnfStyle w:val="001000000000" w:firstRow="0" w:lastRow="0" w:firstColumn="1" w:lastColumn="0" w:oddVBand="0" w:evenVBand="0" w:oddHBand="0" w:evenHBand="0" w:firstRowFirstColumn="0" w:firstRowLastColumn="0" w:lastRowFirstColumn="0" w:lastRowLastColumn="0"/>
            <w:tcW w:w="2233" w:type="dxa"/>
          </w:tcPr>
          <w:p w14:paraId="5808FB61" w14:textId="77777777" w:rsidR="00FD0673" w:rsidRPr="006C081F" w:rsidRDefault="00FD0673" w:rsidP="00B70A5F">
            <w:pPr>
              <w:rPr>
                <w:b w:val="0"/>
                <w:sz w:val="18"/>
                <w:szCs w:val="18"/>
                <w:lang w:val="en-GB"/>
              </w:rPr>
            </w:pPr>
            <w:r w:rsidRPr="006C081F">
              <w:rPr>
                <w:b w:val="0"/>
                <w:sz w:val="18"/>
                <w:szCs w:val="18"/>
              </w:rPr>
              <w:t>SnowDensWater</w:t>
            </w:r>
          </w:p>
        </w:tc>
        <w:tc>
          <w:tcPr>
            <w:tcW w:w="989" w:type="dxa"/>
          </w:tcPr>
          <w:p w14:paraId="6BA09B71" w14:textId="77777777" w:rsidR="00FD0673" w:rsidRPr="006C081F" w:rsidRDefault="00FD0673" w:rsidP="00504F8F">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p>
        </w:tc>
        <w:tc>
          <w:tcPr>
            <w:tcW w:w="716" w:type="dxa"/>
          </w:tcPr>
          <w:p w14:paraId="0B782AC6" w14:textId="77777777" w:rsidR="00FD0673" w:rsidRPr="006C081F" w:rsidRDefault="00FD0673" w:rsidP="00504F8F">
            <w:pPr>
              <w:ind w:right="-70"/>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kg m</w:t>
            </w:r>
            <w:r w:rsidRPr="006C081F">
              <w:rPr>
                <w:rFonts w:eastAsia="Times New Roman" w:cs="Times New Roman"/>
                <w:sz w:val="18"/>
                <w:szCs w:val="18"/>
                <w:vertAlign w:val="superscript"/>
                <w:lang w:val="en-GB" w:eastAsia="fi-FI"/>
              </w:rPr>
              <w:t>-3</w:t>
            </w:r>
          </w:p>
        </w:tc>
        <w:tc>
          <w:tcPr>
            <w:tcW w:w="5383" w:type="dxa"/>
          </w:tcPr>
          <w:p w14:paraId="1C0DB6FD" w14:textId="77777777" w:rsidR="00FD0673" w:rsidRPr="00ED13B7" w:rsidRDefault="00FD0673" w:rsidP="00892D91">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val="en-GB" w:eastAsia="fi-FI"/>
              </w:rPr>
            </w:pPr>
            <w:r w:rsidRPr="006C081F">
              <w:rPr>
                <w:rFonts w:eastAsia="Times New Roman" w:cs="Times New Roman"/>
                <w:sz w:val="18"/>
                <w:szCs w:val="18"/>
                <w:lang w:val="en-GB" w:eastAsia="fi-FI"/>
              </w:rPr>
              <w:t>Initial snow density on water</w:t>
            </w:r>
          </w:p>
        </w:tc>
      </w:tr>
    </w:tbl>
    <w:p w14:paraId="7081300A" w14:textId="77777777" w:rsidR="00DC4225" w:rsidRPr="005A2269" w:rsidRDefault="00DC4225" w:rsidP="00CA30CE">
      <w:pPr>
        <w:rPr>
          <w:color w:val="7030A0"/>
          <w:lang w:val="en-GB"/>
        </w:rPr>
      </w:pPr>
    </w:p>
    <w:p w14:paraId="271CDD08" w14:textId="77777777" w:rsidR="003E6FD2" w:rsidRPr="003E6FD2" w:rsidRDefault="003E6FD2" w:rsidP="003E6FD2">
      <w:pPr>
        <w:rPr>
          <w:rFonts w:eastAsia="Times New Roman" w:cs="Times New Roman"/>
          <w:b/>
          <w:bCs/>
          <w:color w:val="4F81BD" w:themeColor="accent1"/>
          <w:sz w:val="24"/>
          <w:szCs w:val="20"/>
          <w:lang w:val="en-GB" w:eastAsia="fi-FI"/>
        </w:rPr>
      </w:pPr>
      <w:bookmarkStart w:id="80" w:name="_4.5_SUEWS_FunctionalTypes.txt"/>
      <w:bookmarkStart w:id="81" w:name="_Meteorological_input_file"/>
      <w:bookmarkEnd w:id="80"/>
      <w:bookmarkEnd w:id="81"/>
    </w:p>
    <w:p w14:paraId="195836E1" w14:textId="77777777" w:rsidR="003E6FD2" w:rsidRPr="003E6FD2" w:rsidRDefault="003E6FD2" w:rsidP="00870E7A">
      <w:pPr>
        <w:pStyle w:val="Heading2"/>
      </w:pPr>
      <w:bookmarkStart w:id="82" w:name="_Toc414112045"/>
      <w:r w:rsidRPr="003E6FD2">
        <w:t>Meteorological input file (SSss_YYYY_data.txt)</w:t>
      </w:r>
      <w:bookmarkEnd w:id="82"/>
    </w:p>
    <w:p w14:paraId="683E0757" w14:textId="77777777" w:rsidR="002372B4" w:rsidRPr="002372B4" w:rsidRDefault="002372B4" w:rsidP="002372B4">
      <w:pPr>
        <w:rPr>
          <w:b/>
          <w:lang w:val="en-GB" w:eastAsia="fi-FI"/>
        </w:rPr>
      </w:pPr>
    </w:p>
    <w:p w14:paraId="2EAC77E3" w14:textId="77777777" w:rsidR="00DC4225" w:rsidRDefault="00AE6394" w:rsidP="00130F4D">
      <w:pPr>
        <w:rPr>
          <w:rFonts w:cs="Times New Roman"/>
          <w:szCs w:val="20"/>
          <w:lang w:val="en-GB"/>
        </w:rPr>
      </w:pPr>
      <w:r w:rsidRPr="00CD250B">
        <w:rPr>
          <w:rFonts w:cs="Times New Roman"/>
          <w:szCs w:val="20"/>
          <w:lang w:val="en-GB"/>
        </w:rPr>
        <w:t>SUEWS</w:t>
      </w:r>
      <w:r w:rsidR="00321AC6" w:rsidRPr="00CD250B">
        <w:rPr>
          <w:rFonts w:cs="Times New Roman"/>
          <w:szCs w:val="20"/>
          <w:lang w:val="en-GB"/>
        </w:rPr>
        <w:t xml:space="preserve"> is designed to run using commonly measured meteorological variables</w:t>
      </w:r>
      <w:r w:rsidR="005C60F5" w:rsidRPr="00CD250B">
        <w:rPr>
          <w:rFonts w:cs="Times New Roman"/>
          <w:szCs w:val="20"/>
          <w:lang w:val="en-GB"/>
        </w:rPr>
        <w:t xml:space="preserve">. </w:t>
      </w:r>
      <w:r w:rsidR="00DC4225">
        <w:rPr>
          <w:rFonts w:cs="Times New Roman"/>
          <w:szCs w:val="20"/>
          <w:lang w:val="en-GB"/>
        </w:rPr>
        <w:t xml:space="preserve">Required inputs must be continuous – i.e. gap fill any missing data. </w:t>
      </w:r>
      <w:r w:rsidR="00FC1BDD">
        <w:rPr>
          <w:rFonts w:cs="Times New Roman"/>
          <w:szCs w:val="20"/>
          <w:lang w:val="en-GB"/>
        </w:rPr>
        <w:t xml:space="preserve">The table below </w:t>
      </w:r>
      <w:r w:rsidR="007D0827" w:rsidRPr="00CD250B">
        <w:rPr>
          <w:rFonts w:cs="Times New Roman"/>
          <w:szCs w:val="20"/>
          <w:lang w:val="en-GB"/>
        </w:rPr>
        <w:t>gives the required</w:t>
      </w:r>
      <w:r w:rsidR="00FC1BDD">
        <w:rPr>
          <w:rFonts w:cs="Times New Roman"/>
          <w:szCs w:val="20"/>
          <w:lang w:val="en-GB"/>
        </w:rPr>
        <w:t xml:space="preserve"> (R)</w:t>
      </w:r>
      <w:r w:rsidR="007D0827" w:rsidRPr="00CD250B">
        <w:rPr>
          <w:rFonts w:cs="Times New Roman"/>
          <w:szCs w:val="20"/>
          <w:lang w:val="en-GB"/>
        </w:rPr>
        <w:t xml:space="preserve"> and optional </w:t>
      </w:r>
      <w:r w:rsidR="00FC1BDD">
        <w:rPr>
          <w:rFonts w:cs="Times New Roman"/>
          <w:szCs w:val="20"/>
          <w:lang w:val="en-GB"/>
        </w:rPr>
        <w:t xml:space="preserve">(O) </w:t>
      </w:r>
      <w:r w:rsidR="007D0827" w:rsidRPr="00CD250B">
        <w:rPr>
          <w:rFonts w:cs="Times New Roman"/>
          <w:szCs w:val="20"/>
          <w:lang w:val="en-GB"/>
        </w:rPr>
        <w:t>additional</w:t>
      </w:r>
      <w:r w:rsidR="00321AC6" w:rsidRPr="00CD250B">
        <w:rPr>
          <w:rFonts w:cs="Times New Roman"/>
          <w:szCs w:val="20"/>
          <w:lang w:val="en-GB"/>
        </w:rPr>
        <w:t xml:space="preserve"> input variables.</w:t>
      </w:r>
      <w:r w:rsidR="00C4341E">
        <w:rPr>
          <w:rFonts w:cs="Times New Roman"/>
          <w:szCs w:val="20"/>
          <w:lang w:val="en-GB"/>
        </w:rPr>
        <w:t xml:space="preserve"> If an optional input variable is not available or will not be used by the model, enter </w:t>
      </w:r>
      <w:r w:rsidR="00C4341E" w:rsidRPr="00C4341E">
        <w:rPr>
          <w:rFonts w:cs="Times New Roman"/>
          <w:szCs w:val="20"/>
          <w:lang w:val="en-GB"/>
        </w:rPr>
        <w:t>‘</w:t>
      </w:r>
      <w:r w:rsidR="002A7859" w:rsidRPr="00C4341E">
        <w:rPr>
          <w:rFonts w:cs="Times New Roman"/>
          <w:szCs w:val="20"/>
          <w:lang w:val="en-GB"/>
        </w:rPr>
        <w:t>-999.0</w:t>
      </w:r>
      <w:r w:rsidR="00C4341E" w:rsidRPr="00C4341E">
        <w:rPr>
          <w:rFonts w:cs="Times New Roman"/>
          <w:szCs w:val="20"/>
          <w:lang w:val="en-GB"/>
        </w:rPr>
        <w:t>’ for this column.</w:t>
      </w:r>
    </w:p>
    <w:p w14:paraId="30778C9B" w14:textId="77777777" w:rsidR="00611EA8" w:rsidRDefault="00611EA8" w:rsidP="00130F4D">
      <w:pPr>
        <w:rPr>
          <w:rFonts w:eastAsia="Times New Roman" w:cs="Times New Roman"/>
          <w:color w:val="000000"/>
          <w:szCs w:val="20"/>
          <w:lang w:val="en-GB" w:eastAsia="fi-FI"/>
        </w:rPr>
      </w:pPr>
    </w:p>
    <w:p w14:paraId="7559ED5F" w14:textId="77777777" w:rsidR="00611EA8" w:rsidRDefault="00611EA8" w:rsidP="00130F4D">
      <w:pPr>
        <w:rPr>
          <w:lang w:val="en-GB"/>
        </w:rPr>
      </w:pPr>
      <w:r>
        <w:rPr>
          <w:rFonts w:eastAsia="Times New Roman" w:cs="Times New Roman"/>
          <w:color w:val="000000"/>
          <w:szCs w:val="20"/>
          <w:lang w:val="en-GB" w:eastAsia="fi-FI"/>
        </w:rPr>
        <w:t xml:space="preserve">One </w:t>
      </w:r>
      <w:r w:rsidRPr="00293672">
        <w:rPr>
          <w:rFonts w:eastAsia="Times New Roman" w:cs="Times New Roman"/>
          <w:color w:val="000000"/>
          <w:szCs w:val="20"/>
          <w:lang w:val="en-GB" w:eastAsia="fi-FI"/>
        </w:rPr>
        <w:t xml:space="preserve">single met file </w:t>
      </w:r>
      <w:r>
        <w:rPr>
          <w:rFonts w:eastAsia="Times New Roman" w:cs="Times New Roman"/>
          <w:color w:val="000000"/>
          <w:szCs w:val="20"/>
          <w:lang w:val="en-GB" w:eastAsia="fi-FI"/>
        </w:rPr>
        <w:t xml:space="preserve">can be used </w:t>
      </w:r>
      <w:r w:rsidRPr="00293672">
        <w:rPr>
          <w:rFonts w:eastAsia="Times New Roman" w:cs="Times New Roman"/>
          <w:color w:val="000000"/>
          <w:szCs w:val="20"/>
          <w:lang w:val="en-GB" w:eastAsia="fi-FI"/>
        </w:rPr>
        <w:t>for all grids (</w:t>
      </w:r>
      <w:r>
        <w:rPr>
          <w:rFonts w:eastAsia="Times New Roman" w:cs="Times New Roman"/>
          <w:color w:val="000000"/>
          <w:szCs w:val="20"/>
          <w:lang w:val="en-GB" w:eastAsia="fi-FI"/>
        </w:rPr>
        <w:t>MultipleMetFiles=</w:t>
      </w:r>
      <w:r w:rsidRPr="00293672">
        <w:rPr>
          <w:rFonts w:eastAsia="Times New Roman" w:cs="Times New Roman"/>
          <w:color w:val="000000"/>
          <w:szCs w:val="20"/>
          <w:lang w:val="en-GB" w:eastAsia="fi-FI"/>
        </w:rPr>
        <w:t>0)</w:t>
      </w:r>
      <w:r>
        <w:rPr>
          <w:rFonts w:eastAsia="Times New Roman" w:cs="Times New Roman"/>
          <w:color w:val="000000"/>
          <w:szCs w:val="20"/>
          <w:lang w:val="en-GB" w:eastAsia="fi-FI"/>
        </w:rPr>
        <w:t xml:space="preserve"> if appropriate for the study area, or</w:t>
      </w:r>
      <w:r w:rsidRPr="00293672">
        <w:rPr>
          <w:rFonts w:eastAsia="Times New Roman" w:cs="Times New Roman"/>
          <w:color w:val="000000"/>
          <w:szCs w:val="20"/>
          <w:lang w:val="en-GB" w:eastAsia="fi-FI"/>
        </w:rPr>
        <w:t xml:space="preserve"> separate met file</w:t>
      </w:r>
      <w:r>
        <w:rPr>
          <w:rFonts w:eastAsia="Times New Roman" w:cs="Times New Roman"/>
          <w:color w:val="000000"/>
          <w:szCs w:val="20"/>
          <w:lang w:val="en-GB" w:eastAsia="fi-FI"/>
        </w:rPr>
        <w:t>s</w:t>
      </w:r>
      <w:r w:rsidRPr="00293672">
        <w:rPr>
          <w:rFonts w:eastAsia="Times New Roman" w:cs="Times New Roman"/>
          <w:color w:val="000000"/>
          <w:szCs w:val="20"/>
          <w:lang w:val="en-GB" w:eastAsia="fi-FI"/>
        </w:rPr>
        <w:t xml:space="preserve"> </w:t>
      </w:r>
      <w:r>
        <w:rPr>
          <w:rFonts w:eastAsia="Times New Roman" w:cs="Times New Roman"/>
          <w:color w:val="000000"/>
          <w:szCs w:val="20"/>
          <w:lang w:val="en-GB" w:eastAsia="fi-FI"/>
        </w:rPr>
        <w:t xml:space="preserve">can be used </w:t>
      </w:r>
      <w:r w:rsidRPr="00293672">
        <w:rPr>
          <w:rFonts w:eastAsia="Times New Roman" w:cs="Times New Roman"/>
          <w:color w:val="000000"/>
          <w:szCs w:val="20"/>
          <w:lang w:val="en-GB" w:eastAsia="fi-FI"/>
        </w:rPr>
        <w:t xml:space="preserve">for each grid </w:t>
      </w:r>
      <w:r>
        <w:rPr>
          <w:rFonts w:eastAsia="Times New Roman" w:cs="Times New Roman"/>
          <w:color w:val="000000"/>
          <w:szCs w:val="20"/>
          <w:lang w:val="en-GB" w:eastAsia="fi-FI"/>
        </w:rPr>
        <w:t xml:space="preserve">if data are available </w:t>
      </w:r>
      <w:r w:rsidRPr="00293672">
        <w:rPr>
          <w:rFonts w:eastAsia="Times New Roman" w:cs="Times New Roman"/>
          <w:color w:val="000000"/>
          <w:szCs w:val="20"/>
          <w:lang w:val="en-GB" w:eastAsia="fi-FI"/>
        </w:rPr>
        <w:t>(</w:t>
      </w:r>
      <w:r>
        <w:rPr>
          <w:rFonts w:eastAsia="Times New Roman" w:cs="Times New Roman"/>
          <w:color w:val="000000"/>
          <w:szCs w:val="20"/>
          <w:lang w:val="en-GB" w:eastAsia="fi-FI"/>
        </w:rPr>
        <w:t>MultipleMetFiles=</w:t>
      </w:r>
      <w:r w:rsidRPr="00293672">
        <w:rPr>
          <w:rFonts w:eastAsia="Times New Roman" w:cs="Times New Roman"/>
          <w:color w:val="000000"/>
          <w:szCs w:val="20"/>
          <w:lang w:val="en-GB" w:eastAsia="fi-FI"/>
        </w:rPr>
        <w:t>1).</w:t>
      </w:r>
    </w:p>
    <w:p w14:paraId="15F45844" w14:textId="77777777" w:rsidR="00706E2F" w:rsidRDefault="00706E2F" w:rsidP="00130F4D">
      <w:pPr>
        <w:rPr>
          <w:lang w:val="en-GB"/>
        </w:rPr>
      </w:pPr>
    </w:p>
    <w:tbl>
      <w:tblPr>
        <w:tblStyle w:val="LightShading"/>
        <w:tblW w:w="9322" w:type="dxa"/>
        <w:tblLayout w:type="fixed"/>
        <w:tblLook w:val="04A0" w:firstRow="1" w:lastRow="0" w:firstColumn="1" w:lastColumn="0" w:noHBand="0" w:noVBand="1"/>
      </w:tblPr>
      <w:tblGrid>
        <w:gridCol w:w="534"/>
        <w:gridCol w:w="708"/>
        <w:gridCol w:w="1418"/>
        <w:gridCol w:w="6662"/>
      </w:tblGrid>
      <w:tr w:rsidR="00706E2F" w:rsidRPr="00925452" w14:paraId="7D196D9B" w14:textId="77777777" w:rsidTr="00925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59EADAD4" w14:textId="77777777" w:rsidR="00706E2F" w:rsidRPr="00925452" w:rsidRDefault="00706E2F" w:rsidP="00925452">
            <w:pPr>
              <w:jc w:val="center"/>
              <w:rPr>
                <w:color w:val="auto"/>
                <w:sz w:val="18"/>
                <w:szCs w:val="18"/>
              </w:rPr>
            </w:pPr>
            <w:r w:rsidRPr="00925452">
              <w:rPr>
                <w:color w:val="auto"/>
                <w:sz w:val="18"/>
                <w:szCs w:val="18"/>
              </w:rPr>
              <w:t>No.</w:t>
            </w:r>
          </w:p>
        </w:tc>
        <w:tc>
          <w:tcPr>
            <w:tcW w:w="708" w:type="dxa"/>
            <w:vAlign w:val="center"/>
          </w:tcPr>
          <w:p w14:paraId="21D9E4B6" w14:textId="77777777" w:rsidR="00706E2F" w:rsidRPr="00925452" w:rsidRDefault="00706E2F" w:rsidP="00925452">
            <w:pPr>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USE</w:t>
            </w:r>
          </w:p>
        </w:tc>
        <w:tc>
          <w:tcPr>
            <w:tcW w:w="1418" w:type="dxa"/>
            <w:vAlign w:val="center"/>
          </w:tcPr>
          <w:p w14:paraId="3F27F0F6" w14:textId="77777777" w:rsidR="00706E2F" w:rsidRPr="00925452" w:rsidRDefault="00706E2F" w:rsidP="00925452">
            <w:pPr>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Column</w:t>
            </w:r>
            <w:r w:rsidR="00925452" w:rsidRPr="00925452">
              <w:rPr>
                <w:color w:val="auto"/>
                <w:sz w:val="18"/>
                <w:szCs w:val="18"/>
              </w:rPr>
              <w:t xml:space="preserve"> n</w:t>
            </w:r>
            <w:r w:rsidRPr="00925452">
              <w:rPr>
                <w:color w:val="auto"/>
                <w:sz w:val="18"/>
                <w:szCs w:val="18"/>
              </w:rPr>
              <w:t>ame</w:t>
            </w:r>
          </w:p>
        </w:tc>
        <w:tc>
          <w:tcPr>
            <w:tcW w:w="6662" w:type="dxa"/>
          </w:tcPr>
          <w:p w14:paraId="7A53D4D8" w14:textId="77777777" w:rsidR="00706E2F" w:rsidRPr="00925452" w:rsidRDefault="00706E2F" w:rsidP="00130F4D">
            <w:pPr>
              <w:cnfStyle w:val="100000000000" w:firstRow="1"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Description</w:t>
            </w:r>
          </w:p>
        </w:tc>
      </w:tr>
      <w:tr w:rsidR="00706E2F" w:rsidRPr="00925452" w14:paraId="6379EE26"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538EDF59" w14:textId="77777777" w:rsidR="00706E2F" w:rsidRPr="006E4F7E" w:rsidRDefault="00813C5A" w:rsidP="00925452">
            <w:pPr>
              <w:jc w:val="center"/>
              <w:rPr>
                <w:color w:val="auto"/>
                <w:sz w:val="18"/>
                <w:szCs w:val="18"/>
              </w:rPr>
            </w:pPr>
            <w:r w:rsidRPr="006E4F7E">
              <w:rPr>
                <w:color w:val="auto"/>
                <w:sz w:val="18"/>
                <w:szCs w:val="18"/>
              </w:rPr>
              <w:t>1</w:t>
            </w:r>
          </w:p>
        </w:tc>
        <w:tc>
          <w:tcPr>
            <w:tcW w:w="708" w:type="dxa"/>
            <w:vAlign w:val="center"/>
          </w:tcPr>
          <w:p w14:paraId="2B1B45E8" w14:textId="77777777" w:rsidR="00706E2F" w:rsidRPr="006E4F7E" w:rsidRDefault="00FC1BDD" w:rsidP="00925452">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50559053" w14:textId="77777777" w:rsidR="00706E2F" w:rsidRPr="006E4F7E" w:rsidRDefault="006E4F7E" w:rsidP="00925452">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rFonts w:cs="Times New Roman"/>
                <w:b/>
                <w:color w:val="auto"/>
                <w:sz w:val="18"/>
                <w:szCs w:val="18"/>
              </w:rPr>
              <w:t>i</w:t>
            </w:r>
            <w:r w:rsidR="00FC1BDD" w:rsidRPr="006E4F7E">
              <w:rPr>
                <w:rFonts w:cs="Times New Roman"/>
                <w:b/>
                <w:color w:val="auto"/>
                <w:sz w:val="18"/>
                <w:szCs w:val="18"/>
              </w:rPr>
              <w:t>y</w:t>
            </w:r>
          </w:p>
        </w:tc>
        <w:tc>
          <w:tcPr>
            <w:tcW w:w="6662" w:type="dxa"/>
          </w:tcPr>
          <w:p w14:paraId="7D8E9F15" w14:textId="77777777" w:rsidR="00706E2F" w:rsidRPr="001E4FE1" w:rsidRDefault="00FC1BDD"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color w:val="auto"/>
                <w:sz w:val="18"/>
                <w:szCs w:val="18"/>
              </w:rPr>
              <w:t>Year [YYYY]</w:t>
            </w:r>
          </w:p>
        </w:tc>
      </w:tr>
      <w:tr w:rsidR="00706E2F" w:rsidRPr="00925452" w14:paraId="73992B4A"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57B21C04" w14:textId="77777777" w:rsidR="00706E2F" w:rsidRPr="006E4F7E" w:rsidRDefault="00813C5A" w:rsidP="00925452">
            <w:pPr>
              <w:jc w:val="center"/>
              <w:rPr>
                <w:color w:val="auto"/>
                <w:sz w:val="18"/>
                <w:szCs w:val="18"/>
              </w:rPr>
            </w:pPr>
            <w:r w:rsidRPr="006E4F7E">
              <w:rPr>
                <w:color w:val="auto"/>
                <w:sz w:val="18"/>
                <w:szCs w:val="18"/>
              </w:rPr>
              <w:t>2</w:t>
            </w:r>
          </w:p>
        </w:tc>
        <w:tc>
          <w:tcPr>
            <w:tcW w:w="708" w:type="dxa"/>
            <w:vAlign w:val="center"/>
          </w:tcPr>
          <w:p w14:paraId="66E9BB17" w14:textId="77777777" w:rsidR="00706E2F" w:rsidRPr="006E4F7E" w:rsidRDefault="00FC1BDD"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2FBB41F0" w14:textId="77777777" w:rsidR="00706E2F" w:rsidRPr="006E4F7E" w:rsidRDefault="006E4F7E"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i</w:t>
            </w:r>
            <w:r w:rsidR="00706E2F" w:rsidRPr="006E4F7E">
              <w:rPr>
                <w:b/>
                <w:color w:val="auto"/>
                <w:sz w:val="18"/>
                <w:szCs w:val="18"/>
              </w:rPr>
              <w:t>d</w:t>
            </w:r>
          </w:p>
        </w:tc>
        <w:tc>
          <w:tcPr>
            <w:tcW w:w="6662" w:type="dxa"/>
          </w:tcPr>
          <w:p w14:paraId="3DDD7332" w14:textId="77777777" w:rsidR="00706E2F" w:rsidRPr="001E4FE1" w:rsidRDefault="00FC1BDD"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1E4FE1">
              <w:rPr>
                <w:color w:val="auto"/>
                <w:sz w:val="18"/>
                <w:szCs w:val="18"/>
              </w:rPr>
              <w:t>Day of year [DOY]</w:t>
            </w:r>
          </w:p>
        </w:tc>
      </w:tr>
      <w:tr w:rsidR="00706E2F" w:rsidRPr="00925452" w14:paraId="10B1A1D0"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561EA5D3" w14:textId="77777777" w:rsidR="00706E2F" w:rsidRPr="006E4F7E" w:rsidRDefault="00813C5A" w:rsidP="00925452">
            <w:pPr>
              <w:jc w:val="center"/>
              <w:rPr>
                <w:color w:val="auto"/>
                <w:sz w:val="18"/>
                <w:szCs w:val="18"/>
              </w:rPr>
            </w:pPr>
            <w:r w:rsidRPr="006E4F7E">
              <w:rPr>
                <w:color w:val="auto"/>
                <w:sz w:val="18"/>
                <w:szCs w:val="18"/>
              </w:rPr>
              <w:t>3</w:t>
            </w:r>
          </w:p>
        </w:tc>
        <w:tc>
          <w:tcPr>
            <w:tcW w:w="708" w:type="dxa"/>
            <w:vAlign w:val="center"/>
          </w:tcPr>
          <w:p w14:paraId="70CC77E0" w14:textId="77777777" w:rsidR="00706E2F" w:rsidRPr="006E4F7E" w:rsidRDefault="006E4F7E" w:rsidP="00925452">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6F1FBF9D" w14:textId="77777777" w:rsidR="00706E2F" w:rsidRPr="006E4F7E" w:rsidRDefault="006E4F7E" w:rsidP="006E4F7E">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b/>
                <w:color w:val="auto"/>
                <w:sz w:val="18"/>
                <w:szCs w:val="18"/>
              </w:rPr>
              <w:t>i</w:t>
            </w:r>
            <w:r w:rsidR="00706E2F" w:rsidRPr="006E4F7E">
              <w:rPr>
                <w:b/>
                <w:color w:val="auto"/>
                <w:sz w:val="18"/>
                <w:szCs w:val="18"/>
              </w:rPr>
              <w:t>t</w:t>
            </w:r>
          </w:p>
        </w:tc>
        <w:tc>
          <w:tcPr>
            <w:tcW w:w="6662" w:type="dxa"/>
          </w:tcPr>
          <w:p w14:paraId="3006D1F6" w14:textId="77777777" w:rsidR="00706E2F" w:rsidRPr="001E4FE1" w:rsidRDefault="00FC1BDD"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color w:val="auto"/>
                <w:sz w:val="18"/>
                <w:szCs w:val="18"/>
              </w:rPr>
              <w:t>Hour [H]</w:t>
            </w:r>
          </w:p>
        </w:tc>
      </w:tr>
      <w:tr w:rsidR="00706E2F" w:rsidRPr="00925452" w14:paraId="4AA58911"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09995B11" w14:textId="77777777" w:rsidR="00706E2F" w:rsidRPr="006E4F7E" w:rsidRDefault="00813C5A" w:rsidP="00925452">
            <w:pPr>
              <w:jc w:val="center"/>
              <w:rPr>
                <w:color w:val="auto"/>
                <w:sz w:val="18"/>
                <w:szCs w:val="18"/>
              </w:rPr>
            </w:pPr>
            <w:r w:rsidRPr="006E4F7E">
              <w:rPr>
                <w:color w:val="auto"/>
                <w:sz w:val="18"/>
                <w:szCs w:val="18"/>
              </w:rPr>
              <w:t>4</w:t>
            </w:r>
          </w:p>
        </w:tc>
        <w:tc>
          <w:tcPr>
            <w:tcW w:w="708" w:type="dxa"/>
            <w:vAlign w:val="center"/>
          </w:tcPr>
          <w:p w14:paraId="5B475EFC" w14:textId="77777777" w:rsidR="00706E2F" w:rsidRPr="006E4F7E" w:rsidRDefault="006E4F7E"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5C13D225" w14:textId="77777777" w:rsidR="00706E2F" w:rsidRPr="006E4F7E" w:rsidRDefault="00925452"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im</w:t>
            </w:r>
            <w:r w:rsidR="00706E2F" w:rsidRPr="006E4F7E">
              <w:rPr>
                <w:b/>
                <w:color w:val="auto"/>
                <w:sz w:val="18"/>
                <w:szCs w:val="18"/>
              </w:rPr>
              <w:t>in</w:t>
            </w:r>
          </w:p>
        </w:tc>
        <w:tc>
          <w:tcPr>
            <w:tcW w:w="6662" w:type="dxa"/>
          </w:tcPr>
          <w:p w14:paraId="7F71C528" w14:textId="77777777" w:rsidR="00706E2F" w:rsidRPr="001E4FE1" w:rsidRDefault="00FC1BDD"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1E4FE1">
              <w:rPr>
                <w:color w:val="auto"/>
                <w:sz w:val="18"/>
                <w:szCs w:val="18"/>
              </w:rPr>
              <w:t>Minute [M]</w:t>
            </w:r>
          </w:p>
        </w:tc>
      </w:tr>
      <w:tr w:rsidR="00706E2F" w:rsidRPr="00925452" w14:paraId="3E0889AC"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4B881CA1" w14:textId="77777777" w:rsidR="00706E2F" w:rsidRPr="00925452" w:rsidRDefault="00813C5A" w:rsidP="00925452">
            <w:pPr>
              <w:jc w:val="center"/>
              <w:rPr>
                <w:b w:val="0"/>
                <w:color w:val="auto"/>
                <w:sz w:val="18"/>
                <w:szCs w:val="18"/>
              </w:rPr>
            </w:pPr>
            <w:r w:rsidRPr="00925452">
              <w:rPr>
                <w:b w:val="0"/>
                <w:color w:val="auto"/>
                <w:sz w:val="18"/>
                <w:szCs w:val="18"/>
              </w:rPr>
              <w:t>5</w:t>
            </w:r>
          </w:p>
        </w:tc>
        <w:tc>
          <w:tcPr>
            <w:tcW w:w="708" w:type="dxa"/>
            <w:vAlign w:val="center"/>
          </w:tcPr>
          <w:p w14:paraId="3FBF22F5" w14:textId="77777777" w:rsidR="00706E2F" w:rsidRPr="00925452" w:rsidRDefault="00FC1BDD"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22ACDC02" w14:textId="77777777" w:rsidR="00706E2F" w:rsidRPr="00925452" w:rsidRDefault="00925452"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q</w:t>
            </w:r>
            <w:r w:rsidR="00706E2F" w:rsidRPr="00925452">
              <w:rPr>
                <w:color w:val="auto"/>
                <w:sz w:val="18"/>
                <w:szCs w:val="18"/>
              </w:rPr>
              <w:t>n</w:t>
            </w:r>
          </w:p>
        </w:tc>
        <w:tc>
          <w:tcPr>
            <w:tcW w:w="6662" w:type="dxa"/>
          </w:tcPr>
          <w:p w14:paraId="5C810BBF" w14:textId="77777777" w:rsidR="00706E2F" w:rsidRPr="001E4FE1" w:rsidRDefault="00FC1BDD"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color w:val="auto"/>
                <w:sz w:val="18"/>
                <w:szCs w:val="18"/>
              </w:rPr>
              <w:t>Net all-wave radiation [W m</w:t>
            </w:r>
            <w:r w:rsidRPr="001E4FE1">
              <w:rPr>
                <w:color w:val="auto"/>
                <w:sz w:val="18"/>
                <w:szCs w:val="18"/>
                <w:vertAlign w:val="superscript"/>
              </w:rPr>
              <w:t>-2</w:t>
            </w:r>
            <w:r w:rsidRPr="001E4FE1">
              <w:rPr>
                <w:color w:val="auto"/>
                <w:sz w:val="18"/>
                <w:szCs w:val="18"/>
              </w:rPr>
              <w:t>]</w:t>
            </w:r>
          </w:p>
          <w:p w14:paraId="5DAC821D" w14:textId="77777777" w:rsidR="00065066" w:rsidRPr="001E4FE1" w:rsidRDefault="00065066"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color w:val="auto"/>
                <w:sz w:val="18"/>
                <w:szCs w:val="18"/>
              </w:rPr>
              <w:t xml:space="preserve">Required if NetRadiationChoice = 1. </w:t>
            </w:r>
          </w:p>
        </w:tc>
      </w:tr>
      <w:tr w:rsidR="00706E2F" w:rsidRPr="00925452" w14:paraId="1831DA3F"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68965DFA" w14:textId="77777777" w:rsidR="00706E2F" w:rsidRPr="00925452" w:rsidRDefault="00813C5A" w:rsidP="00925452">
            <w:pPr>
              <w:jc w:val="center"/>
              <w:rPr>
                <w:b w:val="0"/>
                <w:color w:val="auto"/>
                <w:sz w:val="18"/>
                <w:szCs w:val="18"/>
              </w:rPr>
            </w:pPr>
            <w:r w:rsidRPr="00925452">
              <w:rPr>
                <w:b w:val="0"/>
                <w:color w:val="auto"/>
                <w:sz w:val="18"/>
                <w:szCs w:val="18"/>
              </w:rPr>
              <w:t>6</w:t>
            </w:r>
          </w:p>
        </w:tc>
        <w:tc>
          <w:tcPr>
            <w:tcW w:w="708" w:type="dxa"/>
            <w:vAlign w:val="center"/>
          </w:tcPr>
          <w:p w14:paraId="6BA03F7F" w14:textId="77777777" w:rsidR="00706E2F" w:rsidRPr="00925452" w:rsidRDefault="00FC1BDD"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7DB0D8C1" w14:textId="77777777" w:rsidR="00706E2F" w:rsidRPr="00925452" w:rsidRDefault="00925452"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18"/>
                <w:szCs w:val="18"/>
              </w:rPr>
              <w:t>q</w:t>
            </w:r>
            <w:r w:rsidR="00706E2F" w:rsidRPr="00925452">
              <w:rPr>
                <w:color w:val="auto"/>
                <w:sz w:val="18"/>
                <w:szCs w:val="18"/>
              </w:rPr>
              <w:t>h</w:t>
            </w:r>
          </w:p>
        </w:tc>
        <w:tc>
          <w:tcPr>
            <w:tcW w:w="6662" w:type="dxa"/>
          </w:tcPr>
          <w:p w14:paraId="04785A6E" w14:textId="77777777" w:rsidR="00706E2F" w:rsidRPr="001E4FE1" w:rsidRDefault="00883885"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1E4FE1">
              <w:rPr>
                <w:color w:val="auto"/>
                <w:sz w:val="18"/>
                <w:szCs w:val="18"/>
              </w:rPr>
              <w:t>Sensible heat flux [W m</w:t>
            </w:r>
            <w:r w:rsidRPr="001E4FE1">
              <w:rPr>
                <w:color w:val="auto"/>
                <w:sz w:val="18"/>
                <w:szCs w:val="18"/>
                <w:vertAlign w:val="superscript"/>
              </w:rPr>
              <w:t>-2</w:t>
            </w:r>
            <w:r w:rsidRPr="001E4FE1">
              <w:rPr>
                <w:color w:val="auto"/>
                <w:sz w:val="18"/>
                <w:szCs w:val="18"/>
              </w:rPr>
              <w:t>]</w:t>
            </w:r>
          </w:p>
        </w:tc>
      </w:tr>
      <w:tr w:rsidR="00706E2F" w:rsidRPr="00925452" w14:paraId="68DED2AC"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4B8E63C6" w14:textId="77777777" w:rsidR="00706E2F" w:rsidRPr="00925452" w:rsidRDefault="00813C5A" w:rsidP="00925452">
            <w:pPr>
              <w:jc w:val="center"/>
              <w:rPr>
                <w:b w:val="0"/>
                <w:color w:val="auto"/>
                <w:sz w:val="18"/>
                <w:szCs w:val="18"/>
              </w:rPr>
            </w:pPr>
            <w:r w:rsidRPr="00925452">
              <w:rPr>
                <w:b w:val="0"/>
                <w:color w:val="auto"/>
                <w:sz w:val="18"/>
                <w:szCs w:val="18"/>
              </w:rPr>
              <w:t>7</w:t>
            </w:r>
          </w:p>
        </w:tc>
        <w:tc>
          <w:tcPr>
            <w:tcW w:w="708" w:type="dxa"/>
            <w:vAlign w:val="center"/>
          </w:tcPr>
          <w:p w14:paraId="3096884F" w14:textId="77777777" w:rsidR="00706E2F" w:rsidRPr="00925452" w:rsidRDefault="00883885"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19F80F53" w14:textId="77777777" w:rsidR="00706E2F" w:rsidRPr="00925452" w:rsidRDefault="00925452"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q</w:t>
            </w:r>
            <w:r w:rsidR="00706E2F" w:rsidRPr="00925452">
              <w:rPr>
                <w:color w:val="auto"/>
                <w:sz w:val="18"/>
                <w:szCs w:val="18"/>
              </w:rPr>
              <w:t>e</w:t>
            </w:r>
          </w:p>
        </w:tc>
        <w:tc>
          <w:tcPr>
            <w:tcW w:w="6662" w:type="dxa"/>
          </w:tcPr>
          <w:p w14:paraId="5C70A7B6" w14:textId="77777777" w:rsidR="00706E2F" w:rsidRPr="001E4FE1" w:rsidRDefault="00813C5A"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color w:val="auto"/>
                <w:sz w:val="18"/>
                <w:szCs w:val="18"/>
              </w:rPr>
              <w:t>Latent heat flux [W m</w:t>
            </w:r>
            <w:r w:rsidRPr="001E4FE1">
              <w:rPr>
                <w:color w:val="auto"/>
                <w:sz w:val="18"/>
                <w:szCs w:val="18"/>
                <w:vertAlign w:val="superscript"/>
              </w:rPr>
              <w:t>-2</w:t>
            </w:r>
            <w:r w:rsidRPr="001E4FE1">
              <w:rPr>
                <w:color w:val="auto"/>
                <w:sz w:val="18"/>
                <w:szCs w:val="18"/>
              </w:rPr>
              <w:t>]</w:t>
            </w:r>
          </w:p>
        </w:tc>
      </w:tr>
      <w:tr w:rsidR="00706E2F" w:rsidRPr="00925452" w14:paraId="5954B12F"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4744FD5B" w14:textId="77777777" w:rsidR="00706E2F" w:rsidRPr="00925452" w:rsidRDefault="00813C5A" w:rsidP="00925452">
            <w:pPr>
              <w:jc w:val="center"/>
              <w:rPr>
                <w:b w:val="0"/>
                <w:color w:val="auto"/>
                <w:sz w:val="18"/>
                <w:szCs w:val="18"/>
              </w:rPr>
            </w:pPr>
            <w:r w:rsidRPr="00925452">
              <w:rPr>
                <w:b w:val="0"/>
                <w:color w:val="auto"/>
                <w:sz w:val="18"/>
                <w:szCs w:val="18"/>
              </w:rPr>
              <w:t>8</w:t>
            </w:r>
          </w:p>
        </w:tc>
        <w:tc>
          <w:tcPr>
            <w:tcW w:w="708" w:type="dxa"/>
            <w:vAlign w:val="center"/>
          </w:tcPr>
          <w:p w14:paraId="3CB862FA" w14:textId="77777777" w:rsidR="00706E2F" w:rsidRPr="00925452" w:rsidRDefault="00883885"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08B9DF46" w14:textId="77777777" w:rsidR="00706E2F" w:rsidRPr="00925452" w:rsidRDefault="00925452"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18"/>
                <w:szCs w:val="18"/>
              </w:rPr>
              <w:t>q</w:t>
            </w:r>
            <w:r w:rsidR="00706E2F" w:rsidRPr="00925452">
              <w:rPr>
                <w:color w:val="auto"/>
                <w:sz w:val="18"/>
                <w:szCs w:val="18"/>
              </w:rPr>
              <w:t>s</w:t>
            </w:r>
          </w:p>
        </w:tc>
        <w:tc>
          <w:tcPr>
            <w:tcW w:w="6662" w:type="dxa"/>
          </w:tcPr>
          <w:p w14:paraId="5DB73AB9" w14:textId="77777777" w:rsidR="00706E2F" w:rsidRPr="001E4FE1" w:rsidRDefault="00813C5A"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1E4FE1">
              <w:rPr>
                <w:color w:val="auto"/>
                <w:sz w:val="18"/>
                <w:szCs w:val="18"/>
              </w:rPr>
              <w:t>Storage heat flux [W m</w:t>
            </w:r>
            <w:r w:rsidRPr="001E4FE1">
              <w:rPr>
                <w:color w:val="auto"/>
                <w:sz w:val="18"/>
                <w:szCs w:val="18"/>
                <w:vertAlign w:val="superscript"/>
              </w:rPr>
              <w:t>-2</w:t>
            </w:r>
            <w:r w:rsidRPr="001E4FE1">
              <w:rPr>
                <w:color w:val="auto"/>
                <w:sz w:val="18"/>
                <w:szCs w:val="18"/>
              </w:rPr>
              <w:t>]</w:t>
            </w:r>
          </w:p>
        </w:tc>
      </w:tr>
      <w:tr w:rsidR="00706E2F" w:rsidRPr="00925452" w14:paraId="44CBE7F5"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211E3A15" w14:textId="77777777" w:rsidR="00706E2F" w:rsidRPr="00925452" w:rsidRDefault="00813C5A" w:rsidP="00925452">
            <w:pPr>
              <w:jc w:val="center"/>
              <w:rPr>
                <w:b w:val="0"/>
                <w:color w:val="auto"/>
                <w:sz w:val="18"/>
                <w:szCs w:val="18"/>
              </w:rPr>
            </w:pPr>
            <w:r w:rsidRPr="00925452">
              <w:rPr>
                <w:b w:val="0"/>
                <w:color w:val="auto"/>
                <w:sz w:val="18"/>
                <w:szCs w:val="18"/>
              </w:rPr>
              <w:t>9</w:t>
            </w:r>
          </w:p>
        </w:tc>
        <w:tc>
          <w:tcPr>
            <w:tcW w:w="708" w:type="dxa"/>
            <w:vAlign w:val="center"/>
          </w:tcPr>
          <w:p w14:paraId="1FA70196" w14:textId="77777777" w:rsidR="00706E2F" w:rsidRPr="00925452" w:rsidRDefault="00883885"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64F495AE" w14:textId="77777777" w:rsidR="00706E2F" w:rsidRPr="00925452" w:rsidRDefault="00925452"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q</w:t>
            </w:r>
            <w:r w:rsidR="00706E2F" w:rsidRPr="00925452">
              <w:rPr>
                <w:color w:val="auto"/>
                <w:sz w:val="18"/>
                <w:szCs w:val="18"/>
              </w:rPr>
              <w:t>f</w:t>
            </w:r>
          </w:p>
        </w:tc>
        <w:tc>
          <w:tcPr>
            <w:tcW w:w="6662" w:type="dxa"/>
          </w:tcPr>
          <w:p w14:paraId="161F2B46" w14:textId="77777777" w:rsidR="00706E2F" w:rsidRPr="001E4FE1" w:rsidRDefault="00813C5A"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color w:val="auto"/>
                <w:sz w:val="18"/>
                <w:szCs w:val="18"/>
              </w:rPr>
              <w:t>Anthrpogenic heat flux [W m</w:t>
            </w:r>
            <w:r w:rsidRPr="001E4FE1">
              <w:rPr>
                <w:color w:val="auto"/>
                <w:sz w:val="18"/>
                <w:szCs w:val="18"/>
                <w:vertAlign w:val="superscript"/>
              </w:rPr>
              <w:t>-2</w:t>
            </w:r>
            <w:r w:rsidRPr="001E4FE1">
              <w:rPr>
                <w:color w:val="auto"/>
                <w:sz w:val="18"/>
                <w:szCs w:val="18"/>
              </w:rPr>
              <w:t>]</w:t>
            </w:r>
          </w:p>
        </w:tc>
      </w:tr>
      <w:tr w:rsidR="00706E2F" w:rsidRPr="00925452" w14:paraId="3533C77C"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5D8E7F70" w14:textId="77777777" w:rsidR="00706E2F" w:rsidRPr="006E4F7E" w:rsidRDefault="00813C5A" w:rsidP="00925452">
            <w:pPr>
              <w:jc w:val="center"/>
              <w:rPr>
                <w:color w:val="auto"/>
                <w:sz w:val="18"/>
                <w:szCs w:val="18"/>
              </w:rPr>
            </w:pPr>
            <w:r w:rsidRPr="006E4F7E">
              <w:rPr>
                <w:color w:val="auto"/>
                <w:sz w:val="18"/>
                <w:szCs w:val="18"/>
              </w:rPr>
              <w:t>10</w:t>
            </w:r>
          </w:p>
        </w:tc>
        <w:tc>
          <w:tcPr>
            <w:tcW w:w="708" w:type="dxa"/>
            <w:vAlign w:val="center"/>
          </w:tcPr>
          <w:p w14:paraId="3EBBD8EF" w14:textId="77777777" w:rsidR="00706E2F" w:rsidRPr="006E4F7E" w:rsidRDefault="00883885"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477E1C38" w14:textId="77777777" w:rsidR="00706E2F" w:rsidRPr="006E4F7E" w:rsidRDefault="00706E2F"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U</w:t>
            </w:r>
          </w:p>
        </w:tc>
        <w:tc>
          <w:tcPr>
            <w:tcW w:w="6662" w:type="dxa"/>
          </w:tcPr>
          <w:p w14:paraId="4C0D708D" w14:textId="77777777" w:rsidR="00706E2F" w:rsidRPr="001E4FE1" w:rsidRDefault="00813C5A"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1E4FE1">
              <w:rPr>
                <w:color w:val="auto"/>
                <w:sz w:val="18"/>
                <w:szCs w:val="18"/>
              </w:rPr>
              <w:t>Wind speed [m s</w:t>
            </w:r>
            <w:r w:rsidRPr="001E4FE1">
              <w:rPr>
                <w:color w:val="auto"/>
                <w:sz w:val="18"/>
                <w:szCs w:val="18"/>
                <w:vertAlign w:val="superscript"/>
              </w:rPr>
              <w:t>-1</w:t>
            </w:r>
            <w:r w:rsidRPr="001E4FE1">
              <w:rPr>
                <w:color w:val="auto"/>
                <w:sz w:val="18"/>
                <w:szCs w:val="18"/>
              </w:rPr>
              <w:t>]</w:t>
            </w:r>
          </w:p>
          <w:p w14:paraId="3AA3B3C1" w14:textId="77777777" w:rsidR="00813C5A" w:rsidRPr="001E4FE1" w:rsidRDefault="00813C5A" w:rsidP="00813C5A">
            <w:pPr>
              <w:cnfStyle w:val="000000000000" w:firstRow="0" w:lastRow="0" w:firstColumn="0" w:lastColumn="0" w:oddVBand="0" w:evenVBand="0" w:oddHBand="0" w:evenHBand="0" w:firstRowFirstColumn="0" w:firstRowLastColumn="0" w:lastRowFirstColumn="0" w:lastRowLastColumn="0"/>
              <w:rPr>
                <w:color w:val="auto"/>
                <w:sz w:val="18"/>
                <w:szCs w:val="18"/>
              </w:rPr>
            </w:pPr>
            <w:r w:rsidRPr="001E4FE1">
              <w:rPr>
                <w:color w:val="auto"/>
                <w:sz w:val="18"/>
                <w:szCs w:val="18"/>
              </w:rPr>
              <w:t xml:space="preserve">The height of the wind speed measurement (Z) is needed in </w:t>
            </w:r>
            <w:r w:rsidR="0010276E">
              <w:fldChar w:fldCharType="begin"/>
            </w:r>
            <w:r w:rsidR="0010276E">
              <w:instrText xml:space="preserve"> REF _Ref413681826 \h  \* MERGEFORMAT </w:instrText>
            </w:r>
            <w:r w:rsidR="0010276E">
              <w:fldChar w:fldCharType="separate"/>
            </w:r>
            <w:r w:rsidR="00237E8B" w:rsidRPr="00237E8B">
              <w:rPr>
                <w:color w:val="auto"/>
                <w:sz w:val="18"/>
                <w:szCs w:val="18"/>
              </w:rPr>
              <w:t>4.1 RunControl</w:t>
            </w:r>
            <w:r w:rsidR="00237E8B" w:rsidRPr="00303A94">
              <w:t>.nml</w:t>
            </w:r>
            <w:r w:rsidR="0010276E">
              <w:fldChar w:fldCharType="end"/>
            </w:r>
            <w:r w:rsidRPr="001E4FE1">
              <w:rPr>
                <w:color w:val="auto"/>
                <w:sz w:val="18"/>
                <w:szCs w:val="18"/>
              </w:rPr>
              <w:t>.</w:t>
            </w:r>
          </w:p>
        </w:tc>
      </w:tr>
      <w:tr w:rsidR="00706E2F" w:rsidRPr="00925452" w14:paraId="4582CEBA"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1E78A7C1" w14:textId="77777777" w:rsidR="00706E2F" w:rsidRPr="006E4F7E" w:rsidRDefault="00813C5A" w:rsidP="00925452">
            <w:pPr>
              <w:jc w:val="center"/>
              <w:rPr>
                <w:color w:val="auto"/>
                <w:sz w:val="18"/>
                <w:szCs w:val="18"/>
              </w:rPr>
            </w:pPr>
            <w:r w:rsidRPr="006E4F7E">
              <w:rPr>
                <w:color w:val="auto"/>
                <w:sz w:val="18"/>
                <w:szCs w:val="18"/>
              </w:rPr>
              <w:t>11</w:t>
            </w:r>
          </w:p>
        </w:tc>
        <w:tc>
          <w:tcPr>
            <w:tcW w:w="708" w:type="dxa"/>
            <w:vAlign w:val="center"/>
          </w:tcPr>
          <w:p w14:paraId="15C86A70" w14:textId="77777777" w:rsidR="00706E2F" w:rsidRPr="006E4F7E" w:rsidRDefault="00883885" w:rsidP="00925452">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44A7FD90" w14:textId="77777777" w:rsidR="00706E2F" w:rsidRPr="006E4F7E" w:rsidRDefault="00706E2F" w:rsidP="00925452">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b/>
                <w:color w:val="auto"/>
                <w:sz w:val="18"/>
                <w:szCs w:val="18"/>
              </w:rPr>
              <w:t>RH</w:t>
            </w:r>
          </w:p>
        </w:tc>
        <w:tc>
          <w:tcPr>
            <w:tcW w:w="6662" w:type="dxa"/>
          </w:tcPr>
          <w:p w14:paraId="7BB763F6" w14:textId="77777777" w:rsidR="00706E2F" w:rsidRPr="001E4FE1" w:rsidRDefault="00813C5A"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color w:val="auto"/>
                <w:sz w:val="18"/>
                <w:szCs w:val="18"/>
              </w:rPr>
              <w:t>Relative Humidity [%]</w:t>
            </w:r>
          </w:p>
        </w:tc>
      </w:tr>
      <w:tr w:rsidR="00706E2F" w:rsidRPr="00925452" w14:paraId="504A6CD6"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464180E0" w14:textId="77777777" w:rsidR="00706E2F" w:rsidRPr="006E4F7E" w:rsidRDefault="00813C5A" w:rsidP="00925452">
            <w:pPr>
              <w:jc w:val="center"/>
              <w:rPr>
                <w:color w:val="auto"/>
                <w:sz w:val="18"/>
                <w:szCs w:val="18"/>
              </w:rPr>
            </w:pPr>
            <w:r w:rsidRPr="006E4F7E">
              <w:rPr>
                <w:color w:val="auto"/>
                <w:sz w:val="18"/>
                <w:szCs w:val="18"/>
              </w:rPr>
              <w:t>12</w:t>
            </w:r>
          </w:p>
        </w:tc>
        <w:tc>
          <w:tcPr>
            <w:tcW w:w="708" w:type="dxa"/>
            <w:vAlign w:val="center"/>
          </w:tcPr>
          <w:p w14:paraId="59F9D9E8" w14:textId="77777777" w:rsidR="00706E2F" w:rsidRPr="006E4F7E" w:rsidRDefault="00883885"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61296C86" w14:textId="77777777" w:rsidR="00706E2F" w:rsidRPr="006E4F7E" w:rsidRDefault="00706E2F"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Tair</w:t>
            </w:r>
          </w:p>
        </w:tc>
        <w:tc>
          <w:tcPr>
            <w:tcW w:w="6662" w:type="dxa"/>
          </w:tcPr>
          <w:p w14:paraId="0D354951" w14:textId="77777777" w:rsidR="00706E2F" w:rsidRPr="001E4FE1" w:rsidRDefault="00813C5A"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1E4FE1">
              <w:rPr>
                <w:color w:val="auto"/>
                <w:sz w:val="18"/>
                <w:szCs w:val="18"/>
              </w:rPr>
              <w:t>Air temperature</w:t>
            </w:r>
            <w:r w:rsidR="00065066" w:rsidRPr="001E4FE1">
              <w:rPr>
                <w:color w:val="auto"/>
                <w:sz w:val="18"/>
                <w:szCs w:val="18"/>
              </w:rPr>
              <w:t xml:space="preserve"> [°C]</w:t>
            </w:r>
          </w:p>
        </w:tc>
      </w:tr>
      <w:tr w:rsidR="00706E2F" w:rsidRPr="00925452" w14:paraId="55F9BECA"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523E215D" w14:textId="77777777" w:rsidR="00706E2F" w:rsidRPr="006E4F7E" w:rsidRDefault="00813C5A" w:rsidP="00925452">
            <w:pPr>
              <w:jc w:val="center"/>
              <w:rPr>
                <w:color w:val="auto"/>
                <w:sz w:val="18"/>
                <w:szCs w:val="18"/>
              </w:rPr>
            </w:pPr>
            <w:r w:rsidRPr="006E4F7E">
              <w:rPr>
                <w:color w:val="auto"/>
                <w:sz w:val="18"/>
                <w:szCs w:val="18"/>
              </w:rPr>
              <w:t>13</w:t>
            </w:r>
          </w:p>
        </w:tc>
        <w:tc>
          <w:tcPr>
            <w:tcW w:w="708" w:type="dxa"/>
            <w:vAlign w:val="center"/>
          </w:tcPr>
          <w:p w14:paraId="3492BB89" w14:textId="77777777" w:rsidR="00706E2F" w:rsidRPr="006E4F7E" w:rsidRDefault="00883885" w:rsidP="00925452">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7C314CEF" w14:textId="77777777" w:rsidR="00706E2F" w:rsidRPr="006E4F7E" w:rsidRDefault="00925452" w:rsidP="00925452">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b/>
                <w:color w:val="auto"/>
                <w:sz w:val="18"/>
                <w:szCs w:val="18"/>
              </w:rPr>
              <w:t>p</w:t>
            </w:r>
            <w:r w:rsidR="00706E2F" w:rsidRPr="006E4F7E">
              <w:rPr>
                <w:b/>
                <w:color w:val="auto"/>
                <w:sz w:val="18"/>
                <w:szCs w:val="18"/>
              </w:rPr>
              <w:t>res</w:t>
            </w:r>
          </w:p>
        </w:tc>
        <w:tc>
          <w:tcPr>
            <w:tcW w:w="6662" w:type="dxa"/>
          </w:tcPr>
          <w:p w14:paraId="0A6168AF" w14:textId="77777777" w:rsidR="00706E2F" w:rsidRPr="001E4FE1" w:rsidRDefault="00065066"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color w:val="auto"/>
                <w:sz w:val="18"/>
                <w:szCs w:val="18"/>
              </w:rPr>
              <w:t>Barometric pressure [kPa]</w:t>
            </w:r>
          </w:p>
        </w:tc>
      </w:tr>
      <w:tr w:rsidR="00706E2F" w:rsidRPr="00925452" w14:paraId="764217E0"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69193494" w14:textId="77777777" w:rsidR="00706E2F" w:rsidRPr="006E4F7E" w:rsidRDefault="00813C5A" w:rsidP="00925452">
            <w:pPr>
              <w:jc w:val="center"/>
              <w:rPr>
                <w:color w:val="auto"/>
                <w:sz w:val="18"/>
                <w:szCs w:val="18"/>
              </w:rPr>
            </w:pPr>
            <w:r w:rsidRPr="006E4F7E">
              <w:rPr>
                <w:color w:val="auto"/>
                <w:sz w:val="18"/>
                <w:szCs w:val="18"/>
              </w:rPr>
              <w:t>14</w:t>
            </w:r>
          </w:p>
        </w:tc>
        <w:tc>
          <w:tcPr>
            <w:tcW w:w="708" w:type="dxa"/>
            <w:vAlign w:val="center"/>
          </w:tcPr>
          <w:p w14:paraId="070312DF" w14:textId="77777777" w:rsidR="00706E2F" w:rsidRPr="006E4F7E" w:rsidRDefault="00883885"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1BF7A737" w14:textId="77777777" w:rsidR="00706E2F" w:rsidRPr="006E4F7E" w:rsidRDefault="00925452" w:rsidP="00925452">
            <w:pPr>
              <w:jc w:val="center"/>
              <w:cnfStyle w:val="000000000000" w:firstRow="0" w:lastRow="0" w:firstColumn="0" w:lastColumn="0" w:oddVBand="0" w:evenVBand="0" w:oddHBand="0" w:evenHBand="0" w:firstRowFirstColumn="0" w:firstRowLastColumn="0" w:lastRowFirstColumn="0" w:lastRowLastColumn="0"/>
              <w:rPr>
                <w:b/>
                <w:color w:val="auto"/>
                <w:sz w:val="18"/>
                <w:szCs w:val="18"/>
              </w:rPr>
            </w:pPr>
            <w:r w:rsidRPr="006E4F7E">
              <w:rPr>
                <w:b/>
                <w:color w:val="auto"/>
                <w:sz w:val="18"/>
                <w:szCs w:val="18"/>
              </w:rPr>
              <w:t>r</w:t>
            </w:r>
            <w:r w:rsidR="00706E2F" w:rsidRPr="006E4F7E">
              <w:rPr>
                <w:b/>
                <w:color w:val="auto"/>
                <w:sz w:val="18"/>
                <w:szCs w:val="18"/>
              </w:rPr>
              <w:t>ain</w:t>
            </w:r>
          </w:p>
        </w:tc>
        <w:tc>
          <w:tcPr>
            <w:tcW w:w="6662" w:type="dxa"/>
          </w:tcPr>
          <w:p w14:paraId="06D6B749" w14:textId="77777777" w:rsidR="00706E2F" w:rsidRPr="001E4FE1" w:rsidRDefault="00065066"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1E4FE1">
              <w:rPr>
                <w:color w:val="auto"/>
                <w:sz w:val="18"/>
                <w:szCs w:val="18"/>
              </w:rPr>
              <w:t>Rainfall [mm]</w:t>
            </w:r>
          </w:p>
        </w:tc>
      </w:tr>
      <w:tr w:rsidR="00706E2F" w:rsidRPr="00925452" w14:paraId="19DFC7D9"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609ADA98" w14:textId="77777777" w:rsidR="00706E2F" w:rsidRPr="006E4F7E" w:rsidRDefault="00813C5A" w:rsidP="00925452">
            <w:pPr>
              <w:jc w:val="center"/>
              <w:rPr>
                <w:color w:val="auto"/>
                <w:sz w:val="18"/>
                <w:szCs w:val="18"/>
              </w:rPr>
            </w:pPr>
            <w:r w:rsidRPr="006E4F7E">
              <w:rPr>
                <w:color w:val="auto"/>
                <w:sz w:val="18"/>
                <w:szCs w:val="18"/>
              </w:rPr>
              <w:t>15</w:t>
            </w:r>
          </w:p>
        </w:tc>
        <w:tc>
          <w:tcPr>
            <w:tcW w:w="708" w:type="dxa"/>
            <w:vAlign w:val="center"/>
          </w:tcPr>
          <w:p w14:paraId="2FC0DA8D" w14:textId="77777777" w:rsidR="00706E2F" w:rsidRPr="006E4F7E" w:rsidRDefault="00883885" w:rsidP="00925452">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b/>
                <w:color w:val="auto"/>
                <w:sz w:val="18"/>
                <w:szCs w:val="18"/>
              </w:rPr>
              <w:t>R</w:t>
            </w:r>
          </w:p>
        </w:tc>
        <w:tc>
          <w:tcPr>
            <w:tcW w:w="1418" w:type="dxa"/>
            <w:vAlign w:val="center"/>
          </w:tcPr>
          <w:p w14:paraId="148D2B31" w14:textId="77777777" w:rsidR="00706E2F" w:rsidRPr="006E4F7E" w:rsidRDefault="00925452" w:rsidP="00925452">
            <w:pPr>
              <w:jc w:val="center"/>
              <w:cnfStyle w:val="000000100000" w:firstRow="0" w:lastRow="0" w:firstColumn="0" w:lastColumn="0" w:oddVBand="0" w:evenVBand="0" w:oddHBand="1" w:evenHBand="0" w:firstRowFirstColumn="0" w:firstRowLastColumn="0" w:lastRowFirstColumn="0" w:lastRowLastColumn="0"/>
              <w:rPr>
                <w:b/>
                <w:color w:val="auto"/>
                <w:sz w:val="18"/>
                <w:szCs w:val="18"/>
              </w:rPr>
            </w:pPr>
            <w:r w:rsidRPr="006E4F7E">
              <w:rPr>
                <w:b/>
                <w:color w:val="auto"/>
                <w:sz w:val="18"/>
                <w:szCs w:val="18"/>
              </w:rPr>
              <w:t>k</w:t>
            </w:r>
            <w:r w:rsidR="00706E2F" w:rsidRPr="006E4F7E">
              <w:rPr>
                <w:b/>
                <w:color w:val="auto"/>
                <w:sz w:val="18"/>
                <w:szCs w:val="18"/>
              </w:rPr>
              <w:t>down</w:t>
            </w:r>
          </w:p>
        </w:tc>
        <w:tc>
          <w:tcPr>
            <w:tcW w:w="6662" w:type="dxa"/>
          </w:tcPr>
          <w:p w14:paraId="06BEB3B9" w14:textId="77777777" w:rsidR="00706E2F" w:rsidRPr="001E4FE1" w:rsidRDefault="00065066"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color w:val="auto"/>
                <w:sz w:val="18"/>
                <w:szCs w:val="18"/>
              </w:rPr>
              <w:t>Incoming shortwave radiation [W m</w:t>
            </w:r>
            <w:r w:rsidRPr="001E4FE1">
              <w:rPr>
                <w:color w:val="auto"/>
                <w:sz w:val="18"/>
                <w:szCs w:val="18"/>
                <w:vertAlign w:val="superscript"/>
              </w:rPr>
              <w:t>-2</w:t>
            </w:r>
            <w:r w:rsidRPr="001E4FE1">
              <w:rPr>
                <w:color w:val="auto"/>
                <w:sz w:val="18"/>
                <w:szCs w:val="18"/>
              </w:rPr>
              <w:t>]</w:t>
            </w:r>
          </w:p>
          <w:p w14:paraId="5D01672B" w14:textId="77777777" w:rsidR="00065066" w:rsidRPr="001E4FE1" w:rsidRDefault="00065066" w:rsidP="00065066">
            <w:pPr>
              <w:cnfStyle w:val="000000100000" w:firstRow="0" w:lastRow="0" w:firstColumn="0" w:lastColumn="0" w:oddVBand="0" w:evenVBand="0" w:oddHBand="1" w:evenHBand="0" w:firstRowFirstColumn="0" w:firstRowLastColumn="0" w:lastRowFirstColumn="0" w:lastRowLastColumn="0"/>
              <w:rPr>
                <w:color w:val="auto"/>
                <w:sz w:val="18"/>
                <w:szCs w:val="18"/>
              </w:rPr>
            </w:pPr>
            <w:r w:rsidRPr="001E4FE1">
              <w:rPr>
                <w:rFonts w:cs="Times New Roman"/>
                <w:color w:val="auto"/>
                <w:sz w:val="18"/>
                <w:szCs w:val="18"/>
              </w:rPr>
              <w:t>M</w:t>
            </w:r>
            <w:r w:rsidRPr="001E4FE1">
              <w:rPr>
                <w:rFonts w:cs="Times New Roman"/>
                <w:color w:val="auto"/>
                <w:sz w:val="18"/>
                <w:szCs w:val="18"/>
                <w:lang w:val="en-GB"/>
              </w:rPr>
              <w:t>ust be &gt; 0 W m</w:t>
            </w:r>
            <w:r w:rsidRPr="001E4FE1">
              <w:rPr>
                <w:rFonts w:cs="Times New Roman"/>
                <w:color w:val="auto"/>
                <w:sz w:val="18"/>
                <w:szCs w:val="18"/>
                <w:vertAlign w:val="superscript"/>
                <w:lang w:val="en-GB"/>
              </w:rPr>
              <w:t>-2</w:t>
            </w:r>
            <w:r w:rsidRPr="001E4FE1">
              <w:rPr>
                <w:rFonts w:cs="Times New Roman"/>
                <w:color w:val="auto"/>
                <w:sz w:val="18"/>
                <w:szCs w:val="18"/>
                <w:lang w:val="en-GB"/>
              </w:rPr>
              <w:t>.</w:t>
            </w:r>
          </w:p>
        </w:tc>
      </w:tr>
      <w:tr w:rsidR="00706E2F" w:rsidRPr="00925452" w14:paraId="5507DD9A"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39028089" w14:textId="77777777" w:rsidR="00706E2F" w:rsidRPr="00925452" w:rsidRDefault="00813C5A" w:rsidP="00925452">
            <w:pPr>
              <w:jc w:val="center"/>
              <w:rPr>
                <w:b w:val="0"/>
                <w:color w:val="auto"/>
                <w:sz w:val="18"/>
                <w:szCs w:val="18"/>
              </w:rPr>
            </w:pPr>
            <w:r w:rsidRPr="00925452">
              <w:rPr>
                <w:b w:val="0"/>
                <w:color w:val="auto"/>
                <w:sz w:val="18"/>
                <w:szCs w:val="18"/>
              </w:rPr>
              <w:t>16</w:t>
            </w:r>
          </w:p>
        </w:tc>
        <w:tc>
          <w:tcPr>
            <w:tcW w:w="708" w:type="dxa"/>
            <w:vAlign w:val="center"/>
          </w:tcPr>
          <w:p w14:paraId="3009E428" w14:textId="77777777" w:rsidR="00706E2F" w:rsidRPr="00925452" w:rsidRDefault="00883885"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0682AAF3" w14:textId="77777777" w:rsidR="00706E2F" w:rsidRPr="00925452" w:rsidRDefault="00925452"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18"/>
                <w:szCs w:val="18"/>
              </w:rPr>
              <w:t>s</w:t>
            </w:r>
            <w:r w:rsidR="00706E2F" w:rsidRPr="00925452">
              <w:rPr>
                <w:color w:val="auto"/>
                <w:sz w:val="18"/>
                <w:szCs w:val="18"/>
              </w:rPr>
              <w:t>now</w:t>
            </w:r>
          </w:p>
        </w:tc>
        <w:tc>
          <w:tcPr>
            <w:tcW w:w="6662" w:type="dxa"/>
          </w:tcPr>
          <w:p w14:paraId="5DE4ECA4" w14:textId="77777777" w:rsidR="00925452" w:rsidRDefault="00925452"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18"/>
                <w:szCs w:val="18"/>
              </w:rPr>
              <w:t>Snow [mm]</w:t>
            </w:r>
          </w:p>
          <w:p w14:paraId="32572A8B" w14:textId="77777777" w:rsidR="00706E2F" w:rsidRPr="00925452" w:rsidRDefault="00883885"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Required if SnowUse = 1</w:t>
            </w:r>
          </w:p>
        </w:tc>
      </w:tr>
      <w:tr w:rsidR="00706E2F" w:rsidRPr="00925452" w14:paraId="66CB4602"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29CD453F" w14:textId="77777777" w:rsidR="00706E2F" w:rsidRPr="00925452" w:rsidRDefault="00813C5A" w:rsidP="00925452">
            <w:pPr>
              <w:jc w:val="center"/>
              <w:rPr>
                <w:b w:val="0"/>
                <w:color w:val="auto"/>
                <w:sz w:val="18"/>
                <w:szCs w:val="18"/>
              </w:rPr>
            </w:pPr>
            <w:r w:rsidRPr="00925452">
              <w:rPr>
                <w:b w:val="0"/>
                <w:color w:val="auto"/>
                <w:sz w:val="18"/>
                <w:szCs w:val="18"/>
              </w:rPr>
              <w:t>17</w:t>
            </w:r>
          </w:p>
        </w:tc>
        <w:tc>
          <w:tcPr>
            <w:tcW w:w="708" w:type="dxa"/>
            <w:vAlign w:val="center"/>
          </w:tcPr>
          <w:p w14:paraId="42E655BB" w14:textId="77777777" w:rsidR="00706E2F" w:rsidRPr="00925452" w:rsidRDefault="00883885"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1973CA97" w14:textId="77777777" w:rsidR="00706E2F" w:rsidRPr="00925452" w:rsidRDefault="00925452"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l</w:t>
            </w:r>
            <w:r w:rsidR="00706E2F" w:rsidRPr="00925452">
              <w:rPr>
                <w:color w:val="auto"/>
                <w:sz w:val="18"/>
                <w:szCs w:val="18"/>
              </w:rPr>
              <w:t>down</w:t>
            </w:r>
          </w:p>
        </w:tc>
        <w:tc>
          <w:tcPr>
            <w:tcW w:w="6662" w:type="dxa"/>
          </w:tcPr>
          <w:p w14:paraId="0A2FCCAA" w14:textId="77777777" w:rsidR="00706E2F" w:rsidRPr="00925452" w:rsidRDefault="00BE69B5"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Incoming longwave radiation [W m</w:t>
            </w:r>
            <w:r w:rsidRPr="00925452">
              <w:rPr>
                <w:color w:val="auto"/>
                <w:sz w:val="18"/>
                <w:szCs w:val="18"/>
                <w:vertAlign w:val="superscript"/>
              </w:rPr>
              <w:t>-2</w:t>
            </w:r>
            <w:r w:rsidRPr="00925452">
              <w:rPr>
                <w:color w:val="auto"/>
                <w:sz w:val="18"/>
                <w:szCs w:val="18"/>
              </w:rPr>
              <w:t>]</w:t>
            </w:r>
          </w:p>
        </w:tc>
      </w:tr>
      <w:tr w:rsidR="00706E2F" w:rsidRPr="00925452" w14:paraId="2AF19493"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1F49BA08" w14:textId="77777777" w:rsidR="00706E2F" w:rsidRPr="00925452" w:rsidRDefault="00813C5A" w:rsidP="00925452">
            <w:pPr>
              <w:jc w:val="center"/>
              <w:rPr>
                <w:b w:val="0"/>
                <w:color w:val="auto"/>
                <w:sz w:val="18"/>
                <w:szCs w:val="18"/>
              </w:rPr>
            </w:pPr>
            <w:r w:rsidRPr="00925452">
              <w:rPr>
                <w:b w:val="0"/>
                <w:color w:val="auto"/>
                <w:sz w:val="18"/>
                <w:szCs w:val="18"/>
              </w:rPr>
              <w:t>18</w:t>
            </w:r>
          </w:p>
        </w:tc>
        <w:tc>
          <w:tcPr>
            <w:tcW w:w="708" w:type="dxa"/>
            <w:vAlign w:val="center"/>
          </w:tcPr>
          <w:p w14:paraId="6A728FAF" w14:textId="77777777" w:rsidR="00706E2F" w:rsidRPr="00925452" w:rsidRDefault="00883885"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47FF110E" w14:textId="77777777" w:rsidR="00706E2F" w:rsidRPr="00925452" w:rsidRDefault="00925452"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18"/>
                <w:szCs w:val="18"/>
              </w:rPr>
              <w:t>f</w:t>
            </w:r>
            <w:r w:rsidR="00706E2F" w:rsidRPr="00925452">
              <w:rPr>
                <w:color w:val="auto"/>
                <w:sz w:val="18"/>
                <w:szCs w:val="18"/>
              </w:rPr>
              <w:t>cld</w:t>
            </w:r>
          </w:p>
        </w:tc>
        <w:tc>
          <w:tcPr>
            <w:tcW w:w="6662" w:type="dxa"/>
          </w:tcPr>
          <w:p w14:paraId="1F3E0FD1" w14:textId="77777777" w:rsidR="00706E2F" w:rsidRPr="00925452" w:rsidRDefault="00BE69B5"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Cloud fraction [tenths]</w:t>
            </w:r>
          </w:p>
        </w:tc>
      </w:tr>
      <w:tr w:rsidR="00706E2F" w:rsidRPr="00925452" w14:paraId="4688552F"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10DDA877" w14:textId="77777777" w:rsidR="00706E2F" w:rsidRPr="00925452" w:rsidRDefault="00813C5A" w:rsidP="00925452">
            <w:pPr>
              <w:jc w:val="center"/>
              <w:rPr>
                <w:b w:val="0"/>
                <w:color w:val="auto"/>
                <w:sz w:val="18"/>
                <w:szCs w:val="18"/>
              </w:rPr>
            </w:pPr>
            <w:r w:rsidRPr="00925452">
              <w:rPr>
                <w:b w:val="0"/>
                <w:color w:val="auto"/>
                <w:sz w:val="18"/>
                <w:szCs w:val="18"/>
              </w:rPr>
              <w:t>19</w:t>
            </w:r>
          </w:p>
        </w:tc>
        <w:tc>
          <w:tcPr>
            <w:tcW w:w="708" w:type="dxa"/>
            <w:vAlign w:val="center"/>
          </w:tcPr>
          <w:p w14:paraId="2294A7A3" w14:textId="77777777" w:rsidR="00706E2F" w:rsidRPr="00925452" w:rsidRDefault="00883885"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3BEFD9DA" w14:textId="77777777" w:rsidR="00706E2F" w:rsidRPr="00925452" w:rsidRDefault="00925452"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W</w:t>
            </w:r>
            <w:r w:rsidR="00706E2F" w:rsidRPr="00925452">
              <w:rPr>
                <w:color w:val="auto"/>
                <w:sz w:val="18"/>
                <w:szCs w:val="18"/>
              </w:rPr>
              <w:t>uh</w:t>
            </w:r>
          </w:p>
        </w:tc>
        <w:tc>
          <w:tcPr>
            <w:tcW w:w="6662" w:type="dxa"/>
          </w:tcPr>
          <w:p w14:paraId="7B855E87" w14:textId="77777777" w:rsidR="00BE69B5" w:rsidRPr="00925452" w:rsidRDefault="00BE69B5" w:rsidP="00BE69B5">
            <w:pP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External water use [m</w:t>
            </w:r>
            <w:r w:rsidRPr="00925452">
              <w:rPr>
                <w:color w:val="auto"/>
                <w:sz w:val="18"/>
                <w:szCs w:val="18"/>
                <w:vertAlign w:val="superscript"/>
              </w:rPr>
              <w:t>3</w:t>
            </w:r>
            <w:r w:rsidRPr="00925452">
              <w:rPr>
                <w:color w:val="auto"/>
                <w:sz w:val="18"/>
                <w:szCs w:val="18"/>
              </w:rPr>
              <w:t>]</w:t>
            </w:r>
          </w:p>
        </w:tc>
      </w:tr>
      <w:tr w:rsidR="00706E2F" w:rsidRPr="00925452" w14:paraId="4A58AEE9"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7738B487" w14:textId="77777777" w:rsidR="00706E2F" w:rsidRPr="00925452" w:rsidRDefault="00813C5A" w:rsidP="00925452">
            <w:pPr>
              <w:jc w:val="center"/>
              <w:rPr>
                <w:b w:val="0"/>
                <w:color w:val="auto"/>
                <w:sz w:val="18"/>
                <w:szCs w:val="18"/>
              </w:rPr>
            </w:pPr>
            <w:r w:rsidRPr="00925452">
              <w:rPr>
                <w:b w:val="0"/>
                <w:color w:val="auto"/>
                <w:sz w:val="18"/>
                <w:szCs w:val="18"/>
              </w:rPr>
              <w:t>20</w:t>
            </w:r>
          </w:p>
        </w:tc>
        <w:tc>
          <w:tcPr>
            <w:tcW w:w="708" w:type="dxa"/>
            <w:vAlign w:val="center"/>
          </w:tcPr>
          <w:p w14:paraId="557291AF" w14:textId="77777777" w:rsidR="00706E2F" w:rsidRPr="00925452" w:rsidRDefault="00883885"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274BBD1E" w14:textId="77777777" w:rsidR="00706E2F" w:rsidRPr="00925452" w:rsidRDefault="00925452"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18"/>
                <w:szCs w:val="18"/>
              </w:rPr>
              <w:t>x</w:t>
            </w:r>
            <w:r w:rsidR="00706E2F" w:rsidRPr="00925452">
              <w:rPr>
                <w:color w:val="auto"/>
                <w:sz w:val="18"/>
                <w:szCs w:val="18"/>
              </w:rPr>
              <w:t>smd</w:t>
            </w:r>
          </w:p>
        </w:tc>
        <w:tc>
          <w:tcPr>
            <w:tcW w:w="6662" w:type="dxa"/>
          </w:tcPr>
          <w:p w14:paraId="1FA2F9DF" w14:textId="77777777" w:rsidR="00706E2F" w:rsidRPr="00925452" w:rsidRDefault="00BE69B5" w:rsidP="00BE69B5">
            <w:pP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Observed soil moisture [m</w:t>
            </w:r>
            <w:r w:rsidRPr="00925452">
              <w:rPr>
                <w:color w:val="auto"/>
                <w:sz w:val="18"/>
                <w:szCs w:val="18"/>
                <w:vertAlign w:val="superscript"/>
              </w:rPr>
              <w:t>3</w:t>
            </w:r>
            <w:r w:rsidRPr="00925452">
              <w:rPr>
                <w:color w:val="auto"/>
                <w:sz w:val="18"/>
                <w:szCs w:val="18"/>
              </w:rPr>
              <w:t xml:space="preserve"> m</w:t>
            </w:r>
            <w:r w:rsidRPr="00925452">
              <w:rPr>
                <w:color w:val="auto"/>
                <w:sz w:val="18"/>
                <w:szCs w:val="18"/>
                <w:vertAlign w:val="superscript"/>
              </w:rPr>
              <w:t>-3</w:t>
            </w:r>
            <w:r w:rsidRPr="00925452">
              <w:rPr>
                <w:color w:val="auto"/>
                <w:sz w:val="18"/>
                <w:szCs w:val="18"/>
              </w:rPr>
              <w:t xml:space="preserve"> or kg kg</w:t>
            </w:r>
            <w:r w:rsidRPr="00925452">
              <w:rPr>
                <w:color w:val="auto"/>
                <w:sz w:val="18"/>
                <w:szCs w:val="18"/>
                <w:vertAlign w:val="superscript"/>
              </w:rPr>
              <w:t>-1</w:t>
            </w:r>
            <w:r w:rsidRPr="00925452">
              <w:rPr>
                <w:color w:val="auto"/>
                <w:sz w:val="18"/>
                <w:szCs w:val="18"/>
              </w:rPr>
              <w:t>]</w:t>
            </w:r>
          </w:p>
        </w:tc>
      </w:tr>
      <w:tr w:rsidR="00706E2F" w:rsidRPr="00925452" w14:paraId="3BD5F37C"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473B04C0" w14:textId="77777777" w:rsidR="00706E2F" w:rsidRPr="00925452" w:rsidRDefault="00813C5A" w:rsidP="00925452">
            <w:pPr>
              <w:jc w:val="center"/>
              <w:rPr>
                <w:b w:val="0"/>
                <w:color w:val="auto"/>
                <w:sz w:val="18"/>
                <w:szCs w:val="18"/>
              </w:rPr>
            </w:pPr>
            <w:r w:rsidRPr="00925452">
              <w:rPr>
                <w:b w:val="0"/>
                <w:color w:val="auto"/>
                <w:sz w:val="18"/>
                <w:szCs w:val="18"/>
              </w:rPr>
              <w:t>21</w:t>
            </w:r>
          </w:p>
        </w:tc>
        <w:tc>
          <w:tcPr>
            <w:tcW w:w="708" w:type="dxa"/>
            <w:vAlign w:val="center"/>
          </w:tcPr>
          <w:p w14:paraId="3E320700" w14:textId="77777777" w:rsidR="00706E2F" w:rsidRPr="00925452" w:rsidRDefault="00883885"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20436F42" w14:textId="77777777" w:rsidR="00706E2F" w:rsidRPr="00925452" w:rsidRDefault="00925452"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l</w:t>
            </w:r>
            <w:r w:rsidR="00FC1BDD" w:rsidRPr="00925452">
              <w:rPr>
                <w:color w:val="auto"/>
                <w:sz w:val="18"/>
                <w:szCs w:val="18"/>
              </w:rPr>
              <w:t>ai</w:t>
            </w:r>
          </w:p>
        </w:tc>
        <w:tc>
          <w:tcPr>
            <w:tcW w:w="6662" w:type="dxa"/>
          </w:tcPr>
          <w:p w14:paraId="560FEBCD" w14:textId="77777777" w:rsidR="00706E2F" w:rsidRPr="00925452" w:rsidRDefault="00E609AB" w:rsidP="00E609AB">
            <w:pP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Observed leaf area index [m</w:t>
            </w:r>
            <w:r w:rsidRPr="00925452">
              <w:rPr>
                <w:color w:val="auto"/>
                <w:sz w:val="18"/>
                <w:szCs w:val="18"/>
                <w:vertAlign w:val="superscript"/>
              </w:rPr>
              <w:t>2</w:t>
            </w:r>
            <w:r w:rsidRPr="00925452">
              <w:rPr>
                <w:color w:val="auto"/>
                <w:sz w:val="18"/>
                <w:szCs w:val="18"/>
              </w:rPr>
              <w:t xml:space="preserve"> m</w:t>
            </w:r>
            <w:r w:rsidRPr="00925452">
              <w:rPr>
                <w:color w:val="auto"/>
                <w:sz w:val="18"/>
                <w:szCs w:val="18"/>
                <w:vertAlign w:val="superscript"/>
              </w:rPr>
              <w:t>-2</w:t>
            </w:r>
            <w:r w:rsidRPr="00925452">
              <w:rPr>
                <w:color w:val="auto"/>
                <w:sz w:val="18"/>
                <w:szCs w:val="18"/>
              </w:rPr>
              <w:t>]</w:t>
            </w:r>
          </w:p>
        </w:tc>
      </w:tr>
      <w:tr w:rsidR="00706E2F" w:rsidRPr="00925452" w14:paraId="67B25D89"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19EAB7FD" w14:textId="77777777" w:rsidR="00706E2F" w:rsidRPr="00925452" w:rsidRDefault="00813C5A" w:rsidP="00925452">
            <w:pPr>
              <w:jc w:val="center"/>
              <w:rPr>
                <w:b w:val="0"/>
                <w:color w:val="auto"/>
                <w:sz w:val="18"/>
                <w:szCs w:val="18"/>
              </w:rPr>
            </w:pPr>
            <w:r w:rsidRPr="00925452">
              <w:rPr>
                <w:b w:val="0"/>
                <w:color w:val="auto"/>
                <w:sz w:val="18"/>
                <w:szCs w:val="18"/>
              </w:rPr>
              <w:t>22</w:t>
            </w:r>
          </w:p>
        </w:tc>
        <w:tc>
          <w:tcPr>
            <w:tcW w:w="708" w:type="dxa"/>
            <w:vAlign w:val="center"/>
          </w:tcPr>
          <w:p w14:paraId="5CA11384" w14:textId="77777777" w:rsidR="00706E2F" w:rsidRPr="00925452" w:rsidRDefault="00883885"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2A76880B" w14:textId="77777777" w:rsidR="00706E2F" w:rsidRPr="00925452" w:rsidRDefault="00925452"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18"/>
                <w:szCs w:val="18"/>
              </w:rPr>
              <w:t>k</w:t>
            </w:r>
            <w:r w:rsidR="00FC1BDD" w:rsidRPr="00925452">
              <w:rPr>
                <w:color w:val="auto"/>
                <w:sz w:val="18"/>
                <w:szCs w:val="18"/>
              </w:rPr>
              <w:t>diff</w:t>
            </w:r>
          </w:p>
        </w:tc>
        <w:tc>
          <w:tcPr>
            <w:tcW w:w="6662" w:type="dxa"/>
          </w:tcPr>
          <w:p w14:paraId="204DE6B7" w14:textId="77777777" w:rsidR="00706E2F" w:rsidRPr="00925452" w:rsidRDefault="00925452"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Diffuse radiation [W m</w:t>
            </w:r>
            <w:r w:rsidRPr="00925452">
              <w:rPr>
                <w:color w:val="auto"/>
                <w:sz w:val="18"/>
                <w:szCs w:val="18"/>
                <w:vertAlign w:val="superscript"/>
              </w:rPr>
              <w:t>-2</w:t>
            </w:r>
            <w:r w:rsidRPr="00925452">
              <w:rPr>
                <w:color w:val="auto"/>
                <w:sz w:val="18"/>
                <w:szCs w:val="18"/>
              </w:rPr>
              <w:t>]</w:t>
            </w:r>
          </w:p>
          <w:p w14:paraId="6798B05A" w14:textId="77777777" w:rsidR="00925452" w:rsidRPr="00925452" w:rsidRDefault="00925452"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Required if CBLUse = 1</w:t>
            </w:r>
          </w:p>
        </w:tc>
      </w:tr>
      <w:tr w:rsidR="00706E2F" w:rsidRPr="00925452" w14:paraId="109AAB0C" w14:textId="77777777" w:rsidTr="00925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40BB3FBD" w14:textId="77777777" w:rsidR="00706E2F" w:rsidRPr="00925452" w:rsidRDefault="00813C5A" w:rsidP="00925452">
            <w:pPr>
              <w:jc w:val="center"/>
              <w:rPr>
                <w:b w:val="0"/>
                <w:color w:val="auto"/>
                <w:sz w:val="18"/>
                <w:szCs w:val="18"/>
              </w:rPr>
            </w:pPr>
            <w:r w:rsidRPr="00925452">
              <w:rPr>
                <w:b w:val="0"/>
                <w:color w:val="auto"/>
                <w:sz w:val="18"/>
                <w:szCs w:val="18"/>
              </w:rPr>
              <w:t>23</w:t>
            </w:r>
          </w:p>
        </w:tc>
        <w:tc>
          <w:tcPr>
            <w:tcW w:w="708" w:type="dxa"/>
            <w:vAlign w:val="center"/>
          </w:tcPr>
          <w:p w14:paraId="6A890FDF" w14:textId="77777777" w:rsidR="00706E2F" w:rsidRPr="00925452" w:rsidRDefault="00883885"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2732D287" w14:textId="77777777" w:rsidR="00706E2F" w:rsidRPr="00925452" w:rsidRDefault="00925452" w:rsidP="00925452">
            <w:pPr>
              <w:jc w:val="center"/>
              <w:cnfStyle w:val="000000100000" w:firstRow="0" w:lastRow="0" w:firstColumn="0" w:lastColumn="0" w:oddVBand="0" w:evenVBand="0" w:oddHBand="1" w:evenHBand="0" w:firstRowFirstColumn="0" w:firstRowLastColumn="0" w:lastRowFirstColumn="0" w:lastRowLastColumn="0"/>
              <w:rPr>
                <w:color w:val="auto"/>
                <w:sz w:val="18"/>
                <w:szCs w:val="18"/>
              </w:rPr>
            </w:pPr>
            <w:r>
              <w:rPr>
                <w:color w:val="auto"/>
                <w:sz w:val="18"/>
                <w:szCs w:val="18"/>
              </w:rPr>
              <w:t>k</w:t>
            </w:r>
            <w:r w:rsidR="00FC1BDD" w:rsidRPr="00925452">
              <w:rPr>
                <w:color w:val="auto"/>
                <w:sz w:val="18"/>
                <w:szCs w:val="18"/>
              </w:rPr>
              <w:t>dir</w:t>
            </w:r>
          </w:p>
        </w:tc>
        <w:tc>
          <w:tcPr>
            <w:tcW w:w="6662" w:type="dxa"/>
          </w:tcPr>
          <w:p w14:paraId="63C349D3" w14:textId="77777777" w:rsidR="00706E2F" w:rsidRPr="00925452" w:rsidRDefault="00925452"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Direct radiation [W m</w:t>
            </w:r>
            <w:r w:rsidRPr="00925452">
              <w:rPr>
                <w:color w:val="auto"/>
                <w:sz w:val="18"/>
                <w:szCs w:val="18"/>
                <w:vertAlign w:val="superscript"/>
              </w:rPr>
              <w:t>-2</w:t>
            </w:r>
            <w:r w:rsidRPr="00925452">
              <w:rPr>
                <w:color w:val="auto"/>
                <w:sz w:val="18"/>
                <w:szCs w:val="18"/>
              </w:rPr>
              <w:t>]</w:t>
            </w:r>
          </w:p>
          <w:p w14:paraId="55F41A1D" w14:textId="77777777" w:rsidR="00925452" w:rsidRPr="00925452" w:rsidRDefault="00925452" w:rsidP="00130F4D">
            <w:pPr>
              <w:cnfStyle w:val="000000100000" w:firstRow="0" w:lastRow="0" w:firstColumn="0" w:lastColumn="0" w:oddVBand="0" w:evenVBand="0" w:oddHBand="1" w:evenHBand="0" w:firstRowFirstColumn="0" w:firstRowLastColumn="0" w:lastRowFirstColumn="0" w:lastRowLastColumn="0"/>
              <w:rPr>
                <w:color w:val="auto"/>
                <w:sz w:val="18"/>
                <w:szCs w:val="18"/>
              </w:rPr>
            </w:pPr>
            <w:r w:rsidRPr="00925452">
              <w:rPr>
                <w:color w:val="auto"/>
                <w:sz w:val="18"/>
                <w:szCs w:val="18"/>
              </w:rPr>
              <w:t>Required if CBLUse = 1</w:t>
            </w:r>
          </w:p>
        </w:tc>
      </w:tr>
      <w:tr w:rsidR="00706E2F" w:rsidRPr="00925452" w14:paraId="2091E372" w14:textId="77777777" w:rsidTr="00925452">
        <w:tc>
          <w:tcPr>
            <w:cnfStyle w:val="001000000000" w:firstRow="0" w:lastRow="0" w:firstColumn="1" w:lastColumn="0" w:oddVBand="0" w:evenVBand="0" w:oddHBand="0" w:evenHBand="0" w:firstRowFirstColumn="0" w:firstRowLastColumn="0" w:lastRowFirstColumn="0" w:lastRowLastColumn="0"/>
            <w:tcW w:w="534" w:type="dxa"/>
            <w:vAlign w:val="center"/>
          </w:tcPr>
          <w:p w14:paraId="18A09D0A" w14:textId="77777777" w:rsidR="00706E2F" w:rsidRPr="00925452" w:rsidRDefault="00813C5A" w:rsidP="00925452">
            <w:pPr>
              <w:jc w:val="center"/>
              <w:rPr>
                <w:b w:val="0"/>
                <w:color w:val="auto"/>
                <w:sz w:val="18"/>
                <w:szCs w:val="18"/>
              </w:rPr>
            </w:pPr>
            <w:r w:rsidRPr="00925452">
              <w:rPr>
                <w:b w:val="0"/>
                <w:color w:val="auto"/>
                <w:sz w:val="18"/>
                <w:szCs w:val="18"/>
              </w:rPr>
              <w:t>24</w:t>
            </w:r>
          </w:p>
        </w:tc>
        <w:tc>
          <w:tcPr>
            <w:tcW w:w="708" w:type="dxa"/>
            <w:vAlign w:val="center"/>
          </w:tcPr>
          <w:p w14:paraId="64B54C84" w14:textId="77777777" w:rsidR="00706E2F" w:rsidRPr="00925452" w:rsidRDefault="00883885"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O</w:t>
            </w:r>
          </w:p>
        </w:tc>
        <w:tc>
          <w:tcPr>
            <w:tcW w:w="1418" w:type="dxa"/>
            <w:vAlign w:val="center"/>
          </w:tcPr>
          <w:p w14:paraId="1A455386" w14:textId="77777777" w:rsidR="00706E2F" w:rsidRPr="00925452" w:rsidRDefault="00925452" w:rsidP="00925452">
            <w:pPr>
              <w:jc w:val="center"/>
              <w:cnfStyle w:val="000000000000" w:firstRow="0" w:lastRow="0" w:firstColumn="0" w:lastColumn="0" w:oddVBand="0" w:evenVBand="0" w:oddHBand="0" w:evenHBand="0" w:firstRowFirstColumn="0" w:firstRowLastColumn="0" w:lastRowFirstColumn="0" w:lastRowLastColumn="0"/>
              <w:rPr>
                <w:color w:val="auto"/>
                <w:sz w:val="18"/>
                <w:szCs w:val="18"/>
              </w:rPr>
            </w:pPr>
            <w:r>
              <w:rPr>
                <w:color w:val="auto"/>
                <w:sz w:val="18"/>
                <w:szCs w:val="18"/>
              </w:rPr>
              <w:t>w</w:t>
            </w:r>
            <w:r w:rsidR="00FC1BDD" w:rsidRPr="00925452">
              <w:rPr>
                <w:color w:val="auto"/>
                <w:sz w:val="18"/>
                <w:szCs w:val="18"/>
              </w:rPr>
              <w:t>dir</w:t>
            </w:r>
          </w:p>
        </w:tc>
        <w:tc>
          <w:tcPr>
            <w:tcW w:w="6662" w:type="dxa"/>
          </w:tcPr>
          <w:p w14:paraId="70A200E9" w14:textId="77777777" w:rsidR="00706E2F" w:rsidRPr="00925452" w:rsidRDefault="00925452"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Wind direction [°]</w:t>
            </w:r>
          </w:p>
          <w:p w14:paraId="1209E48E" w14:textId="77777777" w:rsidR="00925452" w:rsidRPr="00925452" w:rsidRDefault="00925452" w:rsidP="00130F4D">
            <w:pPr>
              <w:cnfStyle w:val="000000000000" w:firstRow="0" w:lastRow="0" w:firstColumn="0" w:lastColumn="0" w:oddVBand="0" w:evenVBand="0" w:oddHBand="0" w:evenHBand="0" w:firstRowFirstColumn="0" w:firstRowLastColumn="0" w:lastRowFirstColumn="0" w:lastRowLastColumn="0"/>
              <w:rPr>
                <w:color w:val="auto"/>
                <w:sz w:val="18"/>
                <w:szCs w:val="18"/>
              </w:rPr>
            </w:pPr>
            <w:r w:rsidRPr="00925452">
              <w:rPr>
                <w:color w:val="auto"/>
                <w:sz w:val="18"/>
                <w:szCs w:val="18"/>
              </w:rPr>
              <w:t>Required if CBLUse = 1</w:t>
            </w:r>
          </w:p>
        </w:tc>
      </w:tr>
    </w:tbl>
    <w:p w14:paraId="17CF474F" w14:textId="77777777" w:rsidR="00706E2F" w:rsidRPr="00130F4D" w:rsidRDefault="00706E2F" w:rsidP="00130F4D">
      <w:pPr>
        <w:rPr>
          <w:lang w:val="en-GB"/>
        </w:rPr>
      </w:pPr>
    </w:p>
    <w:p w14:paraId="05EF72B3" w14:textId="77777777" w:rsidR="00420B13" w:rsidRDefault="00420B13">
      <w:pPr>
        <w:spacing w:after="200" w:line="276" w:lineRule="auto"/>
        <w:rPr>
          <w:b/>
          <w:bCs/>
          <w:color w:val="365F91" w:themeColor="accent1" w:themeShade="BF"/>
          <w:sz w:val="12"/>
          <w:lang w:val="en-GB"/>
        </w:rPr>
      </w:pPr>
    </w:p>
    <w:p w14:paraId="28D9286C" w14:textId="4ECFF1BA" w:rsidR="00BC4A3F" w:rsidRPr="00BC4A3F" w:rsidRDefault="00BC4A3F" w:rsidP="00BC4A3F">
      <w:pPr>
        <w:rPr>
          <w:highlight w:val="yellow"/>
          <w:lang w:val="en-GB"/>
        </w:rPr>
      </w:pPr>
      <w:commentRangeStart w:id="83"/>
      <w:r w:rsidRPr="00BC4A3F">
        <w:rPr>
          <w:b/>
          <w:highlight w:val="yellow"/>
          <w:lang w:val="en-GB"/>
        </w:rPr>
        <w:t>Note</w:t>
      </w:r>
      <w:r w:rsidRPr="00BC4A3F">
        <w:rPr>
          <w:highlight w:val="yellow"/>
          <w:lang w:val="en-GB"/>
        </w:rPr>
        <w:t>: The meteorological input file must match the information given in SUEWS_SiteSelect.txt. For example, if a whole year (e.g. 2011) is intended to be modelled using and hourly resolution dataset, the number of lines in the metdata-file should be 8760 and begin and end with:</w:t>
      </w:r>
    </w:p>
    <w:p w14:paraId="2DF08AEE" w14:textId="77777777" w:rsidR="00BC4A3F" w:rsidRPr="00BC4A3F" w:rsidRDefault="00BC4A3F" w:rsidP="00BC4A3F">
      <w:pPr>
        <w:rPr>
          <w:i/>
          <w:highlight w:val="yellow"/>
          <w:lang w:val="en-GB"/>
        </w:rPr>
      </w:pPr>
      <w:proofErr w:type="gramStart"/>
      <w:r w:rsidRPr="00BC4A3F">
        <w:rPr>
          <w:i/>
          <w:highlight w:val="yellow"/>
          <w:lang w:val="en-GB"/>
        </w:rPr>
        <w:t>iy</w:t>
      </w:r>
      <w:proofErr w:type="gramEnd"/>
      <w:r w:rsidRPr="00BC4A3F">
        <w:rPr>
          <w:i/>
          <w:highlight w:val="yellow"/>
          <w:lang w:val="en-GB"/>
        </w:rPr>
        <w:t xml:space="preserve"> </w:t>
      </w:r>
      <w:r w:rsidRPr="00BC4A3F">
        <w:rPr>
          <w:i/>
          <w:highlight w:val="yellow"/>
          <w:lang w:val="en-GB"/>
        </w:rPr>
        <w:tab/>
        <w:t xml:space="preserve">id </w:t>
      </w:r>
      <w:r w:rsidRPr="00BC4A3F">
        <w:rPr>
          <w:i/>
          <w:highlight w:val="yellow"/>
          <w:lang w:val="en-GB"/>
        </w:rPr>
        <w:tab/>
        <w:t xml:space="preserve">it </w:t>
      </w:r>
      <w:r w:rsidRPr="00BC4A3F">
        <w:rPr>
          <w:i/>
          <w:highlight w:val="yellow"/>
          <w:lang w:val="en-GB"/>
        </w:rPr>
        <w:tab/>
        <w:t>imin</w:t>
      </w:r>
    </w:p>
    <w:p w14:paraId="000EA22F" w14:textId="77777777" w:rsidR="00BC4A3F" w:rsidRPr="00BC4A3F" w:rsidRDefault="00BC4A3F" w:rsidP="00BC4A3F">
      <w:pPr>
        <w:rPr>
          <w:highlight w:val="yellow"/>
          <w:lang w:val="en-GB"/>
        </w:rPr>
      </w:pPr>
      <w:r w:rsidRPr="00BC4A3F">
        <w:rPr>
          <w:highlight w:val="yellow"/>
          <w:lang w:val="en-GB"/>
        </w:rPr>
        <w:lastRenderedPageBreak/>
        <w:t>2011</w:t>
      </w:r>
      <w:r w:rsidRPr="00BC4A3F">
        <w:rPr>
          <w:highlight w:val="yellow"/>
          <w:lang w:val="en-GB"/>
        </w:rPr>
        <w:tab/>
        <w:t>1</w:t>
      </w:r>
      <w:r w:rsidRPr="00BC4A3F">
        <w:rPr>
          <w:highlight w:val="yellow"/>
          <w:lang w:val="en-GB"/>
        </w:rPr>
        <w:tab/>
        <w:t>1</w:t>
      </w:r>
      <w:r w:rsidRPr="00BC4A3F">
        <w:rPr>
          <w:highlight w:val="yellow"/>
          <w:lang w:val="en-GB"/>
        </w:rPr>
        <w:tab/>
        <w:t>0 …</w:t>
      </w:r>
    </w:p>
    <w:p w14:paraId="4C7090C2" w14:textId="77777777" w:rsidR="00BC4A3F" w:rsidRPr="00BC4A3F" w:rsidRDefault="00BC4A3F" w:rsidP="00BC4A3F">
      <w:pPr>
        <w:rPr>
          <w:highlight w:val="yellow"/>
          <w:lang w:val="en-GB"/>
        </w:rPr>
      </w:pPr>
      <w:r w:rsidRPr="00BC4A3F">
        <w:rPr>
          <w:highlight w:val="yellow"/>
          <w:lang w:val="en-GB"/>
        </w:rPr>
        <w:t>…</w:t>
      </w:r>
    </w:p>
    <w:p w14:paraId="156E3859" w14:textId="77777777" w:rsidR="00BC4A3F" w:rsidRPr="00130F4D" w:rsidRDefault="00BC4A3F" w:rsidP="00BC4A3F">
      <w:pPr>
        <w:rPr>
          <w:lang w:val="en-GB"/>
        </w:rPr>
      </w:pPr>
      <w:r w:rsidRPr="00BC4A3F">
        <w:rPr>
          <w:highlight w:val="yellow"/>
          <w:lang w:val="en-GB"/>
        </w:rPr>
        <w:t>2012</w:t>
      </w:r>
      <w:r w:rsidRPr="00BC4A3F">
        <w:rPr>
          <w:highlight w:val="yellow"/>
          <w:lang w:val="en-GB"/>
        </w:rPr>
        <w:tab/>
        <w:t>1</w:t>
      </w:r>
      <w:r w:rsidRPr="00BC4A3F">
        <w:rPr>
          <w:highlight w:val="yellow"/>
          <w:lang w:val="en-GB"/>
        </w:rPr>
        <w:tab/>
        <w:t>0</w:t>
      </w:r>
      <w:r w:rsidRPr="00BC4A3F">
        <w:rPr>
          <w:highlight w:val="yellow"/>
          <w:lang w:val="en-GB"/>
        </w:rPr>
        <w:tab/>
        <w:t>0 …</w:t>
      </w:r>
      <w:commentRangeEnd w:id="83"/>
      <w:r>
        <w:rPr>
          <w:rStyle w:val="CommentReference"/>
        </w:rPr>
        <w:commentReference w:id="83"/>
      </w:r>
    </w:p>
    <w:p w14:paraId="12E909E9" w14:textId="77777777" w:rsidR="00BC4A3F" w:rsidRDefault="00BC4A3F">
      <w:pPr>
        <w:spacing w:after="200" w:line="276" w:lineRule="auto"/>
        <w:rPr>
          <w:b/>
          <w:bCs/>
          <w:color w:val="365F91" w:themeColor="accent1" w:themeShade="BF"/>
          <w:sz w:val="12"/>
          <w:lang w:val="en-GB"/>
        </w:rPr>
      </w:pPr>
    </w:p>
    <w:p w14:paraId="4E0FFE11" w14:textId="77777777" w:rsidR="00DE0877" w:rsidRPr="003E6FD2" w:rsidRDefault="003E6FD2" w:rsidP="00870E7A">
      <w:pPr>
        <w:pStyle w:val="Heading2"/>
        <w:rPr>
          <w:color w:val="365F91" w:themeColor="accent1" w:themeShade="BF"/>
        </w:rPr>
      </w:pPr>
      <w:bookmarkStart w:id="84" w:name="_CBL_input_file"/>
      <w:bookmarkStart w:id="85" w:name="_Toc414112046"/>
      <w:bookmarkEnd w:id="84"/>
      <w:r w:rsidRPr="003E6FD2">
        <w:t>CBL input file (CBLInput.nml)</w:t>
      </w:r>
      <w:bookmarkEnd w:id="85"/>
      <w:r w:rsidRPr="003E6FD2">
        <w:rPr>
          <w:color w:val="365F91" w:themeColor="accent1" w:themeShade="BF"/>
        </w:rPr>
        <w:t xml:space="preserve"> </w:t>
      </w:r>
      <w:bookmarkStart w:id="86" w:name="_SUEWS_ObservedForcingDataInterp.txt"/>
      <w:bookmarkStart w:id="87" w:name="_4.7_WaterDistSSss_YYYY.txt"/>
      <w:bookmarkStart w:id="88" w:name="_OHM_Coefficients.txt"/>
      <w:bookmarkStart w:id="89" w:name="_4.12_SAHP_input"/>
      <w:bookmarkEnd w:id="86"/>
      <w:bookmarkEnd w:id="87"/>
      <w:bookmarkEnd w:id="88"/>
      <w:bookmarkEnd w:id="89"/>
    </w:p>
    <w:p w14:paraId="56929F20" w14:textId="77777777" w:rsidR="003E6FD2" w:rsidRPr="003E6FD2" w:rsidRDefault="003E6FD2" w:rsidP="003E6FD2">
      <w:pPr>
        <w:pStyle w:val="ListParagraph"/>
        <w:ind w:left="450"/>
        <w:rPr>
          <w:b/>
          <w:bCs/>
          <w:color w:val="365F91" w:themeColor="accent1" w:themeShade="BF"/>
          <w:sz w:val="12"/>
          <w:lang w:val="en-GB"/>
        </w:rPr>
      </w:pPr>
    </w:p>
    <w:p w14:paraId="6BA96AD1" w14:textId="77777777" w:rsidR="00CD6880" w:rsidRDefault="00CD6880" w:rsidP="00DE0877">
      <w:pPr>
        <w:rPr>
          <w:lang w:val="en-GB"/>
        </w:rPr>
      </w:pPr>
    </w:p>
    <w:p w14:paraId="3ACE0491" w14:textId="72239C86" w:rsidR="00ED10F9" w:rsidRPr="00875A22" w:rsidRDefault="00BB59E3" w:rsidP="00DE0877">
      <w:pPr>
        <w:rPr>
          <w:lang w:val="en-GB"/>
        </w:rPr>
      </w:pPr>
      <w:r w:rsidRPr="00875A22">
        <w:rPr>
          <w:lang w:val="en-GB"/>
        </w:rPr>
        <w:t>If CBL slab model is used (CBLuse=1</w:t>
      </w:r>
      <w:r w:rsidR="002D1D38">
        <w:rPr>
          <w:lang w:val="en-GB"/>
        </w:rPr>
        <w:t xml:space="preserve"> in RunControl.nml</w:t>
      </w:r>
      <w:r w:rsidRPr="00875A22">
        <w:rPr>
          <w:lang w:val="en-GB"/>
        </w:rPr>
        <w:t>)</w:t>
      </w:r>
      <w:r w:rsidR="00CB73BE" w:rsidRPr="00875A22">
        <w:rPr>
          <w:lang w:val="en-GB"/>
        </w:rPr>
        <w:t xml:space="preserve">, this file needs to be prepared. This includes the </w:t>
      </w:r>
      <w:r w:rsidR="00EA70A8" w:rsidRPr="00875A22">
        <w:rPr>
          <w:lang w:val="en-GB"/>
        </w:rPr>
        <w:t>run options, parameters and input</w:t>
      </w:r>
      <w:r w:rsidR="00CD6880">
        <w:rPr>
          <w:lang w:val="en-GB"/>
        </w:rPr>
        <w:t xml:space="preserve"> </w:t>
      </w:r>
      <w:r w:rsidR="00EA70A8" w:rsidRPr="00875A22">
        <w:rPr>
          <w:lang w:val="en-GB"/>
        </w:rPr>
        <w:t>file names.</w:t>
      </w:r>
      <w:r w:rsidR="0021366B" w:rsidRPr="00875A22">
        <w:rPr>
          <w:rFonts w:hint="eastAsia"/>
          <w:lang w:val="en-GB" w:eastAsia="ja-JP"/>
        </w:rPr>
        <w:t xml:space="preserve">  </w:t>
      </w:r>
      <w:r w:rsidR="00CB73BE" w:rsidRPr="00875A22">
        <w:rPr>
          <w:lang w:val="en-GB"/>
        </w:rPr>
        <w:t xml:space="preserve"> </w:t>
      </w:r>
      <w:r w:rsidR="00ED10F9">
        <w:rPr>
          <w:lang w:val="en-GB"/>
        </w:rPr>
        <w:t xml:space="preserve">Main reference for this part of the model </w:t>
      </w:r>
      <w:hyperlink w:anchor="Onomura2014" w:history="1">
        <w:r w:rsidR="00ED10F9" w:rsidRPr="00ED10F9">
          <w:rPr>
            <w:rStyle w:val="Hyperlink"/>
            <w:i/>
            <w:iCs/>
          </w:rPr>
          <w:t>Onomura et al. (2015</w:t>
        </w:r>
      </w:hyperlink>
      <w:r w:rsidR="00ED10F9" w:rsidRPr="008679E3">
        <w:rPr>
          <w:i/>
          <w:iCs/>
        </w:rPr>
        <w:t>)</w:t>
      </w:r>
      <w:r w:rsidR="00ED10F9">
        <w:rPr>
          <w:i/>
          <w:iCs/>
        </w:rPr>
        <w:t xml:space="preserve"> and Cleugh and Grimmond (2000).</w:t>
      </w:r>
    </w:p>
    <w:p w14:paraId="3FB7A67F" w14:textId="77777777" w:rsidR="002C2842" w:rsidRPr="00875A22" w:rsidRDefault="002C2842" w:rsidP="00DE0877">
      <w:pPr>
        <w:rPr>
          <w:lang w:val="en-GB"/>
        </w:rPr>
      </w:pPr>
    </w:p>
    <w:p w14:paraId="037B30CE" w14:textId="50109547" w:rsidR="00DE0877" w:rsidRPr="0064252A" w:rsidRDefault="002C2842" w:rsidP="00DE0877">
      <w:pPr>
        <w:rPr>
          <w:rFonts w:cs="Times New Roman"/>
          <w:szCs w:val="24"/>
          <w:lang w:val="en-GB"/>
        </w:rPr>
      </w:pPr>
      <w:r w:rsidRPr="001C53F7">
        <w:rPr>
          <w:rFonts w:cs="Times New Roman"/>
          <w:szCs w:val="24"/>
          <w:lang w:val="en-GB"/>
        </w:rPr>
        <w:t xml:space="preserve">Description of choices in </w:t>
      </w:r>
      <w:r w:rsidRPr="0064252A">
        <w:rPr>
          <w:rFonts w:cs="Times New Roman"/>
          <w:b/>
          <w:szCs w:val="24"/>
          <w:lang w:val="en-GB"/>
        </w:rPr>
        <w:t>CBL</w:t>
      </w:r>
      <w:r w:rsidR="007100D1">
        <w:rPr>
          <w:rFonts w:cs="Times New Roman"/>
          <w:b/>
          <w:szCs w:val="24"/>
          <w:lang w:val="en-GB"/>
        </w:rPr>
        <w:t>I</w:t>
      </w:r>
      <w:r w:rsidRPr="0064252A">
        <w:rPr>
          <w:rFonts w:cs="Times New Roman"/>
          <w:b/>
          <w:szCs w:val="24"/>
          <w:lang w:val="en-GB"/>
        </w:rPr>
        <w:t>nput</w:t>
      </w:r>
      <w:r w:rsidRPr="001C53F7">
        <w:rPr>
          <w:rFonts w:cs="Times New Roman"/>
          <w:b/>
          <w:szCs w:val="24"/>
          <w:lang w:val="en-GB"/>
        </w:rPr>
        <w:t>.nml</w:t>
      </w:r>
      <w:r w:rsidRPr="001C53F7">
        <w:rPr>
          <w:rFonts w:cs="Times New Roman"/>
          <w:szCs w:val="24"/>
          <w:lang w:val="en-GB"/>
        </w:rPr>
        <w:t xml:space="preserve"> file. The file can be in any order</w:t>
      </w:r>
      <w:r>
        <w:rPr>
          <w:rFonts w:cs="Times New Roman"/>
          <w:szCs w:val="24"/>
          <w:lang w:val="en-GB"/>
        </w:rPr>
        <w:t>.</w:t>
      </w:r>
    </w:p>
    <w:tbl>
      <w:tblPr>
        <w:tblStyle w:val="MediumGrid1-Accent2"/>
        <w:tblW w:w="9180" w:type="dxa"/>
        <w:tblInd w:w="153" w:type="dxa"/>
        <w:tblCellMar>
          <w:left w:w="11" w:type="dxa"/>
          <w:right w:w="11" w:type="dxa"/>
        </w:tblCellMar>
        <w:tblLook w:val="04A0" w:firstRow="1" w:lastRow="0" w:firstColumn="1" w:lastColumn="0" w:noHBand="0" w:noVBand="1"/>
      </w:tblPr>
      <w:tblGrid>
        <w:gridCol w:w="1545"/>
        <w:gridCol w:w="581"/>
        <w:gridCol w:w="7054"/>
      </w:tblGrid>
      <w:tr w:rsidR="00DE0877" w:rsidRPr="00A64EBF" w14:paraId="3D5D50EF" w14:textId="77777777" w:rsidTr="00642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280BFA12" w14:textId="77777777" w:rsidR="00DE0877" w:rsidRPr="00A64EBF" w:rsidRDefault="00DE0877" w:rsidP="00DE0877">
            <w:pPr>
              <w:rPr>
                <w:rFonts w:cs="Times New Roman"/>
                <w:szCs w:val="20"/>
                <w:lang w:val="en-GB"/>
              </w:rPr>
            </w:pPr>
            <w:r w:rsidRPr="00A64EBF">
              <w:rPr>
                <w:rFonts w:cs="Times New Roman"/>
                <w:szCs w:val="20"/>
                <w:lang w:val="en-GB"/>
              </w:rPr>
              <w:t>Name</w:t>
            </w:r>
          </w:p>
        </w:tc>
        <w:tc>
          <w:tcPr>
            <w:tcW w:w="581" w:type="dxa"/>
          </w:tcPr>
          <w:p w14:paraId="6E8556F5" w14:textId="77777777" w:rsidR="00DE0877" w:rsidRPr="00A64EBF" w:rsidRDefault="00DE0877" w:rsidP="00DE0877">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A64EBF">
              <w:rPr>
                <w:rFonts w:cs="Times New Roman"/>
                <w:szCs w:val="20"/>
                <w:lang w:val="en-GB"/>
              </w:rPr>
              <w:t>Units</w:t>
            </w:r>
          </w:p>
        </w:tc>
        <w:tc>
          <w:tcPr>
            <w:tcW w:w="7054" w:type="dxa"/>
          </w:tcPr>
          <w:p w14:paraId="0C65EDB8" w14:textId="77777777" w:rsidR="00DE0877" w:rsidRPr="00A64EBF" w:rsidRDefault="00DE0877" w:rsidP="00DE0877">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A64EBF">
              <w:rPr>
                <w:rFonts w:cs="Times New Roman"/>
                <w:szCs w:val="20"/>
                <w:lang w:val="en-GB"/>
              </w:rPr>
              <w:t>Explanation/Details/ Description</w:t>
            </w:r>
          </w:p>
        </w:tc>
      </w:tr>
      <w:tr w:rsidR="00DE0877" w:rsidRPr="001C53F7" w14:paraId="3FFEB4E5" w14:textId="77777777" w:rsidTr="00642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3FF6B74B" w14:textId="77777777" w:rsidR="00DE0877" w:rsidRPr="003A0EA2" w:rsidRDefault="00DE0877" w:rsidP="00DE0877">
            <w:pPr>
              <w:rPr>
                <w:rFonts w:eastAsia="Times New Roman" w:cs="Calibri"/>
                <w:b w:val="0"/>
                <w:i/>
                <w:color w:val="000000"/>
                <w:szCs w:val="20"/>
                <w:lang w:val="en-GB" w:eastAsia="en-GB"/>
              </w:rPr>
            </w:pPr>
            <w:r>
              <w:rPr>
                <w:rFonts w:eastAsia="Times New Roman" w:cs="Calibri"/>
                <w:b w:val="0"/>
                <w:i/>
                <w:color w:val="000000"/>
                <w:szCs w:val="20"/>
                <w:lang w:val="en-GB" w:eastAsia="en-GB"/>
              </w:rPr>
              <w:t>EntrainmentType</w:t>
            </w:r>
          </w:p>
        </w:tc>
        <w:tc>
          <w:tcPr>
            <w:tcW w:w="581" w:type="dxa"/>
            <w:vAlign w:val="center"/>
          </w:tcPr>
          <w:p w14:paraId="76E2833F" w14:textId="77777777" w:rsidR="00DE0877" w:rsidRPr="001C53F7" w:rsidRDefault="00DE0877" w:rsidP="00DE0877">
            <w:pPr>
              <w:jc w:val="cente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eastAsia="Times New Roman" w:cs="Times New Roman"/>
                <w:color w:val="000000"/>
                <w:szCs w:val="20"/>
                <w:lang w:eastAsia="fi-FI"/>
              </w:rPr>
              <w:t>-</w:t>
            </w:r>
          </w:p>
        </w:tc>
        <w:tc>
          <w:tcPr>
            <w:tcW w:w="7054" w:type="dxa"/>
          </w:tcPr>
          <w:p w14:paraId="6AD20145" w14:textId="77777777" w:rsidR="00DE0877" w:rsidRPr="00CD250B" w:rsidRDefault="00DE0877" w:rsidP="00DE087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 xml:space="preserve">Determines </w:t>
            </w:r>
            <w:r>
              <w:rPr>
                <w:rFonts w:eastAsia="Times New Roman" w:cs="Times New Roman"/>
                <w:color w:val="000000"/>
                <w:szCs w:val="20"/>
                <w:lang w:val="en-GB" w:eastAsia="fi-FI"/>
              </w:rPr>
              <w:t xml:space="preserve">an entrainment scheme </w:t>
            </w:r>
            <w:r w:rsidRPr="00CD250B">
              <w:rPr>
                <w:rFonts w:eastAsia="Times New Roman" w:cs="Times New Roman"/>
                <w:color w:val="000000"/>
                <w:szCs w:val="20"/>
                <w:lang w:val="en-GB" w:eastAsia="fi-FI"/>
              </w:rPr>
              <w:t xml:space="preserve"> </w:t>
            </w:r>
            <w:r w:rsidR="00B679B5">
              <w:rPr>
                <w:rFonts w:eastAsia="Times New Roman" w:cs="Times New Roman"/>
                <w:color w:val="000000"/>
                <w:szCs w:val="20"/>
                <w:lang w:val="en-GB" w:eastAsia="fi-FI"/>
              </w:rPr>
              <w:t>(see Cleugh and Grimmond 2000) for discusson</w:t>
            </w:r>
          </w:p>
          <w:tbl>
            <w:tblPr>
              <w:tblStyle w:val="TableGrid"/>
              <w:tblW w:w="0" w:type="auto"/>
              <w:tblLook w:val="04A0" w:firstRow="1" w:lastRow="0" w:firstColumn="1" w:lastColumn="0" w:noHBand="0" w:noVBand="1"/>
            </w:tblPr>
            <w:tblGrid>
              <w:gridCol w:w="760"/>
              <w:gridCol w:w="5157"/>
            </w:tblGrid>
            <w:tr w:rsidR="00DE0877" w:rsidRPr="001C53F7" w14:paraId="1570B979" w14:textId="77777777" w:rsidTr="007F27C0">
              <w:tc>
                <w:tcPr>
                  <w:tcW w:w="760" w:type="dxa"/>
                </w:tcPr>
                <w:p w14:paraId="158797CD" w14:textId="77777777" w:rsidR="00DE0877" w:rsidRPr="00CD250B" w:rsidRDefault="00DE0877" w:rsidP="00DE0877">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0DD73DF6" w14:textId="77777777" w:rsidR="00DE0877" w:rsidRPr="00CD250B" w:rsidRDefault="00DE0877" w:rsidP="00DE0877">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DE0877" w:rsidRPr="000279C0" w14:paraId="0F1C0BCF" w14:textId="77777777" w:rsidTr="007F27C0">
              <w:tc>
                <w:tcPr>
                  <w:tcW w:w="760" w:type="dxa"/>
                </w:tcPr>
                <w:p w14:paraId="208805CA" w14:textId="77777777" w:rsidR="00DE0877" w:rsidRPr="00CD250B" w:rsidRDefault="00DE0877" w:rsidP="00DE0877">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1D52DE04" w14:textId="77777777" w:rsidR="00AA6CCF" w:rsidRPr="00C66064" w:rsidRDefault="00DE0877" w:rsidP="007F27C0">
                  <w:pPr>
                    <w:rPr>
                      <w:b/>
                      <w:szCs w:val="20"/>
                      <w:lang w:eastAsia="ja-JP"/>
                    </w:rPr>
                  </w:pPr>
                  <w:r>
                    <w:rPr>
                      <w:szCs w:val="20"/>
                      <w:lang w:eastAsia="fi-FI"/>
                    </w:rPr>
                    <w:t xml:space="preserve">Tennekes and </w:t>
                  </w:r>
                  <w:r w:rsidRPr="00A73349">
                    <w:rPr>
                      <w:szCs w:val="20"/>
                      <w:lang w:eastAsia="fi-FI"/>
                    </w:rPr>
                    <w:t>Driedonks</w:t>
                  </w:r>
                  <w:r w:rsidR="007F27C0">
                    <w:rPr>
                      <w:szCs w:val="20"/>
                      <w:lang w:eastAsia="fi-FI"/>
                    </w:rPr>
                    <w:t xml:space="preserve"> </w:t>
                  </w:r>
                  <w:r w:rsidRPr="00A73349">
                    <w:rPr>
                      <w:szCs w:val="20"/>
                      <w:lang w:eastAsia="fi-FI"/>
                    </w:rPr>
                    <w:t>(1981)</w:t>
                  </w:r>
                  <w:r w:rsidR="007F27C0">
                    <w:rPr>
                      <w:szCs w:val="20"/>
                      <w:lang w:eastAsia="fi-FI"/>
                    </w:rPr>
                    <w:t xml:space="preserve">  </w:t>
                  </w:r>
                  <w:r w:rsidR="00AA6CCF" w:rsidRPr="00C66064">
                    <w:rPr>
                      <w:b/>
                      <w:szCs w:val="20"/>
                      <w:lang w:eastAsia="ja-JP"/>
                    </w:rPr>
                    <w:t>Recommended</w:t>
                  </w:r>
                </w:p>
              </w:tc>
            </w:tr>
            <w:tr w:rsidR="00DE0877" w:rsidRPr="000279C0" w14:paraId="20A4ED92" w14:textId="77777777" w:rsidTr="007F27C0">
              <w:tc>
                <w:tcPr>
                  <w:tcW w:w="760" w:type="dxa"/>
                </w:tcPr>
                <w:p w14:paraId="41FDBB32" w14:textId="77777777" w:rsidR="00DE0877" w:rsidRPr="00CD250B" w:rsidRDefault="00DE0877" w:rsidP="00DE0877">
                  <w:pPr>
                    <w:rPr>
                      <w:rFonts w:eastAsia="Times New Roman" w:cs="Times New Roman"/>
                      <w:color w:val="000000"/>
                      <w:szCs w:val="20"/>
                      <w:lang w:eastAsia="fi-FI"/>
                    </w:rPr>
                  </w:pPr>
                  <w:r>
                    <w:rPr>
                      <w:rFonts w:eastAsia="Times New Roman" w:cs="Times New Roman"/>
                      <w:color w:val="000000"/>
                      <w:szCs w:val="20"/>
                      <w:lang w:eastAsia="fi-FI"/>
                    </w:rPr>
                    <w:t>2</w:t>
                  </w:r>
                </w:p>
              </w:tc>
              <w:tc>
                <w:tcPr>
                  <w:tcW w:w="5157" w:type="dxa"/>
                </w:tcPr>
                <w:p w14:paraId="3E035371" w14:textId="77777777" w:rsidR="00DE0877" w:rsidRPr="008764C7" w:rsidRDefault="0064252A" w:rsidP="00DE0877">
                  <w:pPr>
                    <w:tabs>
                      <w:tab w:val="left" w:pos="0"/>
                    </w:tabs>
                    <w:rPr>
                      <w:rFonts w:eastAsia="Times New Roman" w:cs="Times New Roman"/>
                      <w:color w:val="000000"/>
                      <w:szCs w:val="20"/>
                      <w:lang w:eastAsia="fi-FI"/>
                    </w:rPr>
                  </w:pPr>
                  <w:r>
                    <w:rPr>
                      <w:rFonts w:eastAsia="Times New Roman" w:cs="Times New Roman"/>
                      <w:color w:val="000000"/>
                      <w:szCs w:val="20"/>
                      <w:lang w:eastAsia="fi-FI"/>
                    </w:rPr>
                    <w:t>McNaughton and Spring</w:t>
                  </w:r>
                  <w:r w:rsidR="00DE0877" w:rsidRPr="008764C7">
                    <w:rPr>
                      <w:rFonts w:eastAsia="Times New Roman" w:cs="Times New Roman"/>
                      <w:color w:val="000000"/>
                      <w:szCs w:val="20"/>
                      <w:lang w:eastAsia="fi-FI"/>
                    </w:rPr>
                    <w:t>s</w:t>
                  </w:r>
                  <w:r>
                    <w:rPr>
                      <w:rFonts w:eastAsia="Times New Roman" w:cs="Times New Roman"/>
                      <w:color w:val="000000"/>
                      <w:szCs w:val="20"/>
                      <w:lang w:eastAsia="fi-FI"/>
                    </w:rPr>
                    <w:t xml:space="preserve"> </w:t>
                  </w:r>
                  <w:r w:rsidR="00DE0877" w:rsidRPr="008764C7">
                    <w:rPr>
                      <w:rFonts w:eastAsia="Times New Roman" w:cs="Times New Roman"/>
                      <w:color w:val="000000"/>
                      <w:szCs w:val="20"/>
                      <w:lang w:eastAsia="fi-FI"/>
                    </w:rPr>
                    <w:t>(1986)</w:t>
                  </w:r>
                </w:p>
              </w:tc>
            </w:tr>
            <w:tr w:rsidR="00DE0877" w:rsidRPr="000279C0" w14:paraId="577E54EB" w14:textId="77777777" w:rsidTr="007F27C0">
              <w:tc>
                <w:tcPr>
                  <w:tcW w:w="760" w:type="dxa"/>
                </w:tcPr>
                <w:p w14:paraId="723AB382" w14:textId="77777777" w:rsidR="00DE0877" w:rsidRPr="00CD250B" w:rsidRDefault="00DE0877" w:rsidP="00DE0877">
                  <w:pPr>
                    <w:rPr>
                      <w:rFonts w:eastAsia="Times New Roman" w:cs="Times New Roman"/>
                      <w:color w:val="000000"/>
                      <w:szCs w:val="20"/>
                      <w:lang w:eastAsia="fi-FI"/>
                    </w:rPr>
                  </w:pPr>
                  <w:r>
                    <w:rPr>
                      <w:rFonts w:eastAsia="Times New Roman" w:cs="Times New Roman"/>
                      <w:color w:val="000000"/>
                      <w:szCs w:val="20"/>
                      <w:lang w:eastAsia="fi-FI"/>
                    </w:rPr>
                    <w:t>3</w:t>
                  </w:r>
                  <w:r w:rsidRPr="00CD250B">
                    <w:rPr>
                      <w:rFonts w:eastAsia="Times New Roman" w:cs="Times New Roman"/>
                      <w:b/>
                      <w:color w:val="000000"/>
                      <w:szCs w:val="20"/>
                      <w:lang w:eastAsia="fi-FI"/>
                    </w:rPr>
                    <w:t xml:space="preserve"> </w:t>
                  </w:r>
                </w:p>
              </w:tc>
              <w:tc>
                <w:tcPr>
                  <w:tcW w:w="5157" w:type="dxa"/>
                </w:tcPr>
                <w:p w14:paraId="51056847" w14:textId="77777777" w:rsidR="00DE0877" w:rsidRPr="008764C7" w:rsidRDefault="00DE0877" w:rsidP="00DE0877">
                  <w:pPr>
                    <w:rPr>
                      <w:rFonts w:eastAsia="Times New Roman" w:cs="Times New Roman"/>
                      <w:color w:val="000000"/>
                      <w:szCs w:val="20"/>
                      <w:lang w:eastAsia="fi-FI"/>
                    </w:rPr>
                  </w:pPr>
                  <w:r w:rsidRPr="008764C7">
                    <w:rPr>
                      <w:rFonts w:eastAsia="Times New Roman" w:cs="Times New Roman"/>
                      <w:color w:val="000000"/>
                      <w:szCs w:val="20"/>
                      <w:lang w:eastAsia="fi-FI"/>
                    </w:rPr>
                    <w:t>Rayner and Watson</w:t>
                  </w:r>
                  <w:r w:rsidR="0064252A">
                    <w:rPr>
                      <w:rFonts w:eastAsia="Times New Roman" w:cs="Times New Roman"/>
                      <w:color w:val="000000"/>
                      <w:szCs w:val="20"/>
                      <w:lang w:eastAsia="fi-FI"/>
                    </w:rPr>
                    <w:t xml:space="preserve"> </w:t>
                  </w:r>
                  <w:r w:rsidRPr="008764C7">
                    <w:rPr>
                      <w:rFonts w:eastAsia="Times New Roman" w:cs="Times New Roman"/>
                      <w:color w:val="000000"/>
                      <w:szCs w:val="20"/>
                      <w:lang w:eastAsia="fi-FI"/>
                    </w:rPr>
                    <w:t>(1991)</w:t>
                  </w:r>
                </w:p>
              </w:tc>
            </w:tr>
            <w:tr w:rsidR="00DE0877" w:rsidRPr="000279C0" w14:paraId="4F611121" w14:textId="77777777" w:rsidTr="007F27C0">
              <w:tc>
                <w:tcPr>
                  <w:tcW w:w="760" w:type="dxa"/>
                </w:tcPr>
                <w:p w14:paraId="248C8F25" w14:textId="77777777" w:rsidR="00DE0877" w:rsidRDefault="00DE0877" w:rsidP="00DE0877">
                  <w:pPr>
                    <w:rPr>
                      <w:rFonts w:eastAsia="Times New Roman" w:cs="Times New Roman"/>
                      <w:color w:val="000000"/>
                      <w:szCs w:val="20"/>
                      <w:lang w:eastAsia="fi-FI"/>
                    </w:rPr>
                  </w:pPr>
                  <w:r>
                    <w:rPr>
                      <w:rFonts w:eastAsia="Times New Roman" w:cs="Times New Roman"/>
                      <w:color w:val="000000"/>
                      <w:szCs w:val="20"/>
                      <w:lang w:eastAsia="fi-FI"/>
                    </w:rPr>
                    <w:t>4</w:t>
                  </w:r>
                </w:p>
              </w:tc>
              <w:tc>
                <w:tcPr>
                  <w:tcW w:w="5157" w:type="dxa"/>
                </w:tcPr>
                <w:p w14:paraId="3F5C34C4" w14:textId="77777777" w:rsidR="00DE0877" w:rsidRPr="008764C7" w:rsidRDefault="00DE0877" w:rsidP="00DE0877">
                  <w:pPr>
                    <w:rPr>
                      <w:rFonts w:eastAsia="Times New Roman" w:cs="Times New Roman"/>
                      <w:color w:val="000000"/>
                      <w:szCs w:val="20"/>
                      <w:lang w:eastAsia="fi-FI"/>
                    </w:rPr>
                  </w:pPr>
                  <w:r w:rsidRPr="008764C7">
                    <w:rPr>
                      <w:rFonts w:eastAsia="Times New Roman" w:cs="Times New Roman"/>
                      <w:color w:val="000000"/>
                      <w:szCs w:val="20"/>
                      <w:lang w:eastAsia="fi-FI"/>
                    </w:rPr>
                    <w:t>Tennekes</w:t>
                  </w:r>
                  <w:r w:rsidR="0064252A">
                    <w:rPr>
                      <w:rFonts w:eastAsia="Times New Roman" w:cs="Times New Roman"/>
                      <w:color w:val="000000"/>
                      <w:szCs w:val="20"/>
                      <w:lang w:eastAsia="fi-FI"/>
                    </w:rPr>
                    <w:t xml:space="preserve"> </w:t>
                  </w:r>
                  <w:r w:rsidRPr="008764C7">
                    <w:rPr>
                      <w:rFonts w:eastAsia="Times New Roman" w:cs="Times New Roman"/>
                      <w:color w:val="000000"/>
                      <w:szCs w:val="20"/>
                      <w:lang w:eastAsia="fi-FI"/>
                    </w:rPr>
                    <w:t>(1973)</w:t>
                  </w:r>
                </w:p>
              </w:tc>
            </w:tr>
          </w:tbl>
          <w:p w14:paraId="59DAF53B" w14:textId="77777777" w:rsidR="00DE0877" w:rsidRPr="001C53F7" w:rsidRDefault="00DE0877" w:rsidP="00DE0877">
            <w:pPr>
              <w:jc w:val="right"/>
              <w:cnfStyle w:val="000000100000" w:firstRow="0" w:lastRow="0" w:firstColumn="0" w:lastColumn="0" w:oddVBand="0" w:evenVBand="0" w:oddHBand="1" w:evenHBand="0" w:firstRowFirstColumn="0" w:firstRowLastColumn="0" w:lastRowFirstColumn="0" w:lastRowLastColumn="0"/>
              <w:rPr>
                <w:b/>
                <w:szCs w:val="20"/>
              </w:rPr>
            </w:pPr>
          </w:p>
        </w:tc>
      </w:tr>
      <w:tr w:rsidR="00DE0877" w:rsidRPr="00103F7A" w14:paraId="0F7C03BA" w14:textId="77777777" w:rsidTr="0064252A">
        <w:tc>
          <w:tcPr>
            <w:cnfStyle w:val="001000000000" w:firstRow="0" w:lastRow="0" w:firstColumn="1" w:lastColumn="0" w:oddVBand="0" w:evenVBand="0" w:oddHBand="0" w:evenHBand="0" w:firstRowFirstColumn="0" w:firstRowLastColumn="0" w:lastRowFirstColumn="0" w:lastRowLastColumn="0"/>
            <w:tcW w:w="1545" w:type="dxa"/>
            <w:vAlign w:val="center"/>
          </w:tcPr>
          <w:p w14:paraId="296E9494" w14:textId="77777777" w:rsidR="00DE0877" w:rsidRPr="003A0EA2" w:rsidRDefault="00DE0877" w:rsidP="00DE0877">
            <w:pPr>
              <w:rPr>
                <w:rFonts w:eastAsia="Times New Roman" w:cs="Calibri"/>
                <w:b w:val="0"/>
                <w:i/>
                <w:color w:val="000000"/>
                <w:szCs w:val="20"/>
                <w:lang w:val="en-GB" w:eastAsia="en-GB"/>
              </w:rPr>
            </w:pPr>
            <w:r>
              <w:rPr>
                <w:rFonts w:eastAsia="Times New Roman" w:cs="Calibri"/>
                <w:b w:val="0"/>
                <w:i/>
                <w:color w:val="000000"/>
                <w:szCs w:val="20"/>
                <w:lang w:val="en-GB" w:eastAsia="en-GB"/>
              </w:rPr>
              <w:t>QH_choice</w:t>
            </w:r>
          </w:p>
        </w:tc>
        <w:tc>
          <w:tcPr>
            <w:tcW w:w="581" w:type="dxa"/>
            <w:vAlign w:val="center"/>
          </w:tcPr>
          <w:p w14:paraId="1246AE03" w14:textId="77777777" w:rsidR="00DE0877" w:rsidRPr="00A64EBF" w:rsidRDefault="00DE0877" w:rsidP="00DE0877">
            <w:pPr>
              <w:jc w:val="cente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t>
            </w:r>
          </w:p>
        </w:tc>
        <w:tc>
          <w:tcPr>
            <w:tcW w:w="7054" w:type="dxa"/>
          </w:tcPr>
          <w:p w14:paraId="3C8E5E11" w14:textId="77777777" w:rsidR="00DE0877" w:rsidRPr="00875A22" w:rsidRDefault="00DE0877" w:rsidP="00DE087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Determines Q</w:t>
            </w:r>
            <w:r w:rsidRPr="008764C7">
              <w:rPr>
                <w:rFonts w:eastAsia="Times New Roman" w:cs="Times New Roman"/>
                <w:color w:val="000000"/>
                <w:szCs w:val="20"/>
                <w:vertAlign w:val="subscript"/>
                <w:lang w:val="en-GB" w:eastAsia="fi-FI"/>
              </w:rPr>
              <w:t>H</w:t>
            </w:r>
            <w:r>
              <w:rPr>
                <w:rFonts w:eastAsia="Times New Roman" w:cs="Times New Roman"/>
                <w:color w:val="000000"/>
                <w:szCs w:val="20"/>
                <w:lang w:val="en-GB" w:eastAsia="fi-FI"/>
              </w:rPr>
              <w:t xml:space="preserve"> </w:t>
            </w:r>
            <w:r w:rsidR="0064252A">
              <w:rPr>
                <w:rFonts w:eastAsia="Times New Roman" w:cs="Times New Roman"/>
                <w:color w:val="000000"/>
                <w:szCs w:val="20"/>
                <w:lang w:val="en-GB" w:eastAsia="fi-FI"/>
              </w:rPr>
              <w:t>used</w:t>
            </w:r>
            <w:r>
              <w:rPr>
                <w:rFonts w:eastAsia="Times New Roman" w:cs="Times New Roman"/>
                <w:color w:val="000000"/>
                <w:szCs w:val="20"/>
                <w:lang w:val="en-GB" w:eastAsia="fi-FI"/>
              </w:rPr>
              <w:t xml:space="preserve"> for CBL model.</w:t>
            </w:r>
          </w:p>
          <w:tbl>
            <w:tblPr>
              <w:tblStyle w:val="TableGrid"/>
              <w:tblW w:w="0" w:type="auto"/>
              <w:tblLook w:val="04A0" w:firstRow="1" w:lastRow="0" w:firstColumn="1" w:lastColumn="0" w:noHBand="0" w:noVBand="1"/>
            </w:tblPr>
            <w:tblGrid>
              <w:gridCol w:w="636"/>
              <w:gridCol w:w="4797"/>
            </w:tblGrid>
            <w:tr w:rsidR="00DE0877" w:rsidRPr="00F936DC" w14:paraId="16BF967E" w14:textId="77777777" w:rsidTr="00DE0877">
              <w:tc>
                <w:tcPr>
                  <w:tcW w:w="0" w:type="auto"/>
                </w:tcPr>
                <w:p w14:paraId="3CBB75C3" w14:textId="77777777" w:rsidR="00DE0877" w:rsidRPr="00A64EBF" w:rsidRDefault="00DE0877" w:rsidP="00DE0877">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0" w:type="auto"/>
                </w:tcPr>
                <w:p w14:paraId="7EA18D88" w14:textId="77777777" w:rsidR="00DE0877" w:rsidRPr="00A64EBF" w:rsidRDefault="00DE0877" w:rsidP="00DE0877">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DE0877" w:rsidRPr="00103F7A" w14:paraId="01E3E580" w14:textId="77777777" w:rsidTr="00DE0877">
              <w:tc>
                <w:tcPr>
                  <w:tcW w:w="0" w:type="auto"/>
                </w:tcPr>
                <w:p w14:paraId="4EFD0B75" w14:textId="77777777" w:rsidR="00DE0877" w:rsidRPr="00CD250B" w:rsidRDefault="00DE0877" w:rsidP="00DE0877">
                  <w:pPr>
                    <w:rPr>
                      <w:rFonts w:eastAsia="Times New Roman" w:cs="Times New Roman"/>
                      <w:color w:val="000000"/>
                      <w:szCs w:val="20"/>
                      <w:lang w:eastAsia="fi-FI"/>
                    </w:rPr>
                  </w:pPr>
                  <w:r>
                    <w:rPr>
                      <w:rFonts w:eastAsia="Times New Roman" w:cs="Times New Roman"/>
                      <w:color w:val="000000"/>
                      <w:szCs w:val="20"/>
                      <w:lang w:eastAsia="fi-FI"/>
                    </w:rPr>
                    <w:t>1</w:t>
                  </w:r>
                </w:p>
              </w:tc>
              <w:tc>
                <w:tcPr>
                  <w:tcW w:w="0" w:type="auto"/>
                </w:tcPr>
                <w:p w14:paraId="5CAD5D5F" w14:textId="77777777" w:rsidR="00DE0877" w:rsidRPr="00CD250B" w:rsidRDefault="00DE0877" w:rsidP="00DE0877">
                  <w:pPr>
                    <w:rPr>
                      <w:rFonts w:eastAsia="Times New Roman" w:cs="Times New Roman"/>
                      <w:color w:val="000000"/>
                      <w:szCs w:val="20"/>
                      <w:lang w:eastAsia="fi-FI"/>
                    </w:rPr>
                  </w:pPr>
                  <w:r>
                    <w:rPr>
                      <w:rFonts w:cs="Times New Roman"/>
                      <w:szCs w:val="20"/>
                    </w:rPr>
                    <w:t>Q</w:t>
                  </w:r>
                  <w:r>
                    <w:rPr>
                      <w:rFonts w:cs="Times New Roman"/>
                      <w:i/>
                      <w:szCs w:val="20"/>
                      <w:vertAlign w:val="subscript"/>
                    </w:rPr>
                    <w:t>H</w:t>
                  </w:r>
                  <w:r w:rsidRPr="00CD250B">
                    <w:rPr>
                      <w:rFonts w:cs="Times New Roman"/>
                      <w:szCs w:val="20"/>
                    </w:rPr>
                    <w:t xml:space="preserve"> values </w:t>
                  </w:r>
                  <w:r>
                    <w:rPr>
                      <w:rFonts w:cs="Times New Roman"/>
                      <w:szCs w:val="20"/>
                    </w:rPr>
                    <w:t xml:space="preserve">modelled </w:t>
                  </w:r>
                  <w:r>
                    <w:rPr>
                      <w:rFonts w:eastAsia="Times New Roman" w:cs="Times New Roman"/>
                      <w:color w:val="000000"/>
                      <w:szCs w:val="20"/>
                      <w:lang w:eastAsia="fi-FI"/>
                    </w:rPr>
                    <w:t>by SUEWS</w:t>
                  </w:r>
                </w:p>
              </w:tc>
            </w:tr>
            <w:tr w:rsidR="00DE0877" w:rsidRPr="00103F7A" w14:paraId="43BEAFFD" w14:textId="77777777" w:rsidTr="00DE0877">
              <w:tc>
                <w:tcPr>
                  <w:tcW w:w="0" w:type="auto"/>
                </w:tcPr>
                <w:p w14:paraId="1EE806C4" w14:textId="77777777" w:rsidR="00DE0877" w:rsidRPr="00CD250B" w:rsidRDefault="00DE0877" w:rsidP="00DE0877">
                  <w:pPr>
                    <w:rPr>
                      <w:rFonts w:eastAsia="Times New Roman" w:cs="Times New Roman"/>
                      <w:color w:val="000000"/>
                      <w:szCs w:val="20"/>
                      <w:lang w:eastAsia="fi-FI"/>
                    </w:rPr>
                  </w:pPr>
                  <w:r>
                    <w:rPr>
                      <w:rFonts w:eastAsia="Times New Roman" w:cs="Times New Roman"/>
                      <w:color w:val="000000"/>
                      <w:szCs w:val="20"/>
                      <w:lang w:eastAsia="fi-FI"/>
                    </w:rPr>
                    <w:t>2</w:t>
                  </w:r>
                </w:p>
              </w:tc>
              <w:tc>
                <w:tcPr>
                  <w:tcW w:w="0" w:type="auto"/>
                </w:tcPr>
                <w:p w14:paraId="46584793" w14:textId="77777777" w:rsidR="00DE0877" w:rsidRPr="00CD250B" w:rsidRDefault="00DE0877" w:rsidP="00DE0877">
                  <w:pPr>
                    <w:rPr>
                      <w:rFonts w:eastAsia="Times New Roman" w:cs="Times New Roman"/>
                      <w:color w:val="000000"/>
                      <w:szCs w:val="20"/>
                      <w:lang w:eastAsia="fi-FI"/>
                    </w:rPr>
                  </w:pPr>
                  <w:r>
                    <w:rPr>
                      <w:rFonts w:cs="Times New Roman"/>
                      <w:szCs w:val="20"/>
                    </w:rPr>
                    <w:t>Q</w:t>
                  </w:r>
                  <w:r>
                    <w:rPr>
                      <w:rFonts w:cs="Times New Roman"/>
                      <w:i/>
                      <w:szCs w:val="20"/>
                      <w:vertAlign w:val="subscript"/>
                    </w:rPr>
                    <w:t>H</w:t>
                  </w:r>
                  <w:r w:rsidRPr="00CD250B">
                    <w:rPr>
                      <w:rFonts w:cs="Times New Roman"/>
                      <w:szCs w:val="20"/>
                    </w:rPr>
                    <w:t xml:space="preserve"> values </w:t>
                  </w:r>
                  <w:r>
                    <w:rPr>
                      <w:rFonts w:cs="Times New Roman"/>
                      <w:szCs w:val="20"/>
                    </w:rPr>
                    <w:t xml:space="preserve">modelled </w:t>
                  </w:r>
                  <w:r>
                    <w:rPr>
                      <w:rFonts w:eastAsia="Times New Roman" w:cs="Times New Roman"/>
                      <w:color w:val="000000"/>
                      <w:szCs w:val="20"/>
                      <w:lang w:eastAsia="fi-FI"/>
                    </w:rPr>
                    <w:t>by LUMPS</w:t>
                  </w:r>
                </w:p>
              </w:tc>
            </w:tr>
            <w:tr w:rsidR="00DE0877" w:rsidRPr="00103F7A" w14:paraId="2378B2F4" w14:textId="77777777" w:rsidTr="00DE0877">
              <w:tc>
                <w:tcPr>
                  <w:tcW w:w="0" w:type="auto"/>
                </w:tcPr>
                <w:p w14:paraId="057251BC" w14:textId="77777777" w:rsidR="00DE0877" w:rsidRDefault="00DE0877" w:rsidP="00DE0877">
                  <w:pPr>
                    <w:rPr>
                      <w:rFonts w:eastAsia="Times New Roman" w:cs="Times New Roman"/>
                      <w:color w:val="000000"/>
                      <w:szCs w:val="20"/>
                      <w:lang w:eastAsia="fi-FI"/>
                    </w:rPr>
                  </w:pPr>
                  <w:r>
                    <w:rPr>
                      <w:rFonts w:eastAsia="Times New Roman" w:cs="Times New Roman"/>
                      <w:color w:val="000000"/>
                      <w:szCs w:val="20"/>
                      <w:lang w:eastAsia="fi-FI"/>
                    </w:rPr>
                    <w:t>3</w:t>
                  </w:r>
                </w:p>
              </w:tc>
              <w:tc>
                <w:tcPr>
                  <w:tcW w:w="0" w:type="auto"/>
                </w:tcPr>
                <w:p w14:paraId="0DB63E17" w14:textId="77777777" w:rsidR="00DE0877" w:rsidRPr="008764C7" w:rsidRDefault="00DE0877" w:rsidP="00DE0877">
                  <w:pPr>
                    <w:ind w:left="33" w:hanging="33"/>
                    <w:rPr>
                      <w:rFonts w:cs="Times New Roman"/>
                      <w:szCs w:val="20"/>
                    </w:rPr>
                  </w:pPr>
                  <w:r w:rsidRPr="00C0023F">
                    <w:rPr>
                      <w:rFonts w:cs="Times New Roman"/>
                      <w:i/>
                      <w:szCs w:val="20"/>
                    </w:rPr>
                    <w:t>Observed</w:t>
                  </w:r>
                  <w:r>
                    <w:rPr>
                      <w:rFonts w:cs="Times New Roman"/>
                      <w:szCs w:val="20"/>
                    </w:rPr>
                    <w:t xml:space="preserve"> Q</w:t>
                  </w:r>
                  <w:r>
                    <w:rPr>
                      <w:rFonts w:cs="Times New Roman"/>
                      <w:i/>
                      <w:szCs w:val="20"/>
                      <w:vertAlign w:val="subscript"/>
                    </w:rPr>
                    <w:t>H</w:t>
                  </w:r>
                  <w:r w:rsidRPr="00CD250B">
                    <w:rPr>
                      <w:rFonts w:cs="Times New Roman"/>
                      <w:szCs w:val="20"/>
                    </w:rPr>
                    <w:t xml:space="preserve"> values are used fro</w:t>
                  </w:r>
                  <w:r>
                    <w:rPr>
                      <w:rFonts w:cs="Times New Roman"/>
                      <w:szCs w:val="20"/>
                    </w:rPr>
                    <w:t>m the meteorological input file</w:t>
                  </w:r>
                </w:p>
              </w:tc>
            </w:tr>
          </w:tbl>
          <w:p w14:paraId="6875EFC3" w14:textId="77777777" w:rsidR="00DE0877" w:rsidRPr="00875A22" w:rsidRDefault="00DE0877" w:rsidP="00DE0877">
            <w:pPr>
              <w:jc w:val="right"/>
              <w:cnfStyle w:val="000000000000" w:firstRow="0" w:lastRow="0" w:firstColumn="0" w:lastColumn="0" w:oddVBand="0" w:evenVBand="0" w:oddHBand="0" w:evenHBand="0" w:firstRowFirstColumn="0" w:firstRowLastColumn="0" w:lastRowFirstColumn="0" w:lastRowLastColumn="0"/>
              <w:rPr>
                <w:szCs w:val="20"/>
                <w:lang w:val="en-GB"/>
              </w:rPr>
            </w:pPr>
          </w:p>
        </w:tc>
      </w:tr>
      <w:tr w:rsidR="00DE0877" w:rsidRPr="00A64EBF" w14:paraId="20A8582F" w14:textId="77777777" w:rsidTr="00642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23A7C206" w14:textId="77777777" w:rsidR="00DE0877" w:rsidRPr="003A0EA2" w:rsidRDefault="007F4476" w:rsidP="00DE0877">
            <w:pPr>
              <w:rPr>
                <w:rFonts w:eastAsia="Times New Roman" w:cs="Calibri"/>
                <w:b w:val="0"/>
                <w:i/>
                <w:color w:val="000000"/>
                <w:szCs w:val="20"/>
                <w:lang w:val="en-GB" w:eastAsia="en-GB"/>
              </w:rPr>
            </w:pPr>
            <w:r>
              <w:rPr>
                <w:rFonts w:eastAsia="Times New Roman" w:cs="Calibri"/>
                <w:b w:val="0"/>
                <w:i/>
                <w:color w:val="000000"/>
                <w:szCs w:val="20"/>
                <w:lang w:val="en-GB" w:eastAsia="en-GB"/>
              </w:rPr>
              <w:t>W</w:t>
            </w:r>
            <w:r w:rsidR="00DE0877">
              <w:rPr>
                <w:rFonts w:eastAsia="Times New Roman" w:cs="Calibri"/>
                <w:b w:val="0"/>
                <w:i/>
                <w:color w:val="000000"/>
                <w:szCs w:val="20"/>
                <w:lang w:val="en-GB" w:eastAsia="en-GB"/>
              </w:rPr>
              <w:t>sb</w:t>
            </w:r>
          </w:p>
        </w:tc>
        <w:tc>
          <w:tcPr>
            <w:tcW w:w="581" w:type="dxa"/>
            <w:vAlign w:val="center"/>
          </w:tcPr>
          <w:p w14:paraId="75CB36A5" w14:textId="77777777" w:rsidR="00DE0877" w:rsidRPr="00A64EBF" w:rsidRDefault="00DE0877" w:rsidP="00DE0877">
            <w:pPr>
              <w:jc w:val="cente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eastAsia="Times New Roman" w:cs="Times New Roman"/>
                <w:color w:val="000000"/>
                <w:szCs w:val="20"/>
                <w:lang w:eastAsia="fi-FI"/>
              </w:rPr>
              <w:t>m s</w:t>
            </w:r>
            <w:r>
              <w:rPr>
                <w:rFonts w:eastAsia="Times New Roman" w:cs="Times New Roman"/>
                <w:color w:val="000000"/>
                <w:szCs w:val="20"/>
                <w:vertAlign w:val="superscript"/>
                <w:lang w:eastAsia="fi-FI"/>
              </w:rPr>
              <w:t>-1</w:t>
            </w:r>
          </w:p>
        </w:tc>
        <w:tc>
          <w:tcPr>
            <w:tcW w:w="7054" w:type="dxa"/>
          </w:tcPr>
          <w:p w14:paraId="0FFC4950" w14:textId="5B766248" w:rsidR="00DE0877" w:rsidRPr="007F27C0" w:rsidRDefault="00935549" w:rsidP="00DE0877">
            <w:pPr>
              <w:cnfStyle w:val="000000100000" w:firstRow="0" w:lastRow="0" w:firstColumn="0" w:lastColumn="0" w:oddVBand="0" w:evenVBand="0" w:oddHBand="1" w:evenHBand="0" w:firstRowFirstColumn="0" w:firstRowLastColumn="0" w:lastRowFirstColumn="0" w:lastRowLastColumn="0"/>
              <w:rPr>
                <w:rFonts w:cs="Times New Roman"/>
                <w:color w:val="000000"/>
                <w:szCs w:val="20"/>
                <w:lang w:eastAsia="ja-JP"/>
              </w:rPr>
            </w:pPr>
            <w:r w:rsidRPr="00875A22">
              <w:rPr>
                <w:rFonts w:eastAsia="Times New Roman" w:cs="Times New Roman"/>
                <w:color w:val="000000"/>
                <w:szCs w:val="20"/>
                <w:lang w:val="en-GB" w:eastAsia="fi-FI"/>
              </w:rPr>
              <w:t>Subsidence velocity in e</w:t>
            </w:r>
            <w:r w:rsidR="00DE0877" w:rsidRPr="00875A22">
              <w:rPr>
                <w:rFonts w:eastAsia="Times New Roman" w:cs="Times New Roman"/>
                <w:color w:val="000000"/>
                <w:szCs w:val="20"/>
                <w:lang w:val="en-GB" w:eastAsia="fi-FI"/>
              </w:rPr>
              <w:t>q. 1 and 2</w:t>
            </w:r>
            <w:r w:rsidRPr="00875A22">
              <w:rPr>
                <w:rFonts w:eastAsia="Times New Roman" w:cs="Times New Roman"/>
                <w:color w:val="000000"/>
                <w:szCs w:val="20"/>
                <w:lang w:val="en-GB" w:eastAsia="fi-FI"/>
              </w:rPr>
              <w:t xml:space="preserve"> of</w:t>
            </w:r>
            <w:r w:rsidR="00DE0877" w:rsidRPr="00875A22">
              <w:rPr>
                <w:rFonts w:eastAsia="Times New Roman" w:cs="Times New Roman"/>
                <w:color w:val="000000"/>
                <w:szCs w:val="20"/>
                <w:lang w:val="en-GB" w:eastAsia="fi-FI"/>
              </w:rPr>
              <w:t xml:space="preserve"> </w:t>
            </w:r>
            <w:hyperlink w:anchor="Onomura2014" w:history="1">
              <w:r w:rsidR="00ED10F9" w:rsidRPr="00ED10F9">
                <w:rPr>
                  <w:rStyle w:val="Hyperlink"/>
                  <w:i/>
                  <w:iCs/>
                </w:rPr>
                <w:t>Onomura et al. (2015</w:t>
              </w:r>
            </w:hyperlink>
            <w:r w:rsidR="00ED10F9" w:rsidRPr="008679E3">
              <w:rPr>
                <w:i/>
                <w:iCs/>
              </w:rPr>
              <w:t>)</w:t>
            </w:r>
          </w:p>
          <w:tbl>
            <w:tblPr>
              <w:tblStyle w:val="TableGrid"/>
              <w:tblW w:w="0" w:type="auto"/>
              <w:tblLook w:val="04A0" w:firstRow="1" w:lastRow="0" w:firstColumn="1" w:lastColumn="0" w:noHBand="0" w:noVBand="1"/>
            </w:tblPr>
            <w:tblGrid>
              <w:gridCol w:w="1857"/>
            </w:tblGrid>
            <w:tr w:rsidR="00DE0877" w:rsidRPr="00F936DC" w14:paraId="62310C71" w14:textId="77777777" w:rsidTr="00DE0877">
              <w:tc>
                <w:tcPr>
                  <w:tcW w:w="0" w:type="auto"/>
                </w:tcPr>
                <w:p w14:paraId="5C952ECB" w14:textId="77777777" w:rsidR="00DE0877" w:rsidRPr="00460E23" w:rsidRDefault="00DE0877" w:rsidP="00DE0877">
                  <w:pPr>
                    <w:rPr>
                      <w:rFonts w:eastAsia="Times New Roman" w:cs="Times New Roman"/>
                      <w:color w:val="000000"/>
                      <w:szCs w:val="20"/>
                      <w:lang w:eastAsia="fi-FI"/>
                    </w:rPr>
                  </w:pPr>
                  <w:r w:rsidRPr="00460E23">
                    <w:rPr>
                      <w:rFonts w:cs="Times New Roman"/>
                      <w:szCs w:val="20"/>
                    </w:rPr>
                    <w:t>Subsidence velocity</w:t>
                  </w:r>
                </w:p>
              </w:tc>
            </w:tr>
            <w:tr w:rsidR="00DE0877" w:rsidRPr="00A64EBF" w14:paraId="26D4E50C" w14:textId="77777777" w:rsidTr="00DE0877">
              <w:tc>
                <w:tcPr>
                  <w:tcW w:w="0" w:type="auto"/>
                  <w:shd w:val="clear" w:color="auto" w:fill="9BBB59" w:themeFill="accent3"/>
                </w:tcPr>
                <w:p w14:paraId="0EB73E12" w14:textId="58E8A3AB" w:rsidR="00DE0877" w:rsidRPr="00A64EBF" w:rsidRDefault="00DE0877" w:rsidP="00893AFF">
                  <w:pPr>
                    <w:rPr>
                      <w:rFonts w:eastAsia="Times New Roman" w:cs="Times New Roman"/>
                      <w:color w:val="000000"/>
                      <w:szCs w:val="20"/>
                      <w:lang w:eastAsia="fi-FI"/>
                    </w:rPr>
                  </w:pPr>
                  <w:r>
                    <w:rPr>
                      <w:szCs w:val="20"/>
                    </w:rPr>
                    <w:t>-0.01</w:t>
                  </w:r>
                  <w:r w:rsidR="002C2842">
                    <w:rPr>
                      <w:szCs w:val="20"/>
                    </w:rPr>
                    <w:t xml:space="preserve"> </w:t>
                  </w:r>
                  <w:r w:rsidR="00B679B5">
                    <w:rPr>
                      <w:szCs w:val="20"/>
                    </w:rPr>
                    <w:t xml:space="preserve"> </w:t>
                  </w:r>
                  <w:r w:rsidR="00B679B5" w:rsidRPr="007F27C0">
                    <w:rPr>
                      <w:rFonts w:cs="Times New Roman"/>
                      <w:b/>
                      <w:color w:val="000000"/>
                      <w:szCs w:val="20"/>
                      <w:lang w:eastAsia="ja-JP"/>
                    </w:rPr>
                    <w:t>Recommended</w:t>
                  </w:r>
                </w:p>
              </w:tc>
            </w:tr>
          </w:tbl>
          <w:p w14:paraId="5063D327" w14:textId="77777777" w:rsidR="00DE0877" w:rsidRPr="00A64EBF" w:rsidRDefault="00DE0877" w:rsidP="00A60A4B">
            <w:pPr>
              <w:cnfStyle w:val="000000100000" w:firstRow="0" w:lastRow="0" w:firstColumn="0" w:lastColumn="0" w:oddVBand="0" w:evenVBand="0" w:oddHBand="1" w:evenHBand="0" w:firstRowFirstColumn="0" w:firstRowLastColumn="0" w:lastRowFirstColumn="0" w:lastRowLastColumn="0"/>
              <w:rPr>
                <w:b/>
                <w:szCs w:val="20"/>
                <w:lang w:eastAsia="ja-JP"/>
              </w:rPr>
            </w:pPr>
          </w:p>
        </w:tc>
      </w:tr>
      <w:tr w:rsidR="00DE0877" w:rsidRPr="00A64EBF" w14:paraId="259A220A" w14:textId="77777777" w:rsidTr="0064252A">
        <w:tc>
          <w:tcPr>
            <w:cnfStyle w:val="001000000000" w:firstRow="0" w:lastRow="0" w:firstColumn="1" w:lastColumn="0" w:oddVBand="0" w:evenVBand="0" w:oddHBand="0" w:evenHBand="0" w:firstRowFirstColumn="0" w:firstRowLastColumn="0" w:lastRowFirstColumn="0" w:lastRowLastColumn="0"/>
            <w:tcW w:w="1545" w:type="dxa"/>
            <w:vAlign w:val="center"/>
          </w:tcPr>
          <w:p w14:paraId="754BD4D1" w14:textId="77777777" w:rsidR="00DE0877" w:rsidRPr="0046294D" w:rsidRDefault="00DE0877" w:rsidP="00DE0877">
            <w:pPr>
              <w:rPr>
                <w:rFonts w:eastAsia="Times New Roman" w:cs="Calibri"/>
                <w:b w:val="0"/>
                <w:i/>
                <w:color w:val="000000"/>
                <w:szCs w:val="20"/>
                <w:lang w:val="en-GB" w:eastAsia="en-GB"/>
              </w:rPr>
            </w:pPr>
            <w:r>
              <w:rPr>
                <w:rFonts w:eastAsia="Times New Roman" w:cs="Calibri"/>
                <w:b w:val="0"/>
                <w:i/>
                <w:color w:val="000000"/>
                <w:szCs w:val="20"/>
                <w:lang w:val="en-GB" w:eastAsia="en-GB"/>
              </w:rPr>
              <w:t>CBLday(id)</w:t>
            </w:r>
          </w:p>
        </w:tc>
        <w:tc>
          <w:tcPr>
            <w:tcW w:w="581" w:type="dxa"/>
            <w:vAlign w:val="center"/>
          </w:tcPr>
          <w:p w14:paraId="79305CA5" w14:textId="77777777" w:rsidR="00DE0877" w:rsidRDefault="00CB73BE" w:rsidP="00DE087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p w14:paraId="4F5F168F" w14:textId="77777777" w:rsidR="00DE0877" w:rsidRDefault="00DE0877" w:rsidP="00DE087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CBL model is used for the days you choose. Set CBLday(id) = 1</w:t>
            </w:r>
          </w:p>
          <w:p w14:paraId="0DF14617" w14:textId="77777777" w:rsidR="00DE0877" w:rsidRDefault="00DE0877" w:rsidP="00DE087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e.g. if CBL model is set to run during 175 – 177 (Day of year),</w:t>
            </w:r>
          </w:p>
          <w:p w14:paraId="7C1AA789" w14:textId="77777777" w:rsidR="00DE0877" w:rsidRPr="000A56EF" w:rsidRDefault="00DE0877" w:rsidP="00DE087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r>
              <w:rPr>
                <w:rFonts w:eastAsia="Times New Roman" w:cs="Times New Roman"/>
                <w:color w:val="000000"/>
                <w:szCs w:val="20"/>
                <w:lang w:val="en-GB" w:eastAsia="fi-FI"/>
              </w:rPr>
              <w:t>CBLday(175) = 1, CBLday(176) = 1, CBLday(177) = 1</w:t>
            </w:r>
          </w:p>
        </w:tc>
      </w:tr>
      <w:tr w:rsidR="00DE0877" w:rsidRPr="00103F7A" w14:paraId="3AA849CB" w14:textId="77777777" w:rsidTr="00642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2518A96F" w14:textId="77777777" w:rsidR="00DE0877" w:rsidRPr="003A0EA2" w:rsidRDefault="00DE0877" w:rsidP="00DE0877">
            <w:pPr>
              <w:rPr>
                <w:rFonts w:eastAsia="Times New Roman" w:cs="Calibri"/>
                <w:b w:val="0"/>
                <w:i/>
                <w:color w:val="000000"/>
                <w:szCs w:val="20"/>
                <w:lang w:val="en-GB" w:eastAsia="en-GB"/>
              </w:rPr>
            </w:pPr>
            <w:r>
              <w:rPr>
                <w:rFonts w:eastAsia="Times New Roman" w:cs="Calibri"/>
                <w:b w:val="0"/>
                <w:i/>
                <w:color w:val="000000"/>
                <w:szCs w:val="20"/>
                <w:lang w:val="en-GB" w:eastAsia="en-GB"/>
              </w:rPr>
              <w:t>CO2_included</w:t>
            </w:r>
          </w:p>
        </w:tc>
        <w:tc>
          <w:tcPr>
            <w:tcW w:w="581" w:type="dxa"/>
            <w:vAlign w:val="center"/>
          </w:tcPr>
          <w:p w14:paraId="3E28CBF5" w14:textId="77777777" w:rsidR="00DE0877" w:rsidRPr="00A64EBF" w:rsidRDefault="00DE0877" w:rsidP="00DE0877">
            <w:pPr>
              <w:jc w:val="cente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eastAsia="Times New Roman" w:cs="Times New Roman"/>
                <w:color w:val="000000"/>
                <w:szCs w:val="20"/>
                <w:lang w:eastAsia="fi-FI"/>
              </w:rPr>
              <w:t>-</w:t>
            </w:r>
          </w:p>
        </w:tc>
        <w:tc>
          <w:tcPr>
            <w:tcW w:w="7054" w:type="dxa"/>
          </w:tcPr>
          <w:p w14:paraId="3E255E88" w14:textId="77777777" w:rsidR="00DE0877" w:rsidRPr="00E14AD6" w:rsidRDefault="00DE0877" w:rsidP="00DE087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0A56EF">
              <w:rPr>
                <w:rFonts w:eastAsia="Times New Roman" w:cs="Times New Roman"/>
                <w:color w:val="000000"/>
                <w:szCs w:val="20"/>
                <w:lang w:val="en-GB" w:eastAsia="fi-FI"/>
              </w:rPr>
              <w:t>In the current version</w:t>
            </w:r>
            <w:r w:rsidR="0021366B">
              <w:rPr>
                <w:rFonts w:eastAsia="Times New Roman" w:cs="Times New Roman"/>
                <w:color w:val="000000"/>
                <w:szCs w:val="20"/>
                <w:lang w:val="en-GB" w:eastAsia="fi-FI"/>
              </w:rPr>
              <w:t>, it</w:t>
            </w:r>
            <w:r w:rsidRPr="000A56EF">
              <w:rPr>
                <w:rFonts w:eastAsia="Times New Roman" w:cs="Times New Roman"/>
                <w:color w:val="000000"/>
                <w:szCs w:val="20"/>
                <w:lang w:val="en-GB" w:eastAsia="fi-FI"/>
              </w:rPr>
              <w:t xml:space="preserve"> should be set to zero.</w:t>
            </w:r>
          </w:p>
        </w:tc>
      </w:tr>
      <w:tr w:rsidR="007F4476" w:rsidRPr="00A64EBF" w14:paraId="5E461FEA" w14:textId="77777777" w:rsidTr="0064252A">
        <w:tc>
          <w:tcPr>
            <w:cnfStyle w:val="001000000000" w:firstRow="0" w:lastRow="0" w:firstColumn="1" w:lastColumn="0" w:oddVBand="0" w:evenVBand="0" w:oddHBand="0" w:evenHBand="0" w:firstRowFirstColumn="0" w:firstRowLastColumn="0" w:lastRowFirstColumn="0" w:lastRowLastColumn="0"/>
            <w:tcW w:w="1545" w:type="dxa"/>
            <w:vAlign w:val="center"/>
          </w:tcPr>
          <w:p w14:paraId="6523C809" w14:textId="77777777" w:rsidR="007F4476" w:rsidRPr="003A0EA2" w:rsidRDefault="007F4476" w:rsidP="00DE0877">
            <w:pPr>
              <w:rPr>
                <w:rFonts w:eastAsia="Times New Roman" w:cs="Calibri"/>
                <w:b w:val="0"/>
                <w:i/>
                <w:color w:val="000000"/>
                <w:szCs w:val="20"/>
                <w:lang w:val="en-GB" w:eastAsia="en-GB"/>
              </w:rPr>
            </w:pPr>
            <w:r>
              <w:rPr>
                <w:rFonts w:eastAsia="Times New Roman" w:cs="Calibri"/>
                <w:b w:val="0"/>
                <w:i/>
                <w:color w:val="000000"/>
                <w:szCs w:val="20"/>
                <w:lang w:val="en-GB" w:eastAsia="en-GB"/>
              </w:rPr>
              <w:t>InitialData_use</w:t>
            </w:r>
          </w:p>
        </w:tc>
        <w:tc>
          <w:tcPr>
            <w:tcW w:w="581" w:type="dxa"/>
            <w:vAlign w:val="center"/>
          </w:tcPr>
          <w:p w14:paraId="28BDF290" w14:textId="77777777" w:rsidR="007F4476" w:rsidRPr="00A64EBF" w:rsidRDefault="007F4476" w:rsidP="00DE0877">
            <w:pPr>
              <w:jc w:val="cente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eastAsia="Times New Roman" w:cs="Times New Roman"/>
                <w:color w:val="000000"/>
                <w:szCs w:val="20"/>
                <w:lang w:eastAsia="fi-FI"/>
              </w:rPr>
              <w:t>-</w:t>
            </w:r>
          </w:p>
        </w:tc>
        <w:tc>
          <w:tcPr>
            <w:tcW w:w="7054" w:type="dxa"/>
          </w:tcPr>
          <w:p w14:paraId="1A0F4A5E" w14:textId="48FEAAA7" w:rsidR="007F4476" w:rsidRPr="007F27C0" w:rsidRDefault="007F4476" w:rsidP="00DE0877">
            <w:pPr>
              <w:ind w:right="400"/>
              <w:cnfStyle w:val="000000000000" w:firstRow="0" w:lastRow="0" w:firstColumn="0" w:lastColumn="0" w:oddVBand="0" w:evenVBand="0" w:oddHBand="0" w:evenHBand="0" w:firstRowFirstColumn="0" w:firstRowLastColumn="0" w:lastRowFirstColumn="0" w:lastRowLastColumn="0"/>
              <w:rPr>
                <w:rFonts w:cs="Times New Roman"/>
                <w:color w:val="000000"/>
                <w:szCs w:val="20"/>
                <w:lang w:val="en-GB" w:eastAsia="ja-JP"/>
              </w:rPr>
            </w:pPr>
            <w:r>
              <w:rPr>
                <w:rFonts w:cs="Times New Roman" w:hint="eastAsia"/>
                <w:color w:val="000000"/>
                <w:szCs w:val="20"/>
                <w:lang w:val="en-GB" w:eastAsia="ja-JP"/>
              </w:rPr>
              <w:t>Determines initial values (</w:t>
            </w:r>
            <w:r w:rsidRPr="00875A22">
              <w:rPr>
                <w:rFonts w:cs="Times New Roman" w:hint="eastAsia"/>
                <w:color w:val="000000"/>
                <w:szCs w:val="20"/>
                <w:lang w:val="en-GB" w:eastAsia="ja-JP"/>
              </w:rPr>
              <w:t>z</w:t>
            </w:r>
            <w:r w:rsidRPr="00875A22">
              <w:rPr>
                <w:rFonts w:cs="Times New Roman" w:hint="eastAsia"/>
                <w:color w:val="000000"/>
                <w:szCs w:val="20"/>
                <w:vertAlign w:val="subscript"/>
                <w:lang w:val="en-GB" w:eastAsia="ja-JP"/>
              </w:rPr>
              <w:t>i0</w:t>
            </w:r>
            <w:r w:rsidRPr="00875A22">
              <w:rPr>
                <w:rFonts w:cs="Times New Roman" w:hint="eastAsia"/>
                <w:color w:val="000000"/>
                <w:szCs w:val="20"/>
                <w:lang w:val="en-GB" w:eastAsia="ja-JP"/>
              </w:rPr>
              <w:t xml:space="preserve">, </w:t>
            </w:r>
            <w:r w:rsidRPr="00875A22">
              <w:rPr>
                <w:szCs w:val="20"/>
                <w:lang w:val="en-GB"/>
              </w:rPr>
              <w:t>gamt_Km</w:t>
            </w:r>
            <w:r w:rsidRPr="00875A22">
              <w:rPr>
                <w:rFonts w:hint="eastAsia"/>
                <w:szCs w:val="20"/>
                <w:lang w:val="en-GB" w:eastAsia="ja-JP"/>
              </w:rPr>
              <w:t>,</w:t>
            </w:r>
            <w:r w:rsidRPr="00875A22">
              <w:rPr>
                <w:szCs w:val="20"/>
                <w:lang w:val="en-GB"/>
              </w:rPr>
              <w:t xml:space="preserve"> gamq_gkgm</w:t>
            </w:r>
            <w:r w:rsidRPr="00875A22">
              <w:rPr>
                <w:rFonts w:hint="eastAsia"/>
                <w:szCs w:val="20"/>
                <w:lang w:val="en-GB" w:eastAsia="ja-JP"/>
              </w:rPr>
              <w:t xml:space="preserve">, </w:t>
            </w:r>
            <w:r w:rsidRPr="00875A22">
              <w:rPr>
                <w:szCs w:val="20"/>
                <w:lang w:val="en-GB"/>
              </w:rPr>
              <w:t>Theta+_K</w:t>
            </w:r>
            <w:r w:rsidRPr="00875A22">
              <w:rPr>
                <w:rFonts w:hint="eastAsia"/>
                <w:szCs w:val="20"/>
                <w:lang w:val="en-GB" w:eastAsia="ja-JP"/>
              </w:rPr>
              <w:t xml:space="preserve">, </w:t>
            </w:r>
            <w:r w:rsidRPr="00875A22">
              <w:rPr>
                <w:szCs w:val="20"/>
                <w:lang w:val="en-GB"/>
              </w:rPr>
              <w:t>q+_gkg</w:t>
            </w:r>
            <w:r w:rsidRPr="00875A22">
              <w:rPr>
                <w:rFonts w:hint="eastAsia"/>
                <w:szCs w:val="20"/>
                <w:lang w:val="en-GB" w:eastAsia="ja-JP"/>
              </w:rPr>
              <w:t xml:space="preserve">, </w:t>
            </w:r>
            <w:r w:rsidRPr="00875A22">
              <w:rPr>
                <w:szCs w:val="20"/>
                <w:lang w:val="en-GB"/>
              </w:rPr>
              <w:t>Theta_K</w:t>
            </w:r>
            <w:r w:rsidRPr="00875A22">
              <w:rPr>
                <w:rFonts w:hint="eastAsia"/>
                <w:szCs w:val="20"/>
                <w:lang w:val="en-GB" w:eastAsia="ja-JP"/>
              </w:rPr>
              <w:t xml:space="preserve"> and </w:t>
            </w:r>
            <w:r w:rsidRPr="00875A22">
              <w:rPr>
                <w:szCs w:val="20"/>
                <w:lang w:val="en-GB"/>
              </w:rPr>
              <w:t>q_gkg</w:t>
            </w:r>
            <w:r>
              <w:rPr>
                <w:rFonts w:cs="Times New Roman" w:hint="eastAsia"/>
                <w:color w:val="000000"/>
                <w:szCs w:val="20"/>
                <w:lang w:val="en-GB" w:eastAsia="ja-JP"/>
              </w:rPr>
              <w:t xml:space="preserve">) (see </w:t>
            </w:r>
            <w:hyperlink w:anchor="_CBL_initial_data.txt" w:history="1">
              <w:r w:rsidR="00870E7A" w:rsidRPr="00870E7A">
                <w:rPr>
                  <w:rStyle w:val="Hyperlink"/>
                  <w:rFonts w:cs="Times New Roman"/>
                  <w:szCs w:val="20"/>
                  <w:lang w:val="en-GB" w:eastAsia="ja-JP"/>
                </w:rPr>
                <w:t>CBL_Initial_data.txt</w:t>
              </w:r>
            </w:hyperlink>
            <w:r>
              <w:rPr>
                <w:rFonts w:cs="Times New Roman" w:hint="eastAsia"/>
                <w:color w:val="000000"/>
                <w:szCs w:val="20"/>
                <w:lang w:val="en-GB" w:eastAsia="ja-JP"/>
              </w:rPr>
              <w:t>).</w:t>
            </w:r>
          </w:p>
          <w:tbl>
            <w:tblPr>
              <w:tblStyle w:val="TableGrid"/>
              <w:tblW w:w="0" w:type="auto"/>
              <w:tblLook w:val="04A0" w:firstRow="1" w:lastRow="0" w:firstColumn="1" w:lastColumn="0" w:noHBand="0" w:noVBand="1"/>
            </w:tblPr>
            <w:tblGrid>
              <w:gridCol w:w="760"/>
              <w:gridCol w:w="6170"/>
            </w:tblGrid>
            <w:tr w:rsidR="007F4476" w:rsidRPr="00CD250B" w14:paraId="72A3C70D" w14:textId="77777777" w:rsidTr="007F27C0">
              <w:tc>
                <w:tcPr>
                  <w:tcW w:w="760" w:type="dxa"/>
                </w:tcPr>
                <w:p w14:paraId="57A4B9A2" w14:textId="77777777" w:rsidR="007F4476" w:rsidRPr="00CD250B" w:rsidRDefault="007F4476" w:rsidP="00A02BB1">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6170" w:type="dxa"/>
                </w:tcPr>
                <w:p w14:paraId="6572729C" w14:textId="77777777" w:rsidR="007F4476" w:rsidRPr="00CD250B" w:rsidRDefault="007F4476" w:rsidP="00A02BB1">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7F4476" w:rsidRPr="00103F7A" w14:paraId="184E1782" w14:textId="77777777" w:rsidTr="007F27C0">
              <w:tc>
                <w:tcPr>
                  <w:tcW w:w="760" w:type="dxa"/>
                </w:tcPr>
                <w:p w14:paraId="10182BA5" w14:textId="77777777" w:rsidR="007F4476" w:rsidRPr="007F27C0" w:rsidRDefault="007F4476" w:rsidP="00B679B5">
                  <w:pPr>
                    <w:jc w:val="center"/>
                    <w:rPr>
                      <w:rFonts w:cs="Times New Roman"/>
                      <w:color w:val="000000"/>
                      <w:szCs w:val="20"/>
                      <w:lang w:eastAsia="ja-JP"/>
                    </w:rPr>
                  </w:pPr>
                  <w:r>
                    <w:rPr>
                      <w:rFonts w:cs="Times New Roman" w:hint="eastAsia"/>
                      <w:color w:val="000000"/>
                      <w:szCs w:val="20"/>
                      <w:lang w:eastAsia="ja-JP"/>
                    </w:rPr>
                    <w:t>0</w:t>
                  </w:r>
                </w:p>
              </w:tc>
              <w:tc>
                <w:tcPr>
                  <w:tcW w:w="6170" w:type="dxa"/>
                </w:tcPr>
                <w:p w14:paraId="0A4F1E67" w14:textId="77777777" w:rsidR="007F4476" w:rsidRPr="007F27C0" w:rsidRDefault="007F4476" w:rsidP="00A02BB1">
                  <w:pPr>
                    <w:rPr>
                      <w:szCs w:val="20"/>
                      <w:lang w:eastAsia="ja-JP"/>
                    </w:rPr>
                  </w:pPr>
                  <w:r>
                    <w:rPr>
                      <w:rFonts w:hint="eastAsia"/>
                      <w:szCs w:val="20"/>
                      <w:lang w:eastAsia="ja-JP"/>
                    </w:rPr>
                    <w:t xml:space="preserve">All initial values are calculated. This is NOT available yet in this version. </w:t>
                  </w:r>
                </w:p>
              </w:tc>
            </w:tr>
            <w:tr w:rsidR="007F4476" w:rsidRPr="00006927" w14:paraId="5A86679C" w14:textId="77777777" w:rsidTr="007F27C0">
              <w:tc>
                <w:tcPr>
                  <w:tcW w:w="760" w:type="dxa"/>
                </w:tcPr>
                <w:p w14:paraId="06E891A6" w14:textId="77777777" w:rsidR="007F4476" w:rsidRPr="00894B85" w:rsidRDefault="007F4476" w:rsidP="00B679B5">
                  <w:pPr>
                    <w:jc w:val="center"/>
                    <w:rPr>
                      <w:rFonts w:cs="Times New Roman"/>
                      <w:color w:val="000000"/>
                      <w:szCs w:val="20"/>
                      <w:lang w:eastAsia="ja-JP"/>
                    </w:rPr>
                  </w:pPr>
                  <w:r>
                    <w:rPr>
                      <w:rFonts w:cs="Times New Roman" w:hint="eastAsia"/>
                      <w:color w:val="000000"/>
                      <w:szCs w:val="20"/>
                      <w:lang w:eastAsia="ja-JP"/>
                    </w:rPr>
                    <w:t>1</w:t>
                  </w:r>
                </w:p>
              </w:tc>
              <w:tc>
                <w:tcPr>
                  <w:tcW w:w="6170" w:type="dxa"/>
                </w:tcPr>
                <w:p w14:paraId="2328425B" w14:textId="3E082C28" w:rsidR="007F4476" w:rsidRPr="007F27C0" w:rsidRDefault="007F4476" w:rsidP="00A02BB1">
                  <w:pPr>
                    <w:tabs>
                      <w:tab w:val="left" w:pos="0"/>
                    </w:tabs>
                    <w:rPr>
                      <w:rFonts w:cs="Times New Roman"/>
                      <w:color w:val="000000"/>
                      <w:szCs w:val="20"/>
                      <w:lang w:eastAsia="ja-JP"/>
                    </w:rPr>
                  </w:pPr>
                  <w:r>
                    <w:rPr>
                      <w:rFonts w:cs="Times New Roman" w:hint="eastAsia"/>
                      <w:color w:val="000000"/>
                      <w:szCs w:val="20"/>
                      <w:lang w:eastAsia="ja-JP"/>
                    </w:rPr>
                    <w:t>Take z</w:t>
                  </w:r>
                  <w:r w:rsidRPr="007F27C0">
                    <w:rPr>
                      <w:rFonts w:cs="Times New Roman"/>
                      <w:color w:val="000000"/>
                      <w:szCs w:val="20"/>
                      <w:vertAlign w:val="subscript"/>
                      <w:lang w:eastAsia="ja-JP"/>
                    </w:rPr>
                    <w:t>i0</w:t>
                  </w:r>
                  <w:r>
                    <w:rPr>
                      <w:rFonts w:cs="Times New Roman" w:hint="eastAsia"/>
                      <w:color w:val="000000"/>
                      <w:szCs w:val="20"/>
                      <w:lang w:eastAsia="ja-JP"/>
                    </w:rPr>
                    <w:t xml:space="preserve">, gamt_Km and gamq_gkgm from input data file. </w:t>
                  </w:r>
                  <w:r w:rsidRPr="0064252A">
                    <w:rPr>
                      <w:szCs w:val="20"/>
                    </w:rPr>
                    <w:t>Theta+_K</w:t>
                  </w:r>
                  <w:r>
                    <w:rPr>
                      <w:rFonts w:hint="eastAsia"/>
                      <w:szCs w:val="20"/>
                      <w:lang w:eastAsia="ja-JP"/>
                    </w:rPr>
                    <w:t xml:space="preserve">, </w:t>
                  </w:r>
                  <w:r w:rsidRPr="0064252A">
                    <w:rPr>
                      <w:szCs w:val="20"/>
                    </w:rPr>
                    <w:t>q+_gkg</w:t>
                  </w:r>
                  <w:r>
                    <w:rPr>
                      <w:rFonts w:hint="eastAsia"/>
                      <w:szCs w:val="20"/>
                      <w:lang w:eastAsia="ja-JP"/>
                    </w:rPr>
                    <w:t xml:space="preserve">, </w:t>
                  </w:r>
                  <w:r w:rsidRPr="0064252A">
                    <w:rPr>
                      <w:szCs w:val="20"/>
                    </w:rPr>
                    <w:t>Theta_K</w:t>
                  </w:r>
                  <w:r>
                    <w:rPr>
                      <w:rFonts w:hint="eastAsia"/>
                      <w:szCs w:val="20"/>
                      <w:lang w:eastAsia="ja-JP"/>
                    </w:rPr>
                    <w:t xml:space="preserve"> and </w:t>
                  </w:r>
                  <w:r w:rsidRPr="0064252A">
                    <w:rPr>
                      <w:szCs w:val="20"/>
                    </w:rPr>
                    <w:t>q_gkg</w:t>
                  </w:r>
                  <w:r>
                    <w:rPr>
                      <w:rFonts w:hint="eastAsia"/>
                      <w:szCs w:val="20"/>
                      <w:lang w:eastAsia="ja-JP"/>
                    </w:rPr>
                    <w:t xml:space="preserve"> are calculated using </w:t>
                  </w:r>
                  <w:r w:rsidRPr="007F27C0">
                    <w:rPr>
                      <w:i/>
                      <w:szCs w:val="20"/>
                      <w:lang w:eastAsia="ja-JP"/>
                    </w:rPr>
                    <w:t>Temp_C</w:t>
                  </w:r>
                  <w:r>
                    <w:rPr>
                      <w:rFonts w:hint="eastAsia"/>
                      <w:szCs w:val="20"/>
                      <w:lang w:eastAsia="ja-JP"/>
                    </w:rPr>
                    <w:t xml:space="preserve">, </w:t>
                  </w:r>
                  <w:r w:rsidRPr="007F27C0">
                    <w:rPr>
                      <w:i/>
                      <w:szCs w:val="20"/>
                      <w:lang w:eastAsia="ja-JP"/>
                    </w:rPr>
                    <w:t>avrh</w:t>
                  </w:r>
                  <w:r>
                    <w:rPr>
                      <w:rFonts w:hint="eastAsia"/>
                      <w:szCs w:val="20"/>
                      <w:lang w:eastAsia="ja-JP"/>
                    </w:rPr>
                    <w:t xml:space="preserve"> and </w:t>
                  </w:r>
                  <w:r w:rsidRPr="00FE45C8">
                    <w:rPr>
                      <w:rFonts w:cs="Times New Roman"/>
                      <w:i/>
                      <w:szCs w:val="20"/>
                    </w:rPr>
                    <w:t>Pres_kPa</w:t>
                  </w:r>
                  <w:r>
                    <w:rPr>
                      <w:rFonts w:hint="eastAsia"/>
                      <w:szCs w:val="20"/>
                      <w:lang w:eastAsia="ja-JP"/>
                    </w:rPr>
                    <w:t xml:space="preserve"> in meteorological input file. </w:t>
                  </w:r>
                </w:p>
              </w:tc>
            </w:tr>
            <w:tr w:rsidR="007F4476" w:rsidRPr="00103F7A" w14:paraId="4E7354CD" w14:textId="77777777" w:rsidTr="007F27C0">
              <w:tc>
                <w:tcPr>
                  <w:tcW w:w="760" w:type="dxa"/>
                </w:tcPr>
                <w:p w14:paraId="7141C19B" w14:textId="77777777" w:rsidR="007F4476" w:rsidRDefault="007F4476" w:rsidP="00B679B5">
                  <w:pPr>
                    <w:jc w:val="center"/>
                    <w:rPr>
                      <w:rFonts w:cs="Times New Roman"/>
                      <w:color w:val="000000"/>
                      <w:szCs w:val="20"/>
                      <w:lang w:eastAsia="ja-JP"/>
                    </w:rPr>
                  </w:pPr>
                  <w:r>
                    <w:rPr>
                      <w:rFonts w:cs="Times New Roman" w:hint="eastAsia"/>
                      <w:color w:val="000000"/>
                      <w:szCs w:val="20"/>
                      <w:lang w:eastAsia="ja-JP"/>
                    </w:rPr>
                    <w:t>2</w:t>
                  </w:r>
                </w:p>
              </w:tc>
              <w:tc>
                <w:tcPr>
                  <w:tcW w:w="6170" w:type="dxa"/>
                </w:tcPr>
                <w:p w14:paraId="02AD53C5" w14:textId="13C777EF" w:rsidR="007F4476" w:rsidRDefault="007F4476" w:rsidP="00870E7A">
                  <w:pPr>
                    <w:tabs>
                      <w:tab w:val="left" w:pos="0"/>
                    </w:tabs>
                    <w:rPr>
                      <w:rFonts w:cs="Times New Roman"/>
                      <w:color w:val="000000"/>
                      <w:szCs w:val="20"/>
                      <w:lang w:eastAsia="ja-JP"/>
                    </w:rPr>
                  </w:pPr>
                  <w:r>
                    <w:rPr>
                      <w:rFonts w:hint="eastAsia"/>
                      <w:szCs w:val="20"/>
                      <w:lang w:eastAsia="ja-JP"/>
                    </w:rPr>
                    <w:t xml:space="preserve">Take all initial values from input data file (see </w:t>
                  </w:r>
                  <w:hyperlink w:anchor="_CBL_initial_data.txt" w:history="1">
                    <w:r w:rsidR="00870E7A" w:rsidRPr="00870E7A">
                      <w:rPr>
                        <w:rStyle w:val="Hyperlink"/>
                        <w:rFonts w:cs="Times New Roman"/>
                        <w:szCs w:val="20"/>
                        <w:lang w:eastAsia="ja-JP"/>
                      </w:rPr>
                      <w:t>CBL_Initial_data.txt</w:t>
                    </w:r>
                  </w:hyperlink>
                  <w:r w:rsidR="00870E7A">
                    <w:rPr>
                      <w:rFonts w:cs="Times New Roman" w:hint="eastAsia"/>
                      <w:color w:val="000000"/>
                      <w:szCs w:val="20"/>
                      <w:lang w:eastAsia="ja-JP"/>
                    </w:rPr>
                    <w:t>).</w:t>
                  </w:r>
                </w:p>
              </w:tc>
            </w:tr>
          </w:tbl>
          <w:p w14:paraId="39892B12" w14:textId="77777777" w:rsidR="007F4476" w:rsidRPr="00F03770" w:rsidRDefault="007F4476" w:rsidP="00DE087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p>
        </w:tc>
      </w:tr>
      <w:tr w:rsidR="007F4476" w:rsidRPr="00103F7A" w14:paraId="03FD7421" w14:textId="77777777" w:rsidTr="00642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43432DB2" w14:textId="77777777" w:rsidR="007F4476" w:rsidRPr="003A0EA2" w:rsidRDefault="007F4476" w:rsidP="00DE0877">
            <w:pPr>
              <w:rPr>
                <w:rFonts w:eastAsia="Times New Roman" w:cs="Calibri"/>
                <w:b w:val="0"/>
                <w:i/>
                <w:color w:val="000000"/>
                <w:szCs w:val="20"/>
                <w:lang w:val="en-GB" w:eastAsia="en-GB"/>
              </w:rPr>
            </w:pPr>
            <w:r w:rsidRPr="00516B57">
              <w:rPr>
                <w:rFonts w:cs="Times New Roman"/>
                <w:b w:val="0"/>
                <w:i/>
                <w:szCs w:val="20"/>
                <w:lang w:val="en-GB"/>
              </w:rPr>
              <w:t>InitialData</w:t>
            </w:r>
            <w:r w:rsidRPr="00516B57" w:rsidDel="007F4476">
              <w:rPr>
                <w:rFonts w:cs="Times New Roman"/>
                <w:b w:val="0"/>
                <w:i/>
                <w:szCs w:val="20"/>
                <w:lang w:val="en-GB"/>
              </w:rPr>
              <w:t>_</w:t>
            </w:r>
            <w:r w:rsidRPr="00516B57">
              <w:rPr>
                <w:rFonts w:cs="Times New Roman"/>
                <w:b w:val="0"/>
                <w:i/>
                <w:szCs w:val="20"/>
                <w:lang w:val="en-GB"/>
              </w:rPr>
              <w:t>FileName</w:t>
            </w:r>
          </w:p>
        </w:tc>
        <w:tc>
          <w:tcPr>
            <w:tcW w:w="581" w:type="dxa"/>
            <w:vAlign w:val="center"/>
          </w:tcPr>
          <w:p w14:paraId="033CEFC4" w14:textId="77777777" w:rsidR="007F4476" w:rsidRPr="00A64EBF" w:rsidRDefault="007F4476" w:rsidP="00DE0877">
            <w:pPr>
              <w:jc w:val="cente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t>
            </w:r>
          </w:p>
        </w:tc>
        <w:tc>
          <w:tcPr>
            <w:tcW w:w="7054" w:type="dxa"/>
          </w:tcPr>
          <w:p w14:paraId="53C6ED78" w14:textId="0E83DCBA" w:rsidR="007F4476" w:rsidRDefault="007F4476" w:rsidP="00DE087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If InitialData_use</w:t>
            </w:r>
            <w:r w:rsidR="002D1D38">
              <w:rPr>
                <w:rFonts w:cs="Times New Roman"/>
                <w:szCs w:val="20"/>
                <w:lang w:val="en-GB"/>
              </w:rPr>
              <w:t xml:space="preserve"> ≥ 1</w:t>
            </w:r>
            <w:r>
              <w:rPr>
                <w:rFonts w:cs="Times New Roman"/>
                <w:szCs w:val="20"/>
                <w:lang w:val="en-GB"/>
              </w:rPr>
              <w:t xml:space="preserve">, write the file name including the path from site directory </w:t>
            </w:r>
          </w:p>
          <w:p w14:paraId="11910870" w14:textId="77777777" w:rsidR="007F4476" w:rsidRPr="007F27C0" w:rsidRDefault="007F4476" w:rsidP="00DE0877">
            <w:pPr>
              <w:ind w:right="400"/>
              <w:cnfStyle w:val="000000100000" w:firstRow="0" w:lastRow="0" w:firstColumn="0" w:lastColumn="0" w:oddVBand="0" w:evenVBand="0" w:oddHBand="1" w:evenHBand="0" w:firstRowFirstColumn="0" w:firstRowLastColumn="0" w:lastRowFirstColumn="0" w:lastRowLastColumn="0"/>
              <w:rPr>
                <w:b/>
                <w:szCs w:val="20"/>
                <w:lang w:val="en-GB" w:eastAsia="ja-JP"/>
              </w:rPr>
            </w:pPr>
            <w:r>
              <w:rPr>
                <w:rFonts w:cs="Times New Roman"/>
                <w:szCs w:val="20"/>
                <w:lang w:val="en-GB"/>
              </w:rPr>
              <w:t>e.g. InitialData_FileName=</w:t>
            </w:r>
            <w:r w:rsidRPr="00516B57">
              <w:rPr>
                <w:rFonts w:cs="Times New Roman"/>
                <w:szCs w:val="20"/>
                <w:lang w:val="en-GB"/>
              </w:rPr>
              <w:t>'CBLinputfiles\CBL_initial_data.txt'</w:t>
            </w:r>
          </w:p>
        </w:tc>
      </w:tr>
      <w:tr w:rsidR="007F4476" w:rsidRPr="00103F7A" w14:paraId="202232F6" w14:textId="77777777" w:rsidTr="0064252A">
        <w:tc>
          <w:tcPr>
            <w:cnfStyle w:val="001000000000" w:firstRow="0" w:lastRow="0" w:firstColumn="1" w:lastColumn="0" w:oddVBand="0" w:evenVBand="0" w:oddHBand="0" w:evenHBand="0" w:firstRowFirstColumn="0" w:firstRowLastColumn="0" w:lastRowFirstColumn="0" w:lastRowLastColumn="0"/>
            <w:tcW w:w="1545" w:type="dxa"/>
            <w:vAlign w:val="center"/>
          </w:tcPr>
          <w:p w14:paraId="2D5CB562" w14:textId="77777777" w:rsidR="007F4476" w:rsidRPr="00A64EBF" w:rsidRDefault="007F4476" w:rsidP="00DE0877">
            <w:pPr>
              <w:rPr>
                <w:rFonts w:cs="Times New Roman"/>
                <w:b w:val="0"/>
                <w:i/>
                <w:szCs w:val="20"/>
                <w:lang w:val="en-GB"/>
              </w:rPr>
            </w:pPr>
            <w:r>
              <w:rPr>
                <w:rFonts w:cs="Times New Roman"/>
                <w:b w:val="0"/>
                <w:i/>
                <w:szCs w:val="20"/>
                <w:lang w:val="en-GB"/>
              </w:rPr>
              <w:t>Sondeflag</w:t>
            </w:r>
          </w:p>
        </w:tc>
        <w:tc>
          <w:tcPr>
            <w:tcW w:w="581" w:type="dxa"/>
            <w:vAlign w:val="center"/>
          </w:tcPr>
          <w:p w14:paraId="58A74E8F" w14:textId="77777777" w:rsidR="007F4476" w:rsidRPr="00A64EBF" w:rsidRDefault="007F4476" w:rsidP="00DE0877">
            <w:pPr>
              <w:jc w:val="cente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t>
            </w:r>
          </w:p>
        </w:tc>
        <w:tc>
          <w:tcPr>
            <w:tcW w:w="7054" w:type="dxa"/>
          </w:tcPr>
          <w:p w14:paraId="257DBB9D" w14:textId="77777777" w:rsidR="007F4476" w:rsidRDefault="007F4476" w:rsidP="00DE087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200C62">
              <w:rPr>
                <w:rFonts w:cs="Times New Roman"/>
                <w:szCs w:val="20"/>
                <w:lang w:val="en-GB"/>
              </w:rPr>
              <w:t>0 does not</w:t>
            </w:r>
            <w:r>
              <w:rPr>
                <w:rFonts w:cs="Times New Roman"/>
                <w:szCs w:val="20"/>
                <w:lang w:val="en-GB"/>
              </w:rPr>
              <w:t xml:space="preserve"> </w:t>
            </w:r>
            <w:r w:rsidRPr="00200C62">
              <w:rPr>
                <w:rFonts w:cs="Times New Roman"/>
                <w:szCs w:val="20"/>
                <w:lang w:val="en-GB"/>
              </w:rPr>
              <w:t xml:space="preserve">read </w:t>
            </w:r>
            <w:r>
              <w:rPr>
                <w:rFonts w:cs="Times New Roman"/>
                <w:szCs w:val="20"/>
                <w:lang w:val="en-GB"/>
              </w:rPr>
              <w:t>radio</w:t>
            </w:r>
            <w:r w:rsidRPr="00200C62">
              <w:rPr>
                <w:rFonts w:cs="Times New Roman"/>
                <w:szCs w:val="20"/>
                <w:lang w:val="en-GB"/>
              </w:rPr>
              <w:t>sonde vertical profile data,</w:t>
            </w:r>
            <w:r>
              <w:rPr>
                <w:rFonts w:cs="Times New Roman"/>
                <w:szCs w:val="20"/>
                <w:lang w:val="en-GB"/>
              </w:rPr>
              <w:t xml:space="preserve"> 1 if does.</w:t>
            </w:r>
          </w:p>
          <w:p w14:paraId="63932C95" w14:textId="73B7729B" w:rsidR="007F4476" w:rsidRPr="00A64EBF" w:rsidRDefault="007F4476" w:rsidP="002D1D38">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 xml:space="preserve">The data file is prepared </w:t>
            </w:r>
            <w:r w:rsidR="002D1D38">
              <w:rPr>
                <w:rFonts w:cs="Times New Roman"/>
                <w:szCs w:val="20"/>
                <w:lang w:val="en-GB"/>
              </w:rPr>
              <w:t xml:space="preserve">for a test run with Sacramento data </w:t>
            </w:r>
            <w:r>
              <w:rPr>
                <w:rFonts w:cs="Times New Roman"/>
                <w:szCs w:val="20"/>
                <w:lang w:val="en-GB"/>
              </w:rPr>
              <w:t xml:space="preserve">in example zip folder (see </w:t>
            </w:r>
            <w:hyperlink w:anchor="Onomura2014" w:history="1">
              <w:r w:rsidR="002D1D38" w:rsidRPr="00ED10F9">
                <w:rPr>
                  <w:rStyle w:val="Hyperlink"/>
                  <w:i/>
                  <w:iCs/>
                </w:rPr>
                <w:t>Onomura et al. (2015</w:t>
              </w:r>
            </w:hyperlink>
            <w:r w:rsidR="002D1D38" w:rsidRPr="008679E3">
              <w:rPr>
                <w:i/>
                <w:iCs/>
              </w:rPr>
              <w:t>)</w:t>
            </w:r>
            <w:r>
              <w:rPr>
                <w:rFonts w:cs="Times New Roman"/>
                <w:szCs w:val="20"/>
                <w:lang w:val="en-GB"/>
              </w:rPr>
              <w:t xml:space="preserve">) but </w:t>
            </w:r>
            <w:r w:rsidRPr="0064252A">
              <w:rPr>
                <w:rFonts w:cs="Times New Roman"/>
                <w:b/>
                <w:szCs w:val="20"/>
                <w:lang w:val="en-GB"/>
              </w:rPr>
              <w:t>recommend to set 0</w:t>
            </w:r>
            <w:r>
              <w:rPr>
                <w:rFonts w:cs="Times New Roman"/>
                <w:szCs w:val="20"/>
                <w:lang w:val="en-GB"/>
              </w:rPr>
              <w:t xml:space="preserve"> thus not to use this option for the other sites. </w:t>
            </w:r>
          </w:p>
        </w:tc>
      </w:tr>
      <w:tr w:rsidR="007F4476" w:rsidRPr="00103F7A" w14:paraId="224E4C73" w14:textId="77777777" w:rsidTr="00642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5B09D13F" w14:textId="77777777" w:rsidR="007F4476" w:rsidRPr="00A64EBF" w:rsidRDefault="007F4476" w:rsidP="00DE0877">
            <w:pPr>
              <w:rPr>
                <w:rFonts w:cs="Times New Roman"/>
                <w:b w:val="0"/>
                <w:i/>
                <w:szCs w:val="20"/>
                <w:lang w:val="en-GB"/>
              </w:rPr>
            </w:pPr>
            <w:r w:rsidRPr="00200C62">
              <w:rPr>
                <w:rFonts w:cs="Times New Roman"/>
                <w:b w:val="0"/>
                <w:i/>
                <w:szCs w:val="20"/>
                <w:lang w:val="en-GB"/>
              </w:rPr>
              <w:t>FileSonde</w:t>
            </w:r>
            <w:r>
              <w:rPr>
                <w:rFonts w:cs="Times New Roman"/>
                <w:b w:val="0"/>
                <w:i/>
                <w:szCs w:val="20"/>
                <w:lang w:val="en-GB"/>
              </w:rPr>
              <w:t>(id)</w:t>
            </w:r>
          </w:p>
        </w:tc>
        <w:tc>
          <w:tcPr>
            <w:tcW w:w="581" w:type="dxa"/>
            <w:vAlign w:val="center"/>
          </w:tcPr>
          <w:p w14:paraId="22AD3B79" w14:textId="77777777" w:rsidR="007F4476" w:rsidRPr="00A64EBF" w:rsidRDefault="007F4476" w:rsidP="00DE0877">
            <w:pPr>
              <w:jc w:val="cente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eastAsia="Times New Roman" w:cs="Times New Roman"/>
                <w:color w:val="000000"/>
                <w:szCs w:val="20"/>
                <w:lang w:eastAsia="fi-FI"/>
              </w:rPr>
              <w:t>-</w:t>
            </w:r>
          </w:p>
        </w:tc>
        <w:tc>
          <w:tcPr>
            <w:tcW w:w="7054" w:type="dxa"/>
          </w:tcPr>
          <w:p w14:paraId="6ACF65C6" w14:textId="77777777" w:rsidR="007F4476" w:rsidRPr="00875A22" w:rsidRDefault="007F4476" w:rsidP="0064252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875A22">
              <w:rPr>
                <w:rFonts w:eastAsia="Times New Roman" w:cs="Times New Roman"/>
                <w:color w:val="000000"/>
                <w:szCs w:val="20"/>
                <w:lang w:val="en-GB" w:eastAsia="fi-FI"/>
              </w:rPr>
              <w:t>If sondeflag=1, write the file name including the path from site directory</w:t>
            </w:r>
          </w:p>
          <w:p w14:paraId="31804E72" w14:textId="77777777" w:rsidR="007F4476" w:rsidRPr="00A64EBF" w:rsidRDefault="007F4476" w:rsidP="00AA6C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roofErr w:type="gramStart"/>
            <w:r w:rsidRPr="00875A22">
              <w:rPr>
                <w:rFonts w:eastAsia="Times New Roman" w:cs="Times New Roman"/>
                <w:color w:val="000000"/>
                <w:szCs w:val="20"/>
                <w:lang w:val="en-GB" w:eastAsia="fi-FI"/>
              </w:rPr>
              <w:t>e</w:t>
            </w:r>
            <w:proofErr w:type="gramEnd"/>
            <w:r w:rsidRPr="00875A22">
              <w:rPr>
                <w:rFonts w:eastAsia="Times New Roman" w:cs="Times New Roman"/>
                <w:color w:val="000000"/>
                <w:szCs w:val="20"/>
                <w:lang w:val="en-GB" w:eastAsia="fi-FI"/>
              </w:rPr>
              <w:t>.g. FileSonde(id)=</w:t>
            </w:r>
            <w:r w:rsidRPr="00516B57">
              <w:rPr>
                <w:rFonts w:cs="Times New Roman"/>
                <w:szCs w:val="20"/>
                <w:lang w:val="en-GB"/>
              </w:rPr>
              <w:t xml:space="preserve"> 'CBLinputfiles\</w:t>
            </w:r>
            <w:r>
              <w:rPr>
                <w:rFonts w:cs="Times New Roman"/>
                <w:szCs w:val="20"/>
                <w:lang w:val="en-GB"/>
              </w:rPr>
              <w:t>XXX</w:t>
            </w:r>
            <w:r w:rsidRPr="00516B57">
              <w:rPr>
                <w:rFonts w:cs="Times New Roman"/>
                <w:szCs w:val="20"/>
                <w:lang w:val="en-GB"/>
              </w:rPr>
              <w:t>.txt'</w:t>
            </w:r>
            <w:r>
              <w:rPr>
                <w:rFonts w:cs="Times New Roman"/>
                <w:szCs w:val="20"/>
                <w:lang w:val="en-GB"/>
              </w:rPr>
              <w:t xml:space="preserve">, XXX is an arbitrary name. </w:t>
            </w:r>
          </w:p>
        </w:tc>
      </w:tr>
    </w:tbl>
    <w:p w14:paraId="5434E533" w14:textId="77777777" w:rsidR="00CD5CB0" w:rsidRDefault="00CD5CB0" w:rsidP="000D46A0">
      <w:bookmarkStart w:id="90" w:name="_4.14_CBL_initial_data.txt"/>
      <w:bookmarkEnd w:id="90"/>
    </w:p>
    <w:p w14:paraId="0C49AA93" w14:textId="4875430E" w:rsidR="00B4182C" w:rsidRDefault="00B4182C" w:rsidP="00EA1E20">
      <w:pPr>
        <w:pStyle w:val="Heading2"/>
        <w:numPr>
          <w:ilvl w:val="2"/>
          <w:numId w:val="42"/>
        </w:numPr>
      </w:pPr>
      <w:bookmarkStart w:id="91" w:name="_CBL_initial_data.txt"/>
      <w:bookmarkStart w:id="92" w:name="_Toc414112047"/>
      <w:bookmarkEnd w:id="91"/>
      <w:r w:rsidRPr="003E6FD2">
        <w:t>CBL_initial_data.txt</w:t>
      </w:r>
      <w:bookmarkEnd w:id="92"/>
    </w:p>
    <w:p w14:paraId="3FE5D7D9" w14:textId="5CF2223C" w:rsidR="00A62DDF" w:rsidRPr="00A62DDF" w:rsidRDefault="00A62DDF" w:rsidP="00A62DDF"/>
    <w:p w14:paraId="0121831A" w14:textId="176C152E" w:rsidR="00B4182C" w:rsidRPr="00875A22" w:rsidRDefault="00B4182C" w:rsidP="0064252A">
      <w:pPr>
        <w:rPr>
          <w:szCs w:val="20"/>
          <w:lang w:val="en-GB"/>
        </w:rPr>
      </w:pPr>
      <w:r w:rsidRPr="00875A22">
        <w:rPr>
          <w:lang w:val="en-GB"/>
        </w:rPr>
        <w:t xml:space="preserve">If CBL slab model is used (CBLuse=1), this file needs to be prepared. </w:t>
      </w:r>
      <w:r w:rsidRPr="00875A22">
        <w:rPr>
          <w:szCs w:val="20"/>
          <w:lang w:val="en-GB"/>
        </w:rPr>
        <w:t xml:space="preserve">This file </w:t>
      </w:r>
      <w:r w:rsidR="002D1D38">
        <w:rPr>
          <w:szCs w:val="20"/>
          <w:lang w:val="en-GB"/>
        </w:rPr>
        <w:t xml:space="preserve">should </w:t>
      </w:r>
      <w:r w:rsidRPr="00875A22">
        <w:rPr>
          <w:szCs w:val="20"/>
          <w:lang w:val="en-GB"/>
        </w:rPr>
        <w:t xml:space="preserve">give initial data every morning when CBL </w:t>
      </w:r>
      <w:r w:rsidR="002D1D38">
        <w:rPr>
          <w:szCs w:val="20"/>
          <w:lang w:val="en-GB"/>
        </w:rPr>
        <w:t xml:space="preserve">slab </w:t>
      </w:r>
      <w:r w:rsidRPr="00875A22">
        <w:rPr>
          <w:szCs w:val="20"/>
          <w:lang w:val="en-GB"/>
        </w:rPr>
        <w:t>model starts running. The file name should match</w:t>
      </w:r>
      <w:r w:rsidR="009D3C18">
        <w:rPr>
          <w:szCs w:val="20"/>
          <w:lang w:val="en-GB"/>
        </w:rPr>
        <w:t xml:space="preserve"> the</w:t>
      </w:r>
      <w:r w:rsidRPr="00875A22">
        <w:rPr>
          <w:szCs w:val="20"/>
          <w:lang w:val="en-GB"/>
        </w:rPr>
        <w:t xml:space="preserve"> </w:t>
      </w:r>
      <w:r w:rsidRPr="00875A22">
        <w:rPr>
          <w:i/>
          <w:szCs w:val="20"/>
          <w:lang w:val="en-GB"/>
        </w:rPr>
        <w:t>InitialData_FileName</w:t>
      </w:r>
      <w:r w:rsidRPr="00875A22">
        <w:rPr>
          <w:szCs w:val="20"/>
          <w:lang w:val="en-GB"/>
        </w:rPr>
        <w:t xml:space="preserve"> in</w:t>
      </w:r>
      <w:r w:rsidR="009D3C18">
        <w:rPr>
          <w:szCs w:val="20"/>
          <w:lang w:val="en-GB"/>
        </w:rPr>
        <w:t xml:space="preserve"> </w:t>
      </w:r>
      <w:hyperlink w:anchor="_CBL_input_file" w:history="1">
        <w:r w:rsidR="00870E7A" w:rsidRPr="00870E7A">
          <w:rPr>
            <w:rStyle w:val="Hyperlink"/>
            <w:szCs w:val="20"/>
            <w:lang w:val="en-GB"/>
          </w:rPr>
          <w:t>CBL</w:t>
        </w:r>
        <w:r w:rsidR="002D1D38">
          <w:rPr>
            <w:rStyle w:val="Hyperlink"/>
            <w:szCs w:val="20"/>
            <w:lang w:val="en-GB"/>
          </w:rPr>
          <w:t>I</w:t>
        </w:r>
        <w:r w:rsidR="00870E7A" w:rsidRPr="00870E7A">
          <w:rPr>
            <w:rStyle w:val="Hyperlink"/>
            <w:szCs w:val="20"/>
            <w:lang w:val="en-GB"/>
          </w:rPr>
          <w:t>nput</w:t>
        </w:r>
      </w:hyperlink>
      <w:r w:rsidR="002D1D38">
        <w:rPr>
          <w:rStyle w:val="Hyperlink"/>
          <w:szCs w:val="20"/>
          <w:lang w:val="en-GB"/>
        </w:rPr>
        <w:t>.nml</w:t>
      </w:r>
      <w:r w:rsidR="009D3C18">
        <w:rPr>
          <w:szCs w:val="20"/>
          <w:lang w:val="en-GB"/>
        </w:rPr>
        <w:t>.</w:t>
      </w:r>
    </w:p>
    <w:p w14:paraId="7DAF2AAC" w14:textId="77777777" w:rsidR="00B4182C" w:rsidRPr="00875A22" w:rsidRDefault="00B4182C" w:rsidP="0064252A">
      <w:pPr>
        <w:rPr>
          <w:szCs w:val="20"/>
          <w:lang w:val="en-GB"/>
        </w:rPr>
      </w:pPr>
    </w:p>
    <w:p w14:paraId="44050B76" w14:textId="0CDFAA13" w:rsidR="002C2842" w:rsidRPr="00875A22" w:rsidRDefault="00261C8E" w:rsidP="002C2842">
      <w:pPr>
        <w:shd w:val="clear" w:color="auto" w:fill="FFFFFF" w:themeFill="background1"/>
        <w:rPr>
          <w:szCs w:val="20"/>
          <w:lang w:val="en-GB" w:eastAsia="ja-JP"/>
        </w:rPr>
      </w:pPr>
      <w:r w:rsidRPr="00875A22">
        <w:rPr>
          <w:szCs w:val="20"/>
          <w:shd w:val="clear" w:color="auto" w:fill="FFFFFF" w:themeFill="background1"/>
          <w:lang w:val="en-GB"/>
        </w:rPr>
        <w:t>Definitions</w:t>
      </w:r>
      <w:r w:rsidR="00C66064" w:rsidRPr="00875A22">
        <w:rPr>
          <w:szCs w:val="20"/>
          <w:shd w:val="clear" w:color="auto" w:fill="FFFFFF" w:themeFill="background1"/>
          <w:lang w:val="en-GB"/>
        </w:rPr>
        <w:t xml:space="preserve"> and </w:t>
      </w:r>
      <w:r w:rsidR="009D3C18">
        <w:rPr>
          <w:szCs w:val="20"/>
          <w:shd w:val="clear" w:color="auto" w:fill="FFFFFF" w:themeFill="background1"/>
          <w:lang w:val="en-GB"/>
        </w:rPr>
        <w:t>e</w:t>
      </w:r>
      <w:r w:rsidR="0063301C" w:rsidRPr="00875A22">
        <w:rPr>
          <w:szCs w:val="20"/>
          <w:shd w:val="clear" w:color="auto" w:fill="FFFFFF" w:themeFill="background1"/>
          <w:lang w:val="en-GB"/>
        </w:rPr>
        <w:t>xample</w:t>
      </w:r>
      <w:r w:rsidR="008A0987" w:rsidRPr="00875A22">
        <w:rPr>
          <w:szCs w:val="20"/>
          <w:shd w:val="clear" w:color="auto" w:fill="FFFFFF" w:themeFill="background1"/>
          <w:lang w:val="en-GB"/>
        </w:rPr>
        <w:t xml:space="preserve"> </w:t>
      </w:r>
      <w:r w:rsidR="008A0987" w:rsidRPr="009D3C18">
        <w:rPr>
          <w:szCs w:val="20"/>
          <w:shd w:val="clear" w:color="auto" w:fill="FFFFFF" w:themeFill="background1"/>
          <w:lang w:val="en-GB"/>
        </w:rPr>
        <w:t>file of</w:t>
      </w:r>
      <w:r w:rsidR="009D3C18">
        <w:rPr>
          <w:szCs w:val="20"/>
          <w:shd w:val="clear" w:color="auto" w:fill="FFFFFF" w:themeFill="background1"/>
          <w:lang w:val="en-GB"/>
        </w:rPr>
        <w:t xml:space="preserve"> initial values </w:t>
      </w:r>
      <w:r w:rsidR="0063301C" w:rsidRPr="009D3C18">
        <w:rPr>
          <w:szCs w:val="20"/>
          <w:lang w:val="en-GB"/>
        </w:rPr>
        <w:t>prepared</w:t>
      </w:r>
      <w:r w:rsidR="0063301C" w:rsidRPr="00875A22">
        <w:rPr>
          <w:szCs w:val="20"/>
          <w:lang w:val="en-GB"/>
        </w:rPr>
        <w:t xml:space="preserve"> </w:t>
      </w:r>
      <w:r w:rsidR="00002DE2" w:rsidRPr="00875A22">
        <w:rPr>
          <w:szCs w:val="20"/>
          <w:lang w:val="en-GB"/>
        </w:rPr>
        <w:t>for Sacramento</w:t>
      </w:r>
    </w:p>
    <w:tbl>
      <w:tblPr>
        <w:tblStyle w:val="ListTable2-Accent21"/>
        <w:tblW w:w="0" w:type="auto"/>
        <w:tblLook w:val="0480" w:firstRow="0" w:lastRow="0" w:firstColumn="1" w:lastColumn="0" w:noHBand="0" w:noVBand="1"/>
      </w:tblPr>
      <w:tblGrid>
        <w:gridCol w:w="1183"/>
        <w:gridCol w:w="3693"/>
      </w:tblGrid>
      <w:tr w:rsidR="007F27C0" w:rsidRPr="00103F7A" w14:paraId="528331B4" w14:textId="77777777" w:rsidTr="00C66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95805E" w14:textId="77777777" w:rsidR="007F27C0" w:rsidRPr="007F27C0" w:rsidRDefault="007F27C0" w:rsidP="007F27C0">
            <w:pPr>
              <w:rPr>
                <w:szCs w:val="20"/>
                <w:lang w:eastAsia="ja-JP"/>
              </w:rPr>
            </w:pPr>
            <w:r w:rsidRPr="007F27C0">
              <w:rPr>
                <w:szCs w:val="20"/>
                <w:lang w:eastAsia="ja-JP"/>
              </w:rPr>
              <w:t>zi</w:t>
            </w:r>
            <w:r w:rsidRPr="007F27C0">
              <w:rPr>
                <w:szCs w:val="20"/>
                <w:vertAlign w:val="subscript"/>
                <w:lang w:eastAsia="ja-JP"/>
              </w:rPr>
              <w:t>0</w:t>
            </w:r>
          </w:p>
        </w:tc>
        <w:tc>
          <w:tcPr>
            <w:tcW w:w="0" w:type="auto"/>
          </w:tcPr>
          <w:p w14:paraId="526A4919" w14:textId="77777777" w:rsidR="007F27C0" w:rsidRPr="00875A22" w:rsidRDefault="007F27C0" w:rsidP="007F27C0">
            <w:pPr>
              <w:cnfStyle w:val="000000100000" w:firstRow="0" w:lastRow="0" w:firstColumn="0" w:lastColumn="0" w:oddVBand="0" w:evenVBand="0" w:oddHBand="1" w:evenHBand="0" w:firstRowFirstColumn="0" w:firstRowLastColumn="0" w:lastRowFirstColumn="0" w:lastRowLastColumn="0"/>
              <w:rPr>
                <w:szCs w:val="20"/>
                <w:lang w:val="en-GB" w:eastAsia="ja-JP"/>
              </w:rPr>
            </w:pPr>
            <w:r w:rsidRPr="00875A22">
              <w:rPr>
                <w:rFonts w:hint="eastAsia"/>
                <w:szCs w:val="20"/>
                <w:lang w:val="en-GB" w:eastAsia="ja-JP"/>
              </w:rPr>
              <w:t>initial convective bou</w:t>
            </w:r>
            <w:r w:rsidR="007E6018">
              <w:rPr>
                <w:rFonts w:hint="eastAsia"/>
                <w:szCs w:val="20"/>
                <w:lang w:val="en-GB" w:eastAsia="ja-JP"/>
              </w:rPr>
              <w:t>n</w:t>
            </w:r>
            <w:r w:rsidRPr="00875A22">
              <w:rPr>
                <w:rFonts w:hint="eastAsia"/>
                <w:szCs w:val="20"/>
                <w:lang w:val="en-GB" w:eastAsia="ja-JP"/>
              </w:rPr>
              <w:t>dary layer height (m)</w:t>
            </w:r>
          </w:p>
        </w:tc>
      </w:tr>
      <w:tr w:rsidR="007F27C0" w:rsidRPr="00103F7A" w14:paraId="0253E6BE" w14:textId="77777777" w:rsidTr="00C66064">
        <w:tc>
          <w:tcPr>
            <w:cnfStyle w:val="001000000000" w:firstRow="0" w:lastRow="0" w:firstColumn="1" w:lastColumn="0" w:oddVBand="0" w:evenVBand="0" w:oddHBand="0" w:evenHBand="0" w:firstRowFirstColumn="0" w:firstRowLastColumn="0" w:lastRowFirstColumn="0" w:lastRowLastColumn="0"/>
            <w:tcW w:w="0" w:type="auto"/>
          </w:tcPr>
          <w:p w14:paraId="0E169644" w14:textId="77777777" w:rsidR="007F27C0" w:rsidRPr="007F27C0" w:rsidRDefault="007F27C0" w:rsidP="007F27C0">
            <w:pPr>
              <w:rPr>
                <w:szCs w:val="20"/>
              </w:rPr>
            </w:pPr>
            <w:r w:rsidRPr="007F27C0">
              <w:rPr>
                <w:szCs w:val="20"/>
              </w:rPr>
              <w:t>gamt_Km</w:t>
            </w:r>
          </w:p>
        </w:tc>
        <w:tc>
          <w:tcPr>
            <w:tcW w:w="0" w:type="auto"/>
          </w:tcPr>
          <w:p w14:paraId="138F7A4F" w14:textId="77777777" w:rsidR="007F27C0" w:rsidRPr="00875A22" w:rsidRDefault="007F27C0" w:rsidP="007F27C0">
            <w:pPr>
              <w:cnfStyle w:val="000000000000" w:firstRow="0" w:lastRow="0" w:firstColumn="0" w:lastColumn="0" w:oddVBand="0" w:evenVBand="0" w:oddHBand="0" w:evenHBand="0" w:firstRowFirstColumn="0" w:firstRowLastColumn="0" w:lastRowFirstColumn="0" w:lastRowLastColumn="0"/>
              <w:rPr>
                <w:szCs w:val="20"/>
                <w:lang w:val="en-GB"/>
              </w:rPr>
            </w:pPr>
            <w:r w:rsidRPr="00875A22">
              <w:rPr>
                <w:szCs w:val="20"/>
                <w:lang w:val="en-GB"/>
              </w:rPr>
              <w:t>vertical gradient of potential temperature (K m</w:t>
            </w:r>
            <w:r w:rsidRPr="00875A22">
              <w:rPr>
                <w:szCs w:val="20"/>
                <w:vertAlign w:val="superscript"/>
                <w:lang w:val="en-GB"/>
              </w:rPr>
              <w:t>-1</w:t>
            </w:r>
            <w:r w:rsidRPr="00875A22">
              <w:rPr>
                <w:szCs w:val="20"/>
                <w:lang w:val="en-GB"/>
              </w:rPr>
              <w:t>)</w:t>
            </w:r>
          </w:p>
        </w:tc>
      </w:tr>
      <w:tr w:rsidR="007F27C0" w:rsidRPr="00103F7A" w14:paraId="4BF2F412" w14:textId="77777777" w:rsidTr="00C66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C7C9C8" w14:textId="77777777" w:rsidR="007F27C0" w:rsidRPr="007F27C0" w:rsidRDefault="007F27C0" w:rsidP="007F27C0">
            <w:pPr>
              <w:rPr>
                <w:szCs w:val="20"/>
              </w:rPr>
            </w:pPr>
            <w:r w:rsidRPr="007F27C0">
              <w:rPr>
                <w:szCs w:val="20"/>
              </w:rPr>
              <w:t>gamq_gkgm</w:t>
            </w:r>
          </w:p>
        </w:tc>
        <w:tc>
          <w:tcPr>
            <w:tcW w:w="0" w:type="auto"/>
          </w:tcPr>
          <w:p w14:paraId="7694F7CA" w14:textId="77777777" w:rsidR="007F27C0" w:rsidRPr="00875A22" w:rsidRDefault="007F27C0" w:rsidP="007F27C0">
            <w:pPr>
              <w:cnfStyle w:val="000000100000" w:firstRow="0" w:lastRow="0" w:firstColumn="0" w:lastColumn="0" w:oddVBand="0" w:evenVBand="0" w:oddHBand="1" w:evenHBand="0" w:firstRowFirstColumn="0" w:firstRowLastColumn="0" w:lastRowFirstColumn="0" w:lastRowLastColumn="0"/>
              <w:rPr>
                <w:szCs w:val="20"/>
                <w:lang w:val="en-GB"/>
              </w:rPr>
            </w:pPr>
            <w:r w:rsidRPr="00875A22">
              <w:rPr>
                <w:szCs w:val="20"/>
                <w:lang w:val="en-GB"/>
              </w:rPr>
              <w:t>vertical gradient of specific humidity (g kg</w:t>
            </w:r>
            <w:r w:rsidRPr="00875A22">
              <w:rPr>
                <w:szCs w:val="20"/>
                <w:vertAlign w:val="superscript"/>
                <w:lang w:val="en-GB"/>
              </w:rPr>
              <w:t>-1</w:t>
            </w:r>
            <w:r w:rsidRPr="00875A22">
              <w:rPr>
                <w:szCs w:val="20"/>
                <w:lang w:val="en-GB"/>
              </w:rPr>
              <w:t xml:space="preserve"> m</w:t>
            </w:r>
            <w:r w:rsidRPr="00875A22">
              <w:rPr>
                <w:szCs w:val="20"/>
                <w:vertAlign w:val="superscript"/>
                <w:lang w:val="en-GB"/>
              </w:rPr>
              <w:t>-1</w:t>
            </w:r>
            <w:r w:rsidRPr="00875A22">
              <w:rPr>
                <w:szCs w:val="20"/>
                <w:lang w:val="en-GB"/>
              </w:rPr>
              <w:t>)</w:t>
            </w:r>
          </w:p>
        </w:tc>
      </w:tr>
      <w:tr w:rsidR="007F27C0" w:rsidRPr="00103F7A" w14:paraId="073B1CAC" w14:textId="77777777" w:rsidTr="00C66064">
        <w:tc>
          <w:tcPr>
            <w:cnfStyle w:val="001000000000" w:firstRow="0" w:lastRow="0" w:firstColumn="1" w:lastColumn="0" w:oddVBand="0" w:evenVBand="0" w:oddHBand="0" w:evenHBand="0" w:firstRowFirstColumn="0" w:firstRowLastColumn="0" w:lastRowFirstColumn="0" w:lastRowLastColumn="0"/>
            <w:tcW w:w="0" w:type="auto"/>
          </w:tcPr>
          <w:p w14:paraId="428A41C3" w14:textId="77777777" w:rsidR="007F27C0" w:rsidRPr="007F27C0" w:rsidRDefault="007F27C0" w:rsidP="007F27C0">
            <w:pPr>
              <w:rPr>
                <w:szCs w:val="20"/>
              </w:rPr>
            </w:pPr>
            <w:r w:rsidRPr="007F27C0">
              <w:rPr>
                <w:szCs w:val="20"/>
              </w:rPr>
              <w:t>Theta+_K</w:t>
            </w:r>
          </w:p>
        </w:tc>
        <w:tc>
          <w:tcPr>
            <w:tcW w:w="0" w:type="auto"/>
          </w:tcPr>
          <w:p w14:paraId="4D09ACE8" w14:textId="77777777" w:rsidR="007F27C0" w:rsidRPr="00875A22" w:rsidRDefault="007F27C0" w:rsidP="007F27C0">
            <w:pPr>
              <w:cnfStyle w:val="000000000000" w:firstRow="0" w:lastRow="0" w:firstColumn="0" w:lastColumn="0" w:oddVBand="0" w:evenVBand="0" w:oddHBand="0" w:evenHBand="0" w:firstRowFirstColumn="0" w:firstRowLastColumn="0" w:lastRowFirstColumn="0" w:lastRowLastColumn="0"/>
              <w:rPr>
                <w:szCs w:val="20"/>
                <w:lang w:val="en-GB"/>
              </w:rPr>
            </w:pPr>
            <w:r w:rsidRPr="00875A22">
              <w:rPr>
                <w:szCs w:val="20"/>
                <w:lang w:val="en-GB"/>
              </w:rPr>
              <w:t>potential temperature at the top of CBL (K)</w:t>
            </w:r>
          </w:p>
        </w:tc>
      </w:tr>
      <w:tr w:rsidR="007F27C0" w:rsidRPr="00103F7A" w14:paraId="126C9D1B" w14:textId="77777777" w:rsidTr="00C66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7A48A" w14:textId="77777777" w:rsidR="007F27C0" w:rsidRPr="007F27C0" w:rsidRDefault="007F27C0" w:rsidP="007F27C0">
            <w:pPr>
              <w:rPr>
                <w:szCs w:val="20"/>
              </w:rPr>
            </w:pPr>
            <w:r w:rsidRPr="007F27C0">
              <w:rPr>
                <w:szCs w:val="20"/>
              </w:rPr>
              <w:t>q+_gkg</w:t>
            </w:r>
          </w:p>
        </w:tc>
        <w:tc>
          <w:tcPr>
            <w:tcW w:w="0" w:type="auto"/>
          </w:tcPr>
          <w:p w14:paraId="6300027F" w14:textId="77777777" w:rsidR="007F27C0" w:rsidRPr="00875A22" w:rsidRDefault="007F27C0" w:rsidP="007F27C0">
            <w:pPr>
              <w:cnfStyle w:val="000000100000" w:firstRow="0" w:lastRow="0" w:firstColumn="0" w:lastColumn="0" w:oddVBand="0" w:evenVBand="0" w:oddHBand="1" w:evenHBand="0" w:firstRowFirstColumn="0" w:firstRowLastColumn="0" w:lastRowFirstColumn="0" w:lastRowLastColumn="0"/>
              <w:rPr>
                <w:szCs w:val="20"/>
                <w:lang w:val="en-GB"/>
              </w:rPr>
            </w:pPr>
            <w:r w:rsidRPr="00875A22">
              <w:rPr>
                <w:szCs w:val="20"/>
                <w:lang w:val="en-GB"/>
              </w:rPr>
              <w:t>specific humidity at the top of CBL (g kg</w:t>
            </w:r>
            <w:r w:rsidRPr="00875A22">
              <w:rPr>
                <w:szCs w:val="20"/>
                <w:vertAlign w:val="superscript"/>
                <w:lang w:val="en-GB"/>
              </w:rPr>
              <w:t>-1</w:t>
            </w:r>
            <w:r w:rsidRPr="00875A22">
              <w:rPr>
                <w:szCs w:val="20"/>
                <w:lang w:val="en-GB"/>
              </w:rPr>
              <w:t>)</w:t>
            </w:r>
          </w:p>
        </w:tc>
      </w:tr>
      <w:tr w:rsidR="007F27C0" w:rsidRPr="00103F7A" w14:paraId="431F4708" w14:textId="77777777" w:rsidTr="00C66064">
        <w:tc>
          <w:tcPr>
            <w:cnfStyle w:val="001000000000" w:firstRow="0" w:lastRow="0" w:firstColumn="1" w:lastColumn="0" w:oddVBand="0" w:evenVBand="0" w:oddHBand="0" w:evenHBand="0" w:firstRowFirstColumn="0" w:firstRowLastColumn="0" w:lastRowFirstColumn="0" w:lastRowLastColumn="0"/>
            <w:tcW w:w="0" w:type="auto"/>
          </w:tcPr>
          <w:p w14:paraId="6BD3CC8E" w14:textId="77777777" w:rsidR="007F27C0" w:rsidRPr="007F27C0" w:rsidRDefault="007F27C0" w:rsidP="007F27C0">
            <w:pPr>
              <w:rPr>
                <w:szCs w:val="20"/>
              </w:rPr>
            </w:pPr>
            <w:r w:rsidRPr="007F27C0">
              <w:rPr>
                <w:szCs w:val="20"/>
              </w:rPr>
              <w:lastRenderedPageBreak/>
              <w:t>Theta_K</w:t>
            </w:r>
          </w:p>
        </w:tc>
        <w:tc>
          <w:tcPr>
            <w:tcW w:w="0" w:type="auto"/>
          </w:tcPr>
          <w:p w14:paraId="375B42D2" w14:textId="77777777" w:rsidR="007F27C0" w:rsidRPr="00875A22" w:rsidRDefault="007F27C0" w:rsidP="007F27C0">
            <w:pPr>
              <w:cnfStyle w:val="000000000000" w:firstRow="0" w:lastRow="0" w:firstColumn="0" w:lastColumn="0" w:oddVBand="0" w:evenVBand="0" w:oddHBand="0" w:evenHBand="0" w:firstRowFirstColumn="0" w:firstRowLastColumn="0" w:lastRowFirstColumn="0" w:lastRowLastColumn="0"/>
              <w:rPr>
                <w:szCs w:val="20"/>
                <w:lang w:val="en-GB"/>
              </w:rPr>
            </w:pPr>
            <w:r w:rsidRPr="00875A22">
              <w:rPr>
                <w:szCs w:val="20"/>
                <w:lang w:val="en-GB"/>
              </w:rPr>
              <w:t>potential temperature in CBL (K)</w:t>
            </w:r>
          </w:p>
        </w:tc>
      </w:tr>
      <w:tr w:rsidR="007F27C0" w:rsidRPr="00103F7A" w14:paraId="04313276" w14:textId="77777777" w:rsidTr="00C66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F4E875" w14:textId="77777777" w:rsidR="007F27C0" w:rsidRPr="007F27C0" w:rsidRDefault="007F27C0" w:rsidP="007F27C0">
            <w:pPr>
              <w:rPr>
                <w:szCs w:val="20"/>
              </w:rPr>
            </w:pPr>
            <w:r w:rsidRPr="007F27C0">
              <w:rPr>
                <w:szCs w:val="20"/>
              </w:rPr>
              <w:t>q_gkg</w:t>
            </w:r>
          </w:p>
        </w:tc>
        <w:tc>
          <w:tcPr>
            <w:tcW w:w="0" w:type="auto"/>
          </w:tcPr>
          <w:p w14:paraId="4B868F38" w14:textId="77777777" w:rsidR="007F27C0" w:rsidRPr="00875A22" w:rsidRDefault="007F27C0" w:rsidP="00C66064">
            <w:pPr>
              <w:cnfStyle w:val="000000100000" w:firstRow="0" w:lastRow="0" w:firstColumn="0" w:lastColumn="0" w:oddVBand="0" w:evenVBand="0" w:oddHBand="1" w:evenHBand="0" w:firstRowFirstColumn="0" w:firstRowLastColumn="0" w:lastRowFirstColumn="0" w:lastRowLastColumn="0"/>
              <w:rPr>
                <w:szCs w:val="20"/>
                <w:lang w:val="en-GB"/>
              </w:rPr>
            </w:pPr>
            <w:r w:rsidRPr="00875A22">
              <w:rPr>
                <w:szCs w:val="20"/>
                <w:lang w:val="en-GB"/>
              </w:rPr>
              <w:t>specific humi</w:t>
            </w:r>
            <w:r w:rsidR="007E6018">
              <w:rPr>
                <w:rFonts w:hint="eastAsia"/>
                <w:szCs w:val="20"/>
                <w:lang w:val="en-GB" w:eastAsia="ja-JP"/>
              </w:rPr>
              <w:t>d</w:t>
            </w:r>
            <w:r w:rsidR="00C66064" w:rsidRPr="00875A22">
              <w:rPr>
                <w:szCs w:val="20"/>
                <w:lang w:val="en-GB"/>
              </w:rPr>
              <w:t>iy in CBL (g kg</w:t>
            </w:r>
            <w:r w:rsidR="00C66064" w:rsidRPr="00875A22">
              <w:rPr>
                <w:szCs w:val="20"/>
                <w:vertAlign w:val="superscript"/>
                <w:lang w:val="en-GB"/>
              </w:rPr>
              <w:t>-1</w:t>
            </w:r>
            <w:r w:rsidR="00C66064" w:rsidRPr="00875A22">
              <w:rPr>
                <w:szCs w:val="20"/>
                <w:lang w:val="en-GB"/>
              </w:rPr>
              <w:t>)</w:t>
            </w:r>
          </w:p>
        </w:tc>
      </w:tr>
    </w:tbl>
    <w:p w14:paraId="6E69878C" w14:textId="77777777" w:rsidR="0063301C" w:rsidRDefault="0063301C" w:rsidP="0064252A">
      <w:pPr>
        <w:rPr>
          <w:szCs w:val="20"/>
          <w:lang w:val="en-GB" w:eastAsia="ja-JP"/>
        </w:rPr>
      </w:pPr>
    </w:p>
    <w:p w14:paraId="6181E5EA" w14:textId="2875343E" w:rsidR="007E6018" w:rsidRPr="00875A22" w:rsidRDefault="007E6018" w:rsidP="0064252A">
      <w:pPr>
        <w:rPr>
          <w:szCs w:val="20"/>
          <w:lang w:val="en-GB" w:eastAsia="ja-JP"/>
        </w:rPr>
      </w:pPr>
      <w:proofErr w:type="gramStart"/>
      <w:r>
        <w:rPr>
          <w:rFonts w:hint="eastAsia"/>
          <w:szCs w:val="20"/>
          <w:lang w:val="en-GB" w:eastAsia="ja-JP"/>
        </w:rPr>
        <w:t>gamt</w:t>
      </w:r>
      <w:proofErr w:type="gramEnd"/>
      <w:r>
        <w:rPr>
          <w:rFonts w:hint="eastAsia"/>
          <w:szCs w:val="20"/>
          <w:lang w:val="en-GB" w:eastAsia="ja-JP"/>
        </w:rPr>
        <w:t xml:space="preserve">_Km and gamq_gkgm written to two significant figures are required for the model performance in appropriate ranges Onomura et al. </w:t>
      </w:r>
      <w:r w:rsidR="005E1D24">
        <w:rPr>
          <w:szCs w:val="20"/>
          <w:lang w:val="en-GB" w:eastAsia="ja-JP"/>
        </w:rPr>
        <w:t>(</w:t>
      </w:r>
      <w:r>
        <w:rPr>
          <w:rFonts w:hint="eastAsia"/>
          <w:szCs w:val="20"/>
          <w:lang w:val="en-GB" w:eastAsia="ja-JP"/>
        </w:rPr>
        <w:t>201</w:t>
      </w:r>
      <w:r w:rsidR="002D1D38">
        <w:rPr>
          <w:szCs w:val="20"/>
          <w:lang w:val="en-GB" w:eastAsia="ja-JP"/>
        </w:rPr>
        <w:t>5</w:t>
      </w:r>
      <w:r w:rsidR="005E1D24">
        <w:rPr>
          <w:szCs w:val="20"/>
          <w:lang w:val="en-GB" w:eastAsia="ja-JP"/>
        </w:rPr>
        <w:t>)</w:t>
      </w:r>
      <w:r>
        <w:rPr>
          <w:rFonts w:hint="eastAsia"/>
          <w:szCs w:val="20"/>
          <w:lang w:val="en-GB" w:eastAsia="ja-JP"/>
        </w:rPr>
        <w:t>.</w:t>
      </w:r>
    </w:p>
    <w:tbl>
      <w:tblPr>
        <w:tblW w:w="4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Look w:val="04A0" w:firstRow="1" w:lastRow="0" w:firstColumn="1" w:lastColumn="0" w:noHBand="0" w:noVBand="1"/>
      </w:tblPr>
      <w:tblGrid>
        <w:gridCol w:w="397"/>
        <w:gridCol w:w="397"/>
        <w:gridCol w:w="724"/>
        <w:gridCol w:w="917"/>
        <w:gridCol w:w="714"/>
        <w:gridCol w:w="553"/>
        <w:gridCol w:w="597"/>
        <w:gridCol w:w="602"/>
      </w:tblGrid>
      <w:tr w:rsidR="0093216A" w:rsidRPr="001C53F7" w14:paraId="3EB4F0C8" w14:textId="77777777" w:rsidTr="0064252A">
        <w:trPr>
          <w:trHeight w:val="157"/>
        </w:trPr>
        <w:tc>
          <w:tcPr>
            <w:tcW w:w="397" w:type="dxa"/>
            <w:shd w:val="clear" w:color="auto" w:fill="9BBB59" w:themeFill="accent3"/>
            <w:noWrap/>
            <w:vAlign w:val="bottom"/>
            <w:hideMark/>
          </w:tcPr>
          <w:p w14:paraId="4F5E3D1D" w14:textId="77777777" w:rsidR="0093216A" w:rsidRPr="0064252A" w:rsidRDefault="0093216A"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id</w:t>
            </w:r>
          </w:p>
        </w:tc>
        <w:tc>
          <w:tcPr>
            <w:tcW w:w="397" w:type="dxa"/>
            <w:shd w:val="clear" w:color="auto" w:fill="9BBB59" w:themeFill="accent3"/>
            <w:noWrap/>
            <w:vAlign w:val="bottom"/>
            <w:hideMark/>
          </w:tcPr>
          <w:p w14:paraId="6D5B6C15" w14:textId="77777777" w:rsidR="0093216A" w:rsidRPr="0064252A" w:rsidRDefault="0063301C"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z</w:t>
            </w:r>
            <w:r w:rsidR="0093216A" w:rsidRPr="0064252A">
              <w:rPr>
                <w:rFonts w:ascii="Calibri" w:eastAsia="Times New Roman" w:hAnsi="Calibri" w:cs="Calibri"/>
                <w:color w:val="000000"/>
                <w:sz w:val="18"/>
                <w:szCs w:val="18"/>
                <w:vertAlign w:val="subscript"/>
                <w:lang w:eastAsia="en-GB"/>
              </w:rPr>
              <w:t>i0</w:t>
            </w:r>
          </w:p>
        </w:tc>
        <w:tc>
          <w:tcPr>
            <w:tcW w:w="724" w:type="dxa"/>
            <w:shd w:val="clear" w:color="auto" w:fill="9BBB59" w:themeFill="accent3"/>
            <w:noWrap/>
            <w:vAlign w:val="bottom"/>
            <w:hideMark/>
          </w:tcPr>
          <w:p w14:paraId="674E46B5" w14:textId="77777777" w:rsidR="0093216A" w:rsidRPr="0064252A" w:rsidRDefault="0093216A"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gamt_Km</w:t>
            </w:r>
          </w:p>
        </w:tc>
        <w:tc>
          <w:tcPr>
            <w:tcW w:w="917" w:type="dxa"/>
            <w:shd w:val="clear" w:color="auto" w:fill="9BBB59" w:themeFill="accent3"/>
            <w:noWrap/>
            <w:vAlign w:val="bottom"/>
            <w:hideMark/>
          </w:tcPr>
          <w:p w14:paraId="40FB68F1" w14:textId="77777777" w:rsidR="0093216A" w:rsidRPr="0064252A" w:rsidRDefault="0093216A"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gamq_gkgm</w:t>
            </w:r>
          </w:p>
        </w:tc>
        <w:tc>
          <w:tcPr>
            <w:tcW w:w="433" w:type="dxa"/>
            <w:shd w:val="clear" w:color="auto" w:fill="9BBB59" w:themeFill="accent3"/>
            <w:noWrap/>
            <w:vAlign w:val="bottom"/>
            <w:hideMark/>
          </w:tcPr>
          <w:p w14:paraId="07F5C191" w14:textId="77777777" w:rsidR="0093216A" w:rsidRPr="0064252A" w:rsidRDefault="0063301C"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Theta+</w:t>
            </w:r>
            <w:r w:rsidR="0093216A" w:rsidRPr="0064252A">
              <w:rPr>
                <w:rFonts w:ascii="Calibri" w:eastAsia="Times New Roman" w:hAnsi="Calibri" w:cs="Calibri"/>
                <w:color w:val="000000"/>
                <w:sz w:val="18"/>
                <w:szCs w:val="18"/>
                <w:lang w:eastAsia="en-GB"/>
              </w:rPr>
              <w:t>_K</w:t>
            </w:r>
          </w:p>
        </w:tc>
        <w:tc>
          <w:tcPr>
            <w:tcW w:w="553" w:type="dxa"/>
            <w:shd w:val="clear" w:color="auto" w:fill="9BBB59" w:themeFill="accent3"/>
            <w:noWrap/>
            <w:vAlign w:val="bottom"/>
            <w:hideMark/>
          </w:tcPr>
          <w:p w14:paraId="7A0F8D3F" w14:textId="77777777" w:rsidR="0093216A" w:rsidRPr="0064252A" w:rsidRDefault="0063301C"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q+</w:t>
            </w:r>
            <w:r w:rsidR="0093216A" w:rsidRPr="0064252A">
              <w:rPr>
                <w:rFonts w:ascii="Calibri" w:eastAsia="Times New Roman" w:hAnsi="Calibri" w:cs="Calibri"/>
                <w:color w:val="000000"/>
                <w:sz w:val="18"/>
                <w:szCs w:val="18"/>
                <w:lang w:eastAsia="en-GB"/>
              </w:rPr>
              <w:t>_gkg</w:t>
            </w:r>
          </w:p>
        </w:tc>
        <w:tc>
          <w:tcPr>
            <w:tcW w:w="410" w:type="dxa"/>
            <w:shd w:val="clear" w:color="auto" w:fill="9BBB59" w:themeFill="accent3"/>
            <w:noWrap/>
            <w:vAlign w:val="bottom"/>
            <w:hideMark/>
          </w:tcPr>
          <w:p w14:paraId="41AAA538" w14:textId="77777777" w:rsidR="0093216A" w:rsidRPr="0064252A" w:rsidRDefault="0063301C"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theta</w:t>
            </w:r>
            <w:r w:rsidR="0093216A" w:rsidRPr="0064252A">
              <w:rPr>
                <w:rFonts w:ascii="Calibri" w:eastAsia="Times New Roman" w:hAnsi="Calibri" w:cs="Calibri"/>
                <w:color w:val="000000"/>
                <w:sz w:val="18"/>
                <w:szCs w:val="18"/>
                <w:lang w:eastAsia="en-GB"/>
              </w:rPr>
              <w:t>_K</w:t>
            </w:r>
          </w:p>
        </w:tc>
        <w:tc>
          <w:tcPr>
            <w:tcW w:w="602" w:type="dxa"/>
            <w:shd w:val="clear" w:color="auto" w:fill="9BBB59" w:themeFill="accent3"/>
            <w:noWrap/>
            <w:vAlign w:val="bottom"/>
            <w:hideMark/>
          </w:tcPr>
          <w:p w14:paraId="4A912E95" w14:textId="77777777" w:rsidR="0093216A" w:rsidRPr="0064252A" w:rsidRDefault="0063301C"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q</w:t>
            </w:r>
            <w:r w:rsidR="0093216A" w:rsidRPr="0064252A">
              <w:rPr>
                <w:rFonts w:ascii="Calibri" w:eastAsia="Times New Roman" w:hAnsi="Calibri" w:cs="Calibri"/>
                <w:color w:val="000000"/>
                <w:sz w:val="18"/>
                <w:szCs w:val="18"/>
                <w:lang w:eastAsia="en-GB"/>
              </w:rPr>
              <w:t>_gkg</w:t>
            </w:r>
          </w:p>
        </w:tc>
      </w:tr>
      <w:tr w:rsidR="0093216A" w:rsidRPr="001C53F7" w14:paraId="25467A11" w14:textId="77777777" w:rsidTr="0064252A">
        <w:trPr>
          <w:trHeight w:val="113"/>
        </w:trPr>
        <w:tc>
          <w:tcPr>
            <w:tcW w:w="397" w:type="dxa"/>
            <w:shd w:val="clear" w:color="auto" w:fill="9BBB59" w:themeFill="accent3"/>
            <w:noWrap/>
            <w:vAlign w:val="bottom"/>
            <w:hideMark/>
          </w:tcPr>
          <w:p w14:paraId="3E85FCA7" w14:textId="77777777" w:rsidR="0093216A" w:rsidRPr="0064252A" w:rsidRDefault="0093216A"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234</w:t>
            </w:r>
          </w:p>
        </w:tc>
        <w:tc>
          <w:tcPr>
            <w:tcW w:w="397" w:type="dxa"/>
            <w:shd w:val="clear" w:color="auto" w:fill="9BBB59" w:themeFill="accent3"/>
            <w:noWrap/>
            <w:vAlign w:val="bottom"/>
            <w:hideMark/>
          </w:tcPr>
          <w:p w14:paraId="353A5DE6" w14:textId="77777777" w:rsidR="0093216A" w:rsidRPr="0064252A" w:rsidRDefault="0093216A" w:rsidP="00591E06">
            <w:pPr>
              <w:jc w:val="center"/>
              <w:rPr>
                <w:rFonts w:ascii="Calibri" w:eastAsia="Times New Roman" w:hAnsi="Calibri" w:cs="Calibri"/>
                <w:color w:val="000000"/>
                <w:sz w:val="18"/>
                <w:szCs w:val="18"/>
                <w:lang w:eastAsia="en-GB"/>
              </w:rPr>
            </w:pPr>
            <w:r w:rsidRPr="0064252A">
              <w:rPr>
                <w:rFonts w:ascii="Calibri" w:eastAsia="Times New Roman" w:hAnsi="Calibri" w:cs="Calibri"/>
                <w:color w:val="000000"/>
                <w:sz w:val="18"/>
                <w:szCs w:val="18"/>
                <w:lang w:eastAsia="en-GB"/>
              </w:rPr>
              <w:t>188</w:t>
            </w:r>
          </w:p>
        </w:tc>
        <w:tc>
          <w:tcPr>
            <w:tcW w:w="724" w:type="dxa"/>
            <w:shd w:val="clear" w:color="auto" w:fill="9BBB59" w:themeFill="accent3"/>
            <w:noWrap/>
            <w:vAlign w:val="bottom"/>
            <w:hideMark/>
          </w:tcPr>
          <w:p w14:paraId="1B31021F" w14:textId="77777777" w:rsidR="0093216A" w:rsidRPr="00F73620" w:rsidRDefault="0093216A" w:rsidP="007E6018">
            <w:pPr>
              <w:jc w:val="center"/>
              <w:rPr>
                <w:rFonts w:ascii="Calibri" w:eastAsia="Times New Roman" w:hAnsi="Calibri" w:cs="Calibri"/>
                <w:color w:val="000000"/>
                <w:sz w:val="18"/>
                <w:szCs w:val="18"/>
                <w:lang w:val="en-GB" w:eastAsia="en-GB"/>
              </w:rPr>
            </w:pPr>
            <w:r w:rsidRPr="0064252A">
              <w:rPr>
                <w:rFonts w:ascii="Calibri" w:eastAsia="Times New Roman" w:hAnsi="Calibri" w:cs="Calibri"/>
                <w:color w:val="000000"/>
                <w:sz w:val="18"/>
                <w:szCs w:val="18"/>
                <w:lang w:eastAsia="en-GB"/>
              </w:rPr>
              <w:t>0.032</w:t>
            </w:r>
          </w:p>
        </w:tc>
        <w:tc>
          <w:tcPr>
            <w:tcW w:w="917" w:type="dxa"/>
            <w:shd w:val="clear" w:color="auto" w:fill="9BBB59" w:themeFill="accent3"/>
            <w:noWrap/>
            <w:vAlign w:val="bottom"/>
            <w:hideMark/>
          </w:tcPr>
          <w:p w14:paraId="422B1044" w14:textId="77777777" w:rsidR="0093216A" w:rsidRPr="00F73620" w:rsidRDefault="0093216A" w:rsidP="007E6018">
            <w:pPr>
              <w:jc w:val="center"/>
              <w:rPr>
                <w:rFonts w:ascii="Calibri" w:eastAsia="Times New Roman" w:hAnsi="Calibri" w:cs="Calibri"/>
                <w:color w:val="000000"/>
                <w:sz w:val="18"/>
                <w:szCs w:val="18"/>
                <w:lang w:val="en-GB" w:eastAsia="en-GB"/>
              </w:rPr>
            </w:pPr>
            <w:r w:rsidRPr="0093216A">
              <w:rPr>
                <w:rFonts w:ascii="Calibri" w:eastAsia="Times New Roman" w:hAnsi="Calibri" w:cs="Calibri"/>
                <w:color w:val="000000"/>
                <w:sz w:val="18"/>
                <w:szCs w:val="18"/>
                <w:lang w:val="en-GB" w:eastAsia="en-GB"/>
              </w:rPr>
              <w:t>0.00082</w:t>
            </w:r>
          </w:p>
        </w:tc>
        <w:tc>
          <w:tcPr>
            <w:tcW w:w="433" w:type="dxa"/>
            <w:shd w:val="clear" w:color="auto" w:fill="9BBB59" w:themeFill="accent3"/>
            <w:noWrap/>
            <w:vAlign w:val="bottom"/>
            <w:hideMark/>
          </w:tcPr>
          <w:p w14:paraId="091BD29A" w14:textId="77777777" w:rsidR="0093216A" w:rsidRPr="00F02B5A" w:rsidRDefault="0093216A" w:rsidP="007E6018">
            <w:pPr>
              <w:jc w:val="center"/>
              <w:rPr>
                <w:rFonts w:ascii="Calibri" w:hAnsi="Calibri" w:cs="Calibri"/>
                <w:color w:val="000000"/>
                <w:sz w:val="18"/>
                <w:szCs w:val="18"/>
                <w:lang w:val="en-GB" w:eastAsia="ja-JP"/>
              </w:rPr>
            </w:pPr>
            <w:r w:rsidRPr="0093216A">
              <w:rPr>
                <w:rFonts w:ascii="Calibri" w:eastAsia="Times New Roman" w:hAnsi="Calibri" w:cs="Calibri"/>
                <w:color w:val="000000"/>
                <w:sz w:val="18"/>
                <w:szCs w:val="18"/>
                <w:lang w:val="en-GB" w:eastAsia="en-GB"/>
              </w:rPr>
              <w:t>290.</w:t>
            </w:r>
            <w:r w:rsidR="007E6018">
              <w:rPr>
                <w:rFonts w:ascii="Calibri" w:hAnsi="Calibri" w:cs="Calibri" w:hint="eastAsia"/>
                <w:color w:val="000000"/>
                <w:sz w:val="18"/>
                <w:szCs w:val="18"/>
                <w:lang w:val="en-GB" w:eastAsia="ja-JP"/>
              </w:rPr>
              <w:t>4</w:t>
            </w:r>
          </w:p>
        </w:tc>
        <w:tc>
          <w:tcPr>
            <w:tcW w:w="553" w:type="dxa"/>
            <w:shd w:val="clear" w:color="auto" w:fill="9BBB59" w:themeFill="accent3"/>
            <w:noWrap/>
            <w:vAlign w:val="bottom"/>
            <w:hideMark/>
          </w:tcPr>
          <w:p w14:paraId="0B6B25E1" w14:textId="77777777" w:rsidR="0093216A" w:rsidRPr="00F02B5A" w:rsidRDefault="002C2842" w:rsidP="00591E06">
            <w:pPr>
              <w:jc w:val="center"/>
              <w:rPr>
                <w:rFonts w:ascii="Calibri" w:hAnsi="Calibri" w:cs="Calibri"/>
                <w:color w:val="000000"/>
                <w:sz w:val="18"/>
                <w:szCs w:val="18"/>
                <w:lang w:val="en-GB" w:eastAsia="ja-JP"/>
              </w:rPr>
            </w:pPr>
            <w:r w:rsidRPr="002C2842">
              <w:rPr>
                <w:rFonts w:ascii="Calibri" w:eastAsia="Times New Roman" w:hAnsi="Calibri" w:cs="Calibri"/>
                <w:color w:val="000000"/>
                <w:sz w:val="18"/>
                <w:szCs w:val="18"/>
                <w:lang w:val="en-GB" w:eastAsia="en-GB"/>
              </w:rPr>
              <w:t>9.</w:t>
            </w:r>
            <w:r w:rsidR="007E6018">
              <w:rPr>
                <w:rFonts w:ascii="Calibri" w:hAnsi="Calibri" w:cs="Calibri" w:hint="eastAsia"/>
                <w:color w:val="000000"/>
                <w:sz w:val="18"/>
                <w:szCs w:val="18"/>
                <w:lang w:val="en-GB" w:eastAsia="ja-JP"/>
              </w:rPr>
              <w:t>6</w:t>
            </w:r>
          </w:p>
        </w:tc>
        <w:tc>
          <w:tcPr>
            <w:tcW w:w="410" w:type="dxa"/>
            <w:shd w:val="clear" w:color="auto" w:fill="9BBB59" w:themeFill="accent3"/>
            <w:noWrap/>
            <w:vAlign w:val="bottom"/>
            <w:hideMark/>
          </w:tcPr>
          <w:p w14:paraId="2898EA9A" w14:textId="77777777" w:rsidR="0093216A" w:rsidRPr="00F73620" w:rsidRDefault="002C2842" w:rsidP="007E6018">
            <w:pPr>
              <w:jc w:val="center"/>
              <w:rPr>
                <w:rFonts w:ascii="Calibri" w:eastAsia="Times New Roman" w:hAnsi="Calibri" w:cs="Calibri"/>
                <w:color w:val="000000"/>
                <w:sz w:val="18"/>
                <w:szCs w:val="18"/>
                <w:lang w:val="en-GB" w:eastAsia="en-GB"/>
              </w:rPr>
            </w:pPr>
            <w:r w:rsidRPr="002C2842">
              <w:rPr>
                <w:rFonts w:ascii="Calibri" w:eastAsia="Times New Roman" w:hAnsi="Calibri" w:cs="Calibri"/>
                <w:color w:val="000000"/>
                <w:sz w:val="18"/>
                <w:szCs w:val="18"/>
                <w:lang w:val="en-GB" w:eastAsia="en-GB"/>
              </w:rPr>
              <w:t>288.7</w:t>
            </w:r>
          </w:p>
        </w:tc>
        <w:tc>
          <w:tcPr>
            <w:tcW w:w="602" w:type="dxa"/>
            <w:shd w:val="clear" w:color="auto" w:fill="9BBB59" w:themeFill="accent3"/>
            <w:noWrap/>
            <w:vAlign w:val="bottom"/>
            <w:hideMark/>
          </w:tcPr>
          <w:p w14:paraId="0D6CE2D3" w14:textId="77777777" w:rsidR="0093216A" w:rsidRPr="00F73620" w:rsidRDefault="002C2842" w:rsidP="007E6018">
            <w:pPr>
              <w:jc w:val="center"/>
              <w:rPr>
                <w:rFonts w:ascii="Calibri" w:eastAsia="Times New Roman" w:hAnsi="Calibri" w:cs="Calibri"/>
                <w:color w:val="000000"/>
                <w:sz w:val="18"/>
                <w:szCs w:val="18"/>
                <w:lang w:val="en-GB" w:eastAsia="en-GB"/>
              </w:rPr>
            </w:pPr>
            <w:r w:rsidRPr="002C2842">
              <w:rPr>
                <w:rFonts w:ascii="Calibri" w:eastAsia="Times New Roman" w:hAnsi="Calibri" w:cs="Calibri"/>
                <w:color w:val="000000"/>
                <w:sz w:val="18"/>
                <w:szCs w:val="18"/>
                <w:lang w:val="en-GB" w:eastAsia="en-GB"/>
              </w:rPr>
              <w:t>8.</w:t>
            </w:r>
            <w:r w:rsidR="007E6018">
              <w:rPr>
                <w:rFonts w:ascii="Calibri" w:hAnsi="Calibri" w:cs="Calibri" w:hint="eastAsia"/>
                <w:color w:val="000000"/>
                <w:sz w:val="18"/>
                <w:szCs w:val="18"/>
                <w:lang w:val="en-GB" w:eastAsia="ja-JP"/>
              </w:rPr>
              <w:t>3</w:t>
            </w:r>
          </w:p>
        </w:tc>
      </w:tr>
      <w:tr w:rsidR="0093216A" w:rsidRPr="001C53F7" w14:paraId="569808F5" w14:textId="77777777" w:rsidTr="0064252A">
        <w:trPr>
          <w:trHeight w:val="76"/>
        </w:trPr>
        <w:tc>
          <w:tcPr>
            <w:tcW w:w="397" w:type="dxa"/>
            <w:shd w:val="clear" w:color="auto" w:fill="9BBB59" w:themeFill="accent3"/>
            <w:noWrap/>
            <w:vAlign w:val="bottom"/>
            <w:hideMark/>
          </w:tcPr>
          <w:p w14:paraId="1BC5A79C" w14:textId="77777777" w:rsidR="0093216A" w:rsidRPr="00F73620" w:rsidRDefault="0093216A" w:rsidP="00591E06">
            <w:pPr>
              <w:jc w:val="center"/>
              <w:rPr>
                <w:rFonts w:ascii="Calibri" w:eastAsia="Times New Roman" w:hAnsi="Calibri" w:cs="Calibri"/>
                <w:color w:val="000000"/>
                <w:sz w:val="18"/>
                <w:szCs w:val="18"/>
                <w:lang w:val="en-GB" w:eastAsia="en-GB"/>
              </w:rPr>
            </w:pPr>
            <w:r>
              <w:rPr>
                <w:rFonts w:ascii="Calibri" w:eastAsia="Times New Roman" w:hAnsi="Calibri" w:cs="Calibri"/>
                <w:color w:val="000000"/>
                <w:sz w:val="18"/>
                <w:szCs w:val="18"/>
                <w:lang w:val="en-GB" w:eastAsia="en-GB"/>
              </w:rPr>
              <w:t>235</w:t>
            </w:r>
          </w:p>
        </w:tc>
        <w:tc>
          <w:tcPr>
            <w:tcW w:w="397" w:type="dxa"/>
            <w:shd w:val="clear" w:color="auto" w:fill="9BBB59" w:themeFill="accent3"/>
            <w:noWrap/>
            <w:vAlign w:val="bottom"/>
            <w:hideMark/>
          </w:tcPr>
          <w:p w14:paraId="08BBBF73" w14:textId="77777777" w:rsidR="0093216A" w:rsidRPr="00F73620" w:rsidRDefault="0093216A" w:rsidP="00591E06">
            <w:pPr>
              <w:jc w:val="center"/>
              <w:rPr>
                <w:rFonts w:ascii="Calibri" w:eastAsia="Times New Roman" w:hAnsi="Calibri" w:cs="Calibri"/>
                <w:color w:val="000000"/>
                <w:sz w:val="18"/>
                <w:szCs w:val="18"/>
                <w:lang w:val="en-GB" w:eastAsia="en-GB"/>
              </w:rPr>
            </w:pPr>
            <w:r w:rsidRPr="0093216A">
              <w:rPr>
                <w:rFonts w:ascii="Calibri" w:eastAsia="Times New Roman" w:hAnsi="Calibri" w:cs="Calibri"/>
                <w:color w:val="000000"/>
                <w:sz w:val="18"/>
                <w:szCs w:val="18"/>
                <w:lang w:val="en-GB" w:eastAsia="en-GB"/>
              </w:rPr>
              <w:t>197</w:t>
            </w:r>
          </w:p>
        </w:tc>
        <w:tc>
          <w:tcPr>
            <w:tcW w:w="724" w:type="dxa"/>
            <w:shd w:val="clear" w:color="auto" w:fill="9BBB59" w:themeFill="accent3"/>
            <w:noWrap/>
            <w:vAlign w:val="bottom"/>
            <w:hideMark/>
          </w:tcPr>
          <w:p w14:paraId="25AC65F6" w14:textId="77777777" w:rsidR="0093216A" w:rsidRPr="00F73620" w:rsidRDefault="0093216A" w:rsidP="007E6018">
            <w:pPr>
              <w:jc w:val="center"/>
              <w:rPr>
                <w:rFonts w:ascii="Calibri" w:eastAsia="Times New Roman" w:hAnsi="Calibri" w:cs="Calibri"/>
                <w:color w:val="000000"/>
                <w:sz w:val="18"/>
                <w:szCs w:val="18"/>
                <w:lang w:val="en-GB" w:eastAsia="en-GB"/>
              </w:rPr>
            </w:pPr>
            <w:r w:rsidRPr="0093216A">
              <w:rPr>
                <w:rFonts w:ascii="Calibri" w:eastAsia="Times New Roman" w:hAnsi="Calibri" w:cs="Calibri"/>
                <w:color w:val="000000"/>
                <w:sz w:val="18"/>
                <w:szCs w:val="18"/>
                <w:lang w:val="en-GB" w:eastAsia="en-GB"/>
              </w:rPr>
              <w:t>0.089</w:t>
            </w:r>
          </w:p>
        </w:tc>
        <w:tc>
          <w:tcPr>
            <w:tcW w:w="917" w:type="dxa"/>
            <w:shd w:val="clear" w:color="auto" w:fill="9BBB59" w:themeFill="accent3"/>
            <w:noWrap/>
            <w:vAlign w:val="bottom"/>
            <w:hideMark/>
          </w:tcPr>
          <w:p w14:paraId="61D05745" w14:textId="77777777" w:rsidR="0093216A" w:rsidRPr="00F73620" w:rsidRDefault="0093216A" w:rsidP="007E6018">
            <w:pPr>
              <w:jc w:val="center"/>
              <w:rPr>
                <w:rFonts w:ascii="Calibri" w:eastAsia="Times New Roman" w:hAnsi="Calibri" w:cs="Calibri"/>
                <w:color w:val="000000"/>
                <w:sz w:val="18"/>
                <w:szCs w:val="18"/>
                <w:lang w:val="en-GB" w:eastAsia="en-GB"/>
              </w:rPr>
            </w:pPr>
            <w:r w:rsidRPr="0093216A">
              <w:rPr>
                <w:rFonts w:ascii="Calibri" w:eastAsia="Times New Roman" w:hAnsi="Calibri" w:cs="Calibri"/>
                <w:color w:val="000000"/>
                <w:sz w:val="18"/>
                <w:szCs w:val="18"/>
                <w:lang w:val="en-GB" w:eastAsia="en-GB"/>
              </w:rPr>
              <w:t>0.089</w:t>
            </w:r>
          </w:p>
        </w:tc>
        <w:tc>
          <w:tcPr>
            <w:tcW w:w="433" w:type="dxa"/>
            <w:shd w:val="clear" w:color="auto" w:fill="9BBB59" w:themeFill="accent3"/>
            <w:noWrap/>
            <w:vAlign w:val="bottom"/>
            <w:hideMark/>
          </w:tcPr>
          <w:p w14:paraId="10B0E828" w14:textId="77777777" w:rsidR="0093216A" w:rsidRPr="00F73620" w:rsidRDefault="0093216A" w:rsidP="007E6018">
            <w:pPr>
              <w:jc w:val="center"/>
              <w:rPr>
                <w:rFonts w:ascii="Calibri" w:eastAsia="Times New Roman" w:hAnsi="Calibri" w:cs="Calibri"/>
                <w:color w:val="000000"/>
                <w:sz w:val="18"/>
                <w:szCs w:val="18"/>
                <w:lang w:val="en-GB" w:eastAsia="en-GB"/>
              </w:rPr>
            </w:pPr>
            <w:r w:rsidRPr="0093216A">
              <w:rPr>
                <w:rFonts w:ascii="Calibri" w:eastAsia="Times New Roman" w:hAnsi="Calibri" w:cs="Calibri"/>
                <w:color w:val="000000"/>
                <w:sz w:val="18"/>
                <w:szCs w:val="18"/>
                <w:lang w:val="en-GB" w:eastAsia="en-GB"/>
              </w:rPr>
              <w:t>290.2</w:t>
            </w:r>
          </w:p>
        </w:tc>
        <w:tc>
          <w:tcPr>
            <w:tcW w:w="553" w:type="dxa"/>
            <w:shd w:val="clear" w:color="auto" w:fill="9BBB59" w:themeFill="accent3"/>
            <w:noWrap/>
            <w:vAlign w:val="bottom"/>
            <w:hideMark/>
          </w:tcPr>
          <w:p w14:paraId="6DC70432" w14:textId="77777777" w:rsidR="0093216A" w:rsidRPr="00F73620" w:rsidRDefault="002C2842" w:rsidP="007E6018">
            <w:pPr>
              <w:jc w:val="center"/>
              <w:rPr>
                <w:rFonts w:ascii="Calibri" w:eastAsia="Times New Roman" w:hAnsi="Calibri" w:cs="Calibri"/>
                <w:color w:val="000000"/>
                <w:sz w:val="18"/>
                <w:szCs w:val="18"/>
                <w:lang w:val="en-GB" w:eastAsia="en-GB"/>
              </w:rPr>
            </w:pPr>
            <w:r w:rsidRPr="002C2842">
              <w:rPr>
                <w:rFonts w:ascii="Calibri" w:eastAsia="Times New Roman" w:hAnsi="Calibri" w:cs="Calibri"/>
                <w:color w:val="000000"/>
                <w:sz w:val="18"/>
                <w:szCs w:val="18"/>
                <w:lang w:val="en-GB" w:eastAsia="en-GB"/>
              </w:rPr>
              <w:t>8.4</w:t>
            </w:r>
          </w:p>
        </w:tc>
        <w:tc>
          <w:tcPr>
            <w:tcW w:w="410" w:type="dxa"/>
            <w:shd w:val="clear" w:color="auto" w:fill="9BBB59" w:themeFill="accent3"/>
            <w:noWrap/>
            <w:vAlign w:val="bottom"/>
            <w:hideMark/>
          </w:tcPr>
          <w:p w14:paraId="06F8DED0" w14:textId="77777777" w:rsidR="0093216A" w:rsidRPr="00F73620" w:rsidRDefault="002C2842" w:rsidP="007E6018">
            <w:pPr>
              <w:jc w:val="center"/>
              <w:rPr>
                <w:rFonts w:ascii="Calibri" w:eastAsia="Times New Roman" w:hAnsi="Calibri" w:cs="Calibri"/>
                <w:color w:val="000000"/>
                <w:sz w:val="18"/>
                <w:szCs w:val="18"/>
                <w:lang w:val="en-GB" w:eastAsia="en-GB"/>
              </w:rPr>
            </w:pPr>
            <w:r w:rsidRPr="002C2842">
              <w:rPr>
                <w:rFonts w:ascii="Calibri" w:eastAsia="Times New Roman" w:hAnsi="Calibri" w:cs="Calibri"/>
                <w:color w:val="000000"/>
                <w:sz w:val="18"/>
                <w:szCs w:val="18"/>
                <w:lang w:val="en-GB" w:eastAsia="en-GB"/>
              </w:rPr>
              <w:t>288.</w:t>
            </w:r>
            <w:r w:rsidR="007E6018">
              <w:rPr>
                <w:rFonts w:ascii="Calibri" w:hAnsi="Calibri" w:cs="Calibri" w:hint="eastAsia"/>
                <w:color w:val="000000"/>
                <w:sz w:val="18"/>
                <w:szCs w:val="18"/>
                <w:lang w:val="en-GB" w:eastAsia="ja-JP"/>
              </w:rPr>
              <w:t>3</w:t>
            </w:r>
          </w:p>
        </w:tc>
        <w:tc>
          <w:tcPr>
            <w:tcW w:w="602" w:type="dxa"/>
            <w:shd w:val="clear" w:color="auto" w:fill="9BBB59" w:themeFill="accent3"/>
            <w:noWrap/>
            <w:vAlign w:val="bottom"/>
            <w:hideMark/>
          </w:tcPr>
          <w:p w14:paraId="148893BA" w14:textId="77777777" w:rsidR="0093216A" w:rsidRPr="00F73620" w:rsidRDefault="002C2842" w:rsidP="007E6018">
            <w:pPr>
              <w:jc w:val="center"/>
              <w:rPr>
                <w:rFonts w:ascii="Calibri" w:eastAsia="Times New Roman" w:hAnsi="Calibri" w:cs="Calibri"/>
                <w:color w:val="000000"/>
                <w:sz w:val="18"/>
                <w:szCs w:val="18"/>
                <w:lang w:val="en-GB" w:eastAsia="en-GB"/>
              </w:rPr>
            </w:pPr>
            <w:r w:rsidRPr="002C2842">
              <w:rPr>
                <w:rFonts w:ascii="Calibri" w:eastAsia="Times New Roman" w:hAnsi="Calibri" w:cs="Calibri"/>
                <w:color w:val="000000"/>
                <w:sz w:val="18"/>
                <w:szCs w:val="18"/>
                <w:lang w:val="en-GB" w:eastAsia="en-GB"/>
              </w:rPr>
              <w:t>8.</w:t>
            </w:r>
            <w:r w:rsidR="007E6018">
              <w:rPr>
                <w:rFonts w:ascii="Calibri" w:hAnsi="Calibri" w:cs="Calibri" w:hint="eastAsia"/>
                <w:color w:val="000000"/>
                <w:sz w:val="18"/>
                <w:szCs w:val="18"/>
                <w:lang w:val="en-GB" w:eastAsia="ja-JP"/>
              </w:rPr>
              <w:t>7</w:t>
            </w:r>
          </w:p>
        </w:tc>
      </w:tr>
      <w:tr w:rsidR="0093216A" w:rsidRPr="001C53F7" w14:paraId="6FF901A9" w14:textId="77777777" w:rsidTr="0064252A">
        <w:trPr>
          <w:trHeight w:val="64"/>
        </w:trPr>
        <w:tc>
          <w:tcPr>
            <w:tcW w:w="397" w:type="dxa"/>
            <w:shd w:val="clear" w:color="auto" w:fill="9BBB59" w:themeFill="accent3"/>
            <w:noWrap/>
            <w:vAlign w:val="bottom"/>
            <w:hideMark/>
          </w:tcPr>
          <w:p w14:paraId="219C764C" w14:textId="77777777" w:rsidR="0093216A" w:rsidRPr="00F73620" w:rsidRDefault="002C2842" w:rsidP="002C2842">
            <w:pPr>
              <w:jc w:val="center"/>
              <w:rPr>
                <w:rFonts w:ascii="Calibri" w:eastAsia="Times New Roman" w:hAnsi="Calibri" w:cs="Calibri"/>
                <w:color w:val="000000"/>
                <w:sz w:val="18"/>
                <w:szCs w:val="18"/>
                <w:lang w:val="en-GB" w:eastAsia="en-GB"/>
              </w:rPr>
            </w:pPr>
            <w:r>
              <w:rPr>
                <w:rFonts w:ascii="Calibri" w:eastAsia="Times New Roman" w:hAnsi="Calibri" w:cs="Calibri"/>
                <w:color w:val="000000"/>
                <w:sz w:val="18"/>
                <w:szCs w:val="18"/>
                <w:lang w:val="en-GB" w:eastAsia="en-GB"/>
              </w:rPr>
              <w:t>⁞</w:t>
            </w:r>
          </w:p>
        </w:tc>
        <w:tc>
          <w:tcPr>
            <w:tcW w:w="397" w:type="dxa"/>
            <w:shd w:val="clear" w:color="auto" w:fill="9BBB59" w:themeFill="accent3"/>
            <w:noWrap/>
            <w:vAlign w:val="bottom"/>
            <w:hideMark/>
          </w:tcPr>
          <w:p w14:paraId="0A730C8B" w14:textId="77777777" w:rsidR="0093216A" w:rsidRPr="00F73620" w:rsidRDefault="002C2842" w:rsidP="002C2842">
            <w:pPr>
              <w:jc w:val="center"/>
              <w:rPr>
                <w:rFonts w:ascii="Calibri" w:eastAsia="Times New Roman" w:hAnsi="Calibri" w:cs="Calibri"/>
                <w:color w:val="000000"/>
                <w:sz w:val="18"/>
                <w:szCs w:val="18"/>
                <w:lang w:val="en-GB" w:eastAsia="en-GB"/>
              </w:rPr>
            </w:pPr>
            <w:r>
              <w:rPr>
                <w:rFonts w:ascii="Calibri" w:eastAsia="Times New Roman" w:hAnsi="Calibri" w:cs="Calibri"/>
                <w:color w:val="000000"/>
                <w:sz w:val="18"/>
                <w:szCs w:val="18"/>
                <w:lang w:val="en-GB" w:eastAsia="en-GB"/>
              </w:rPr>
              <w:t>⁞</w:t>
            </w:r>
          </w:p>
        </w:tc>
        <w:tc>
          <w:tcPr>
            <w:tcW w:w="724" w:type="dxa"/>
            <w:shd w:val="clear" w:color="auto" w:fill="9BBB59" w:themeFill="accent3"/>
            <w:noWrap/>
            <w:vAlign w:val="bottom"/>
            <w:hideMark/>
          </w:tcPr>
          <w:p w14:paraId="7AB4D62F" w14:textId="77777777" w:rsidR="0093216A" w:rsidRPr="00F73620" w:rsidRDefault="002C2842" w:rsidP="00591E06">
            <w:pPr>
              <w:jc w:val="center"/>
              <w:rPr>
                <w:rFonts w:ascii="Calibri" w:eastAsia="Times New Roman" w:hAnsi="Calibri" w:cs="Calibri"/>
                <w:color w:val="000000"/>
                <w:sz w:val="18"/>
                <w:szCs w:val="18"/>
                <w:lang w:val="en-GB" w:eastAsia="en-GB"/>
              </w:rPr>
            </w:pPr>
            <w:r>
              <w:rPr>
                <w:rFonts w:ascii="Calibri" w:eastAsia="Times New Roman" w:hAnsi="Calibri" w:cs="Calibri"/>
                <w:color w:val="000000"/>
                <w:sz w:val="18"/>
                <w:szCs w:val="18"/>
                <w:lang w:val="en-GB" w:eastAsia="en-GB"/>
              </w:rPr>
              <w:t>⁞</w:t>
            </w:r>
          </w:p>
        </w:tc>
        <w:tc>
          <w:tcPr>
            <w:tcW w:w="917" w:type="dxa"/>
            <w:shd w:val="clear" w:color="auto" w:fill="9BBB59" w:themeFill="accent3"/>
            <w:noWrap/>
            <w:vAlign w:val="bottom"/>
            <w:hideMark/>
          </w:tcPr>
          <w:p w14:paraId="0689B0EE" w14:textId="77777777" w:rsidR="0093216A" w:rsidRPr="00F73620" w:rsidRDefault="002C2842" w:rsidP="00591E06">
            <w:pPr>
              <w:jc w:val="center"/>
              <w:rPr>
                <w:rFonts w:ascii="Calibri" w:eastAsia="Times New Roman" w:hAnsi="Calibri" w:cs="Calibri"/>
                <w:color w:val="000000"/>
                <w:sz w:val="18"/>
                <w:szCs w:val="18"/>
                <w:lang w:val="en-GB" w:eastAsia="en-GB"/>
              </w:rPr>
            </w:pPr>
            <w:r>
              <w:rPr>
                <w:rFonts w:ascii="Calibri" w:eastAsia="Times New Roman" w:hAnsi="Calibri" w:cs="Calibri"/>
                <w:color w:val="000000"/>
                <w:sz w:val="18"/>
                <w:szCs w:val="18"/>
                <w:lang w:val="en-GB" w:eastAsia="en-GB"/>
              </w:rPr>
              <w:t>⁞</w:t>
            </w:r>
          </w:p>
        </w:tc>
        <w:tc>
          <w:tcPr>
            <w:tcW w:w="433" w:type="dxa"/>
            <w:shd w:val="clear" w:color="auto" w:fill="9BBB59" w:themeFill="accent3"/>
            <w:noWrap/>
            <w:vAlign w:val="bottom"/>
            <w:hideMark/>
          </w:tcPr>
          <w:p w14:paraId="6B5544A5" w14:textId="77777777" w:rsidR="0093216A" w:rsidRPr="00F73620" w:rsidRDefault="002C2842" w:rsidP="00591E06">
            <w:pPr>
              <w:jc w:val="center"/>
              <w:rPr>
                <w:rFonts w:ascii="Calibri" w:eastAsia="Times New Roman" w:hAnsi="Calibri" w:cs="Calibri"/>
                <w:color w:val="000000"/>
                <w:sz w:val="18"/>
                <w:szCs w:val="18"/>
                <w:lang w:val="en-GB" w:eastAsia="en-GB"/>
              </w:rPr>
            </w:pPr>
            <w:r>
              <w:rPr>
                <w:rFonts w:ascii="Calibri" w:eastAsia="Times New Roman" w:hAnsi="Calibri" w:cs="Calibri"/>
                <w:color w:val="000000"/>
                <w:sz w:val="18"/>
                <w:szCs w:val="18"/>
                <w:lang w:val="en-GB" w:eastAsia="en-GB"/>
              </w:rPr>
              <w:t>⁞</w:t>
            </w:r>
          </w:p>
        </w:tc>
        <w:tc>
          <w:tcPr>
            <w:tcW w:w="553" w:type="dxa"/>
            <w:shd w:val="clear" w:color="auto" w:fill="9BBB59" w:themeFill="accent3"/>
            <w:noWrap/>
            <w:vAlign w:val="bottom"/>
            <w:hideMark/>
          </w:tcPr>
          <w:p w14:paraId="413751E5" w14:textId="77777777" w:rsidR="0093216A" w:rsidRPr="00F73620" w:rsidRDefault="002C2842" w:rsidP="00591E06">
            <w:pPr>
              <w:jc w:val="center"/>
              <w:rPr>
                <w:rFonts w:ascii="Calibri" w:eastAsia="Times New Roman" w:hAnsi="Calibri" w:cs="Calibri"/>
                <w:color w:val="000000"/>
                <w:sz w:val="18"/>
                <w:szCs w:val="18"/>
                <w:lang w:val="en-GB" w:eastAsia="en-GB"/>
              </w:rPr>
            </w:pPr>
            <w:r>
              <w:rPr>
                <w:rFonts w:ascii="Calibri" w:eastAsia="Times New Roman" w:hAnsi="Calibri" w:cs="Calibri"/>
                <w:color w:val="000000"/>
                <w:sz w:val="18"/>
                <w:szCs w:val="18"/>
                <w:lang w:val="en-GB" w:eastAsia="en-GB"/>
              </w:rPr>
              <w:t>⁞</w:t>
            </w:r>
          </w:p>
        </w:tc>
        <w:tc>
          <w:tcPr>
            <w:tcW w:w="410" w:type="dxa"/>
            <w:shd w:val="clear" w:color="auto" w:fill="9BBB59" w:themeFill="accent3"/>
            <w:noWrap/>
            <w:vAlign w:val="bottom"/>
            <w:hideMark/>
          </w:tcPr>
          <w:p w14:paraId="024DA406" w14:textId="77777777" w:rsidR="0093216A" w:rsidRPr="00F73620" w:rsidRDefault="002C2842" w:rsidP="00591E06">
            <w:pPr>
              <w:jc w:val="center"/>
              <w:rPr>
                <w:rFonts w:ascii="Calibri" w:eastAsia="Times New Roman" w:hAnsi="Calibri" w:cs="Calibri"/>
                <w:color w:val="000000"/>
                <w:sz w:val="18"/>
                <w:szCs w:val="18"/>
                <w:lang w:val="en-GB" w:eastAsia="en-GB"/>
              </w:rPr>
            </w:pPr>
            <w:r>
              <w:rPr>
                <w:rFonts w:ascii="Calibri" w:eastAsia="Times New Roman" w:hAnsi="Calibri" w:cs="Calibri"/>
                <w:color w:val="000000"/>
                <w:sz w:val="18"/>
                <w:szCs w:val="18"/>
                <w:lang w:val="en-GB" w:eastAsia="en-GB"/>
              </w:rPr>
              <w:t>⁞</w:t>
            </w:r>
          </w:p>
        </w:tc>
        <w:tc>
          <w:tcPr>
            <w:tcW w:w="602" w:type="dxa"/>
            <w:shd w:val="clear" w:color="auto" w:fill="9BBB59" w:themeFill="accent3"/>
            <w:noWrap/>
            <w:vAlign w:val="bottom"/>
            <w:hideMark/>
          </w:tcPr>
          <w:p w14:paraId="779A27E2" w14:textId="77777777" w:rsidR="0093216A" w:rsidRPr="00F73620" w:rsidRDefault="002C2842" w:rsidP="00591E06">
            <w:pPr>
              <w:jc w:val="center"/>
              <w:rPr>
                <w:rFonts w:ascii="Calibri" w:eastAsia="Times New Roman" w:hAnsi="Calibri" w:cs="Calibri"/>
                <w:color w:val="000000"/>
                <w:sz w:val="18"/>
                <w:szCs w:val="18"/>
                <w:lang w:val="en-GB" w:eastAsia="en-GB"/>
              </w:rPr>
            </w:pPr>
            <w:r>
              <w:rPr>
                <w:rFonts w:ascii="Calibri" w:eastAsia="Times New Roman" w:hAnsi="Calibri" w:cs="Calibri"/>
                <w:color w:val="000000"/>
                <w:sz w:val="18"/>
                <w:szCs w:val="18"/>
                <w:lang w:val="en-GB" w:eastAsia="en-GB"/>
              </w:rPr>
              <w:t>⁞</w:t>
            </w:r>
          </w:p>
        </w:tc>
      </w:tr>
      <w:tr w:rsidR="002D1D38" w:rsidRPr="001C53F7" w14:paraId="40BFBDD1" w14:textId="77777777" w:rsidTr="0064252A">
        <w:trPr>
          <w:trHeight w:val="64"/>
        </w:trPr>
        <w:tc>
          <w:tcPr>
            <w:tcW w:w="397" w:type="dxa"/>
            <w:shd w:val="clear" w:color="auto" w:fill="9BBB59" w:themeFill="accent3"/>
            <w:noWrap/>
            <w:vAlign w:val="bottom"/>
          </w:tcPr>
          <w:p w14:paraId="6C442429" w14:textId="77777777" w:rsidR="002D1D38" w:rsidRDefault="002D1D38" w:rsidP="002C2842">
            <w:pPr>
              <w:jc w:val="center"/>
              <w:rPr>
                <w:rFonts w:ascii="Calibri" w:eastAsia="Times New Roman" w:hAnsi="Calibri" w:cs="Calibri"/>
                <w:color w:val="000000"/>
                <w:sz w:val="18"/>
                <w:szCs w:val="18"/>
                <w:lang w:val="en-GB" w:eastAsia="en-GB"/>
              </w:rPr>
            </w:pPr>
          </w:p>
        </w:tc>
        <w:tc>
          <w:tcPr>
            <w:tcW w:w="397" w:type="dxa"/>
            <w:shd w:val="clear" w:color="auto" w:fill="9BBB59" w:themeFill="accent3"/>
            <w:noWrap/>
            <w:vAlign w:val="bottom"/>
          </w:tcPr>
          <w:p w14:paraId="0D2C2864" w14:textId="77777777" w:rsidR="002D1D38" w:rsidRDefault="002D1D38" w:rsidP="002C2842">
            <w:pPr>
              <w:jc w:val="center"/>
              <w:rPr>
                <w:rFonts w:ascii="Calibri" w:eastAsia="Times New Roman" w:hAnsi="Calibri" w:cs="Calibri"/>
                <w:color w:val="000000"/>
                <w:sz w:val="18"/>
                <w:szCs w:val="18"/>
                <w:lang w:val="en-GB" w:eastAsia="en-GB"/>
              </w:rPr>
            </w:pPr>
          </w:p>
        </w:tc>
        <w:tc>
          <w:tcPr>
            <w:tcW w:w="724" w:type="dxa"/>
            <w:shd w:val="clear" w:color="auto" w:fill="9BBB59" w:themeFill="accent3"/>
            <w:noWrap/>
            <w:vAlign w:val="bottom"/>
          </w:tcPr>
          <w:p w14:paraId="72164297" w14:textId="77777777" w:rsidR="002D1D38" w:rsidRDefault="002D1D38" w:rsidP="00591E06">
            <w:pPr>
              <w:jc w:val="center"/>
              <w:rPr>
                <w:rFonts w:ascii="Calibri" w:eastAsia="Times New Roman" w:hAnsi="Calibri" w:cs="Calibri"/>
                <w:color w:val="000000"/>
                <w:sz w:val="18"/>
                <w:szCs w:val="18"/>
                <w:lang w:val="en-GB" w:eastAsia="en-GB"/>
              </w:rPr>
            </w:pPr>
          </w:p>
        </w:tc>
        <w:tc>
          <w:tcPr>
            <w:tcW w:w="917" w:type="dxa"/>
            <w:shd w:val="clear" w:color="auto" w:fill="9BBB59" w:themeFill="accent3"/>
            <w:noWrap/>
            <w:vAlign w:val="bottom"/>
          </w:tcPr>
          <w:p w14:paraId="5B0598E2" w14:textId="77777777" w:rsidR="002D1D38" w:rsidRDefault="002D1D38" w:rsidP="00591E06">
            <w:pPr>
              <w:jc w:val="center"/>
              <w:rPr>
                <w:rFonts w:ascii="Calibri" w:eastAsia="Times New Roman" w:hAnsi="Calibri" w:cs="Calibri"/>
                <w:color w:val="000000"/>
                <w:sz w:val="18"/>
                <w:szCs w:val="18"/>
                <w:lang w:val="en-GB" w:eastAsia="en-GB"/>
              </w:rPr>
            </w:pPr>
          </w:p>
        </w:tc>
        <w:tc>
          <w:tcPr>
            <w:tcW w:w="433" w:type="dxa"/>
            <w:shd w:val="clear" w:color="auto" w:fill="9BBB59" w:themeFill="accent3"/>
            <w:noWrap/>
            <w:vAlign w:val="bottom"/>
          </w:tcPr>
          <w:p w14:paraId="00C703E0" w14:textId="77777777" w:rsidR="002D1D38" w:rsidRDefault="002D1D38" w:rsidP="00591E06">
            <w:pPr>
              <w:jc w:val="center"/>
              <w:rPr>
                <w:rFonts w:ascii="Calibri" w:eastAsia="Times New Roman" w:hAnsi="Calibri" w:cs="Calibri"/>
                <w:color w:val="000000"/>
                <w:sz w:val="18"/>
                <w:szCs w:val="18"/>
                <w:lang w:val="en-GB" w:eastAsia="en-GB"/>
              </w:rPr>
            </w:pPr>
          </w:p>
        </w:tc>
        <w:tc>
          <w:tcPr>
            <w:tcW w:w="553" w:type="dxa"/>
            <w:shd w:val="clear" w:color="auto" w:fill="9BBB59" w:themeFill="accent3"/>
            <w:noWrap/>
            <w:vAlign w:val="bottom"/>
          </w:tcPr>
          <w:p w14:paraId="6DEC5FD2" w14:textId="77777777" w:rsidR="002D1D38" w:rsidRDefault="002D1D38" w:rsidP="00591E06">
            <w:pPr>
              <w:jc w:val="center"/>
              <w:rPr>
                <w:rFonts w:ascii="Calibri" w:eastAsia="Times New Roman" w:hAnsi="Calibri" w:cs="Calibri"/>
                <w:color w:val="000000"/>
                <w:sz w:val="18"/>
                <w:szCs w:val="18"/>
                <w:lang w:val="en-GB" w:eastAsia="en-GB"/>
              </w:rPr>
            </w:pPr>
          </w:p>
        </w:tc>
        <w:tc>
          <w:tcPr>
            <w:tcW w:w="410" w:type="dxa"/>
            <w:shd w:val="clear" w:color="auto" w:fill="9BBB59" w:themeFill="accent3"/>
            <w:noWrap/>
            <w:vAlign w:val="bottom"/>
          </w:tcPr>
          <w:p w14:paraId="2024E504" w14:textId="77777777" w:rsidR="002D1D38" w:rsidRDefault="002D1D38" w:rsidP="00591E06">
            <w:pPr>
              <w:jc w:val="center"/>
              <w:rPr>
                <w:rFonts w:ascii="Calibri" w:eastAsia="Times New Roman" w:hAnsi="Calibri" w:cs="Calibri"/>
                <w:color w:val="000000"/>
                <w:sz w:val="18"/>
                <w:szCs w:val="18"/>
                <w:lang w:val="en-GB" w:eastAsia="en-GB"/>
              </w:rPr>
            </w:pPr>
          </w:p>
        </w:tc>
        <w:tc>
          <w:tcPr>
            <w:tcW w:w="602" w:type="dxa"/>
            <w:shd w:val="clear" w:color="auto" w:fill="9BBB59" w:themeFill="accent3"/>
            <w:noWrap/>
            <w:vAlign w:val="bottom"/>
          </w:tcPr>
          <w:p w14:paraId="427294B5" w14:textId="77777777" w:rsidR="002D1D38" w:rsidRDefault="002D1D38" w:rsidP="00591E06">
            <w:pPr>
              <w:jc w:val="center"/>
              <w:rPr>
                <w:rFonts w:ascii="Calibri" w:eastAsia="Times New Roman" w:hAnsi="Calibri" w:cs="Calibri"/>
                <w:color w:val="000000"/>
                <w:sz w:val="18"/>
                <w:szCs w:val="18"/>
                <w:lang w:val="en-GB" w:eastAsia="en-GB"/>
              </w:rPr>
            </w:pPr>
          </w:p>
        </w:tc>
      </w:tr>
    </w:tbl>
    <w:p w14:paraId="71CB2C0A" w14:textId="77777777" w:rsidR="00AE305D" w:rsidRDefault="00AE305D" w:rsidP="00AE305D"/>
    <w:p w14:paraId="5B3235D2" w14:textId="1890459C" w:rsidR="005E03FE" w:rsidRDefault="005E03FE" w:rsidP="00870E7A">
      <w:pPr>
        <w:pStyle w:val="Heading2"/>
      </w:pPr>
      <w:bookmarkStart w:id="93" w:name="_Toc414112048"/>
      <w:r>
        <w:t>SOLWEIG input files</w:t>
      </w:r>
      <w:bookmarkEnd w:id="93"/>
    </w:p>
    <w:p w14:paraId="30479680" w14:textId="70AD6649" w:rsidR="005E03FE" w:rsidRPr="0002406F" w:rsidRDefault="005E03FE" w:rsidP="005E03FE">
      <w:pPr>
        <w:rPr>
          <w:szCs w:val="26"/>
        </w:rPr>
      </w:pPr>
      <w:r w:rsidRPr="003601D4">
        <w:rPr>
          <w:lang w:val="en-GB"/>
        </w:rPr>
        <w:t xml:space="preserve">If </w:t>
      </w:r>
      <w:r>
        <w:rPr>
          <w:lang w:val="en-GB"/>
        </w:rPr>
        <w:t>the SOLWEIG</w:t>
      </w:r>
      <w:r w:rsidRPr="003601D4">
        <w:rPr>
          <w:lang w:val="en-GB"/>
        </w:rPr>
        <w:t xml:space="preserve"> model </w:t>
      </w:r>
      <w:r>
        <w:rPr>
          <w:lang w:val="en-GB"/>
        </w:rPr>
        <w:t xml:space="preserve">output </w:t>
      </w:r>
      <w:r w:rsidRPr="003601D4">
        <w:rPr>
          <w:lang w:val="en-GB"/>
        </w:rPr>
        <w:t>is used (</w:t>
      </w:r>
      <w:r>
        <w:rPr>
          <w:lang w:val="en-GB"/>
        </w:rPr>
        <w:t>SOLWEIGout</w:t>
      </w:r>
      <w:r w:rsidRPr="003601D4">
        <w:rPr>
          <w:lang w:val="en-GB"/>
        </w:rPr>
        <w:t xml:space="preserve">=1), </w:t>
      </w:r>
      <w:r>
        <w:rPr>
          <w:lang w:val="en-GB"/>
        </w:rPr>
        <w:t xml:space="preserve">spatial data and a SOLWEIGInput.nml file </w:t>
      </w:r>
      <w:r w:rsidRPr="003601D4">
        <w:rPr>
          <w:lang w:val="en-GB"/>
        </w:rPr>
        <w:t xml:space="preserve">needs to be prepared. </w:t>
      </w:r>
      <w:r>
        <w:rPr>
          <w:lang w:val="en-GB"/>
        </w:rPr>
        <w:t xml:space="preserve">The Digital Surface Models (DSMs) as well </w:t>
      </w:r>
      <w:r w:rsidR="0036030E">
        <w:rPr>
          <w:lang w:val="en-GB"/>
        </w:rPr>
        <w:t xml:space="preserve">as </w:t>
      </w:r>
      <w:r>
        <w:rPr>
          <w:lang w:val="en-GB"/>
        </w:rPr>
        <w:t xml:space="preserve">derivatives originating from DSMs, e.g. Sky View Factors (SVF) must have the same spatial resolution and extent. </w:t>
      </w:r>
      <w:r w:rsidR="0036030E">
        <w:rPr>
          <w:lang w:val="en-GB"/>
        </w:rPr>
        <w:t>Since SOLWEIG is a 2D model it will considerably increase computation time and should be used with care.</w:t>
      </w:r>
    </w:p>
    <w:p w14:paraId="456584D7" w14:textId="77777777" w:rsidR="005E03FE" w:rsidRPr="0002406F" w:rsidRDefault="005E03FE" w:rsidP="005E03FE"/>
    <w:p w14:paraId="62A60BDD" w14:textId="22866743" w:rsidR="005E03FE" w:rsidRPr="0064252A" w:rsidRDefault="005E03FE" w:rsidP="005E03FE">
      <w:pPr>
        <w:rPr>
          <w:rFonts w:cs="Times New Roman"/>
          <w:szCs w:val="24"/>
          <w:lang w:val="en-GB"/>
        </w:rPr>
      </w:pPr>
      <w:r w:rsidRPr="001C53F7">
        <w:rPr>
          <w:rFonts w:cs="Times New Roman"/>
          <w:szCs w:val="24"/>
          <w:lang w:val="en-GB"/>
        </w:rPr>
        <w:t xml:space="preserve">Description of choices in </w:t>
      </w:r>
      <w:r>
        <w:rPr>
          <w:rFonts w:cs="Times New Roman"/>
          <w:b/>
          <w:szCs w:val="24"/>
          <w:lang w:val="en-GB"/>
        </w:rPr>
        <w:t>SOLWEIG</w:t>
      </w:r>
      <w:r w:rsidRPr="0064252A">
        <w:rPr>
          <w:rFonts w:cs="Times New Roman"/>
          <w:b/>
          <w:szCs w:val="24"/>
          <w:lang w:val="en-GB"/>
        </w:rPr>
        <w:t>input_file</w:t>
      </w:r>
      <w:r w:rsidRPr="001C53F7">
        <w:rPr>
          <w:rFonts w:cs="Times New Roman"/>
          <w:b/>
          <w:szCs w:val="24"/>
          <w:lang w:val="en-GB"/>
        </w:rPr>
        <w:t>.nml</w:t>
      </w:r>
      <w:r w:rsidRPr="001C53F7">
        <w:rPr>
          <w:rFonts w:cs="Times New Roman"/>
          <w:szCs w:val="24"/>
          <w:lang w:val="en-GB"/>
        </w:rPr>
        <w:t xml:space="preserve"> file. The file can be in any order</w:t>
      </w:r>
      <w:r>
        <w:rPr>
          <w:rFonts w:cs="Times New Roman"/>
          <w:szCs w:val="24"/>
          <w:lang w:val="en-GB"/>
        </w:rPr>
        <w:t>.</w:t>
      </w:r>
    </w:p>
    <w:p w14:paraId="1721FC5F" w14:textId="77777777" w:rsidR="005E03FE" w:rsidRPr="0002406F" w:rsidRDefault="005E03FE" w:rsidP="005E03FE">
      <w:pPr>
        <w:rPr>
          <w:lang w:val="en-GB"/>
        </w:rPr>
      </w:pPr>
    </w:p>
    <w:tbl>
      <w:tblPr>
        <w:tblStyle w:val="MediumGrid1-Accent2"/>
        <w:tblW w:w="9180" w:type="dxa"/>
        <w:tblInd w:w="153" w:type="dxa"/>
        <w:tblCellMar>
          <w:left w:w="11" w:type="dxa"/>
          <w:right w:w="11" w:type="dxa"/>
        </w:tblCellMar>
        <w:tblLook w:val="04A0" w:firstRow="1" w:lastRow="0" w:firstColumn="1" w:lastColumn="0" w:noHBand="0" w:noVBand="1"/>
      </w:tblPr>
      <w:tblGrid>
        <w:gridCol w:w="1545"/>
        <w:gridCol w:w="581"/>
        <w:gridCol w:w="7054"/>
      </w:tblGrid>
      <w:tr w:rsidR="005E03FE" w:rsidRPr="00A64EBF" w14:paraId="7177D3A6" w14:textId="77777777" w:rsidTr="008A7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0DDB8F3F" w14:textId="77777777" w:rsidR="005E03FE" w:rsidRPr="00A64EBF" w:rsidRDefault="005E03FE" w:rsidP="008A71CF">
            <w:pPr>
              <w:rPr>
                <w:rFonts w:cs="Times New Roman"/>
                <w:szCs w:val="20"/>
                <w:lang w:val="en-GB"/>
              </w:rPr>
            </w:pPr>
            <w:r w:rsidRPr="00A64EBF">
              <w:rPr>
                <w:rFonts w:cs="Times New Roman"/>
                <w:szCs w:val="20"/>
                <w:lang w:val="en-GB"/>
              </w:rPr>
              <w:t>Name</w:t>
            </w:r>
          </w:p>
        </w:tc>
        <w:tc>
          <w:tcPr>
            <w:tcW w:w="581" w:type="dxa"/>
          </w:tcPr>
          <w:p w14:paraId="3B132959" w14:textId="77777777" w:rsidR="005E03FE" w:rsidRPr="00A64EBF" w:rsidRDefault="005E03FE" w:rsidP="008A71CF">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A64EBF">
              <w:rPr>
                <w:rFonts w:cs="Times New Roman"/>
                <w:szCs w:val="20"/>
                <w:lang w:val="en-GB"/>
              </w:rPr>
              <w:t>Units</w:t>
            </w:r>
          </w:p>
        </w:tc>
        <w:tc>
          <w:tcPr>
            <w:tcW w:w="7054" w:type="dxa"/>
          </w:tcPr>
          <w:p w14:paraId="6925FD6B" w14:textId="77777777" w:rsidR="005E03FE" w:rsidRPr="00A64EBF" w:rsidRDefault="005E03FE" w:rsidP="008A71CF">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A64EBF">
              <w:rPr>
                <w:rFonts w:cs="Times New Roman"/>
                <w:szCs w:val="20"/>
                <w:lang w:val="en-GB"/>
              </w:rPr>
              <w:t>Explanation/Details/ Description</w:t>
            </w:r>
          </w:p>
        </w:tc>
      </w:tr>
      <w:tr w:rsidR="005E03FE" w:rsidRPr="001C53F7" w14:paraId="397A942E"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1CFF8915" w14:textId="77777777" w:rsidR="005E03FE" w:rsidRPr="003A0EA2" w:rsidRDefault="005E03FE" w:rsidP="008A71CF">
            <w:pPr>
              <w:rPr>
                <w:rFonts w:eastAsia="Times New Roman" w:cs="Calibri"/>
                <w:b w:val="0"/>
                <w:i/>
                <w:color w:val="000000"/>
                <w:szCs w:val="20"/>
                <w:lang w:val="en-GB" w:eastAsia="en-GB"/>
              </w:rPr>
            </w:pPr>
            <w:r w:rsidRPr="00802718">
              <w:rPr>
                <w:rFonts w:eastAsia="Times New Roman" w:cs="Calibri"/>
                <w:b w:val="0"/>
                <w:i/>
                <w:color w:val="000000"/>
                <w:szCs w:val="20"/>
                <w:lang w:val="en-GB" w:eastAsia="en-GB"/>
              </w:rPr>
              <w:t>Posture</w:t>
            </w:r>
          </w:p>
        </w:tc>
        <w:tc>
          <w:tcPr>
            <w:tcW w:w="581" w:type="dxa"/>
            <w:vAlign w:val="center"/>
          </w:tcPr>
          <w:p w14:paraId="123AB530" w14:textId="77777777" w:rsidR="005E03FE" w:rsidRPr="001C53F7" w:rsidRDefault="005E03FE" w:rsidP="008A71CF">
            <w:pPr>
              <w:jc w:val="cente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eastAsia="Times New Roman" w:cs="Times New Roman"/>
                <w:color w:val="000000"/>
                <w:szCs w:val="20"/>
                <w:lang w:eastAsia="fi-FI"/>
              </w:rPr>
              <w:t>-</w:t>
            </w:r>
          </w:p>
        </w:tc>
        <w:tc>
          <w:tcPr>
            <w:tcW w:w="7054" w:type="dxa"/>
          </w:tcPr>
          <w:p w14:paraId="71459BA5" w14:textId="77777777" w:rsidR="005E03FE" w:rsidRPr="00CD250B"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r w:rsidRPr="00CD250B">
              <w:rPr>
                <w:rFonts w:eastAsia="Times New Roman" w:cs="Times New Roman"/>
                <w:color w:val="000000"/>
                <w:szCs w:val="20"/>
                <w:lang w:val="en-GB" w:eastAsia="fi-FI"/>
              </w:rPr>
              <w:t xml:space="preserve">Determines </w:t>
            </w:r>
            <w:r>
              <w:rPr>
                <w:rFonts w:eastAsia="Times New Roman" w:cs="Times New Roman"/>
                <w:color w:val="000000"/>
                <w:szCs w:val="20"/>
                <w:lang w:val="en-GB" w:eastAsia="fi-FI"/>
              </w:rPr>
              <w:t>the posture of a human for which the radiant fluxes should be considered</w:t>
            </w:r>
          </w:p>
          <w:tbl>
            <w:tblPr>
              <w:tblStyle w:val="TableGrid"/>
              <w:tblW w:w="0" w:type="auto"/>
              <w:tblLook w:val="04A0" w:firstRow="1" w:lastRow="0" w:firstColumn="1" w:lastColumn="0" w:noHBand="0" w:noVBand="1"/>
            </w:tblPr>
            <w:tblGrid>
              <w:gridCol w:w="760"/>
              <w:gridCol w:w="5157"/>
            </w:tblGrid>
            <w:tr w:rsidR="005E03FE" w:rsidRPr="001C53F7" w14:paraId="6A323D43" w14:textId="77777777" w:rsidTr="008A71CF">
              <w:tc>
                <w:tcPr>
                  <w:tcW w:w="760" w:type="dxa"/>
                </w:tcPr>
                <w:p w14:paraId="16710566"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08E8E8A8"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0279C0" w14:paraId="25865E4F" w14:textId="77777777" w:rsidTr="008A71CF">
              <w:tc>
                <w:tcPr>
                  <w:tcW w:w="760" w:type="dxa"/>
                </w:tcPr>
                <w:p w14:paraId="24651114"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544CE8A8" w14:textId="77777777" w:rsidR="005E03FE" w:rsidRPr="00C66064" w:rsidRDefault="005E03FE" w:rsidP="008A71CF">
                  <w:pPr>
                    <w:rPr>
                      <w:b/>
                      <w:szCs w:val="20"/>
                      <w:lang w:eastAsia="ja-JP"/>
                    </w:rPr>
                  </w:pPr>
                  <w:r>
                    <w:rPr>
                      <w:szCs w:val="20"/>
                      <w:lang w:eastAsia="fi-FI"/>
                    </w:rPr>
                    <w:t>Standing (default)</w:t>
                  </w:r>
                </w:p>
              </w:tc>
            </w:tr>
            <w:tr w:rsidR="005E03FE" w:rsidRPr="000279C0" w14:paraId="1CA087BA" w14:textId="77777777" w:rsidTr="008A71CF">
              <w:tc>
                <w:tcPr>
                  <w:tcW w:w="760" w:type="dxa"/>
                </w:tcPr>
                <w:p w14:paraId="2EDCB80B"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2</w:t>
                  </w:r>
                </w:p>
              </w:tc>
              <w:tc>
                <w:tcPr>
                  <w:tcW w:w="5157" w:type="dxa"/>
                </w:tcPr>
                <w:p w14:paraId="648D5270"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Sitting</w:t>
                  </w:r>
                </w:p>
              </w:tc>
            </w:tr>
          </w:tbl>
          <w:p w14:paraId="5583B9C5" w14:textId="77777777" w:rsidR="005E03FE" w:rsidRPr="001C53F7" w:rsidRDefault="005E03FE" w:rsidP="008A71CF">
            <w:pPr>
              <w:jc w:val="right"/>
              <w:cnfStyle w:val="000000100000" w:firstRow="0" w:lastRow="0" w:firstColumn="0" w:lastColumn="0" w:oddVBand="0" w:evenVBand="0" w:oddHBand="1" w:evenHBand="0" w:firstRowFirstColumn="0" w:firstRowLastColumn="0" w:lastRowFirstColumn="0" w:lastRowLastColumn="0"/>
              <w:rPr>
                <w:b/>
                <w:szCs w:val="20"/>
              </w:rPr>
            </w:pPr>
          </w:p>
        </w:tc>
      </w:tr>
      <w:tr w:rsidR="005E03FE" w:rsidRPr="001C53F7" w14:paraId="6F0BFFCE"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2E938BD8" w14:textId="77777777" w:rsidR="005E03FE" w:rsidRPr="00802718" w:rsidRDefault="005E03FE" w:rsidP="008A71CF">
            <w:pPr>
              <w:rPr>
                <w:rFonts w:eastAsia="Times New Roman" w:cs="Calibri"/>
                <w:i/>
                <w:color w:val="000000"/>
                <w:szCs w:val="20"/>
                <w:lang w:val="en-GB" w:eastAsia="en-GB"/>
              </w:rPr>
            </w:pPr>
            <w:r>
              <w:rPr>
                <w:rFonts w:eastAsia="Times New Roman" w:cs="Calibri"/>
                <w:b w:val="0"/>
                <w:i/>
                <w:color w:val="000000"/>
                <w:szCs w:val="20"/>
                <w:lang w:val="en-GB" w:eastAsia="en-GB"/>
              </w:rPr>
              <w:t>absL</w:t>
            </w:r>
          </w:p>
        </w:tc>
        <w:tc>
          <w:tcPr>
            <w:tcW w:w="581" w:type="dxa"/>
            <w:vAlign w:val="center"/>
          </w:tcPr>
          <w:p w14:paraId="6D689CDB"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4292"/>
            </w:tblGrid>
            <w:tr w:rsidR="005E03FE" w:rsidRPr="00F936DC" w14:paraId="4C3AC992" w14:textId="77777777" w:rsidTr="008A71CF">
              <w:tc>
                <w:tcPr>
                  <w:tcW w:w="0" w:type="auto"/>
                </w:tcPr>
                <w:p w14:paraId="61567105" w14:textId="77777777" w:rsidR="005E03FE" w:rsidRPr="00460E23" w:rsidRDefault="005E03FE" w:rsidP="008A71CF">
                  <w:pPr>
                    <w:rPr>
                      <w:rFonts w:eastAsia="Times New Roman" w:cs="Times New Roman"/>
                      <w:color w:val="000000"/>
                      <w:szCs w:val="20"/>
                      <w:lang w:eastAsia="fi-FI"/>
                    </w:rPr>
                  </w:pPr>
                  <w:r w:rsidRPr="00802718">
                    <w:rPr>
                      <w:rFonts w:eastAsia="Times New Roman" w:cs="Times New Roman"/>
                      <w:color w:val="000000"/>
                      <w:szCs w:val="20"/>
                      <w:lang w:eastAsia="fi-FI"/>
                    </w:rPr>
                    <w:t>Absorption coefficient of longwave radiation of a person</w:t>
                  </w:r>
                  <w:r>
                    <w:rPr>
                      <w:rFonts w:eastAsia="Times New Roman" w:cs="Times New Roman"/>
                      <w:color w:val="000000"/>
                      <w:szCs w:val="20"/>
                      <w:lang w:eastAsia="fi-FI"/>
                    </w:rPr>
                    <w:t>.</w:t>
                  </w:r>
                </w:p>
              </w:tc>
            </w:tr>
            <w:tr w:rsidR="005E03FE" w:rsidRPr="00A64EBF" w14:paraId="58702FD4" w14:textId="77777777" w:rsidTr="008A71CF">
              <w:tc>
                <w:tcPr>
                  <w:tcW w:w="0" w:type="auto"/>
                  <w:shd w:val="clear" w:color="auto" w:fill="9BBB59" w:themeFill="accent3"/>
                </w:tcPr>
                <w:p w14:paraId="0653D071" w14:textId="77777777" w:rsidR="005E03FE" w:rsidRPr="00A64EBF" w:rsidRDefault="005E03FE" w:rsidP="008A71CF">
                  <w:pPr>
                    <w:rPr>
                      <w:rFonts w:eastAsia="Times New Roman" w:cs="Times New Roman"/>
                      <w:color w:val="000000"/>
                      <w:szCs w:val="20"/>
                      <w:lang w:eastAsia="fi-FI"/>
                    </w:rPr>
                  </w:pPr>
                  <w:proofErr w:type="gramStart"/>
                  <w:r>
                    <w:rPr>
                      <w:szCs w:val="20"/>
                    </w:rPr>
                    <w:t xml:space="preserve">0.97  </w:t>
                  </w:r>
                  <w:r w:rsidRPr="007F27C0">
                    <w:rPr>
                      <w:rFonts w:cs="Times New Roman"/>
                      <w:b/>
                      <w:color w:val="000000"/>
                      <w:szCs w:val="20"/>
                      <w:lang w:eastAsia="ja-JP"/>
                    </w:rPr>
                    <w:t>Recommended</w:t>
                  </w:r>
                  <w:proofErr w:type="gramEnd"/>
                  <w:r w:rsidRPr="007F27C0">
                    <w:rPr>
                      <w:rFonts w:cs="Times New Roman"/>
                      <w:b/>
                      <w:color w:val="000000"/>
                      <w:szCs w:val="20"/>
                      <w:lang w:eastAsia="ja-JP"/>
                    </w:rPr>
                    <w:t>.</w:t>
                  </w:r>
                </w:p>
              </w:tc>
            </w:tr>
          </w:tbl>
          <w:p w14:paraId="62E7BB5E" w14:textId="77777777" w:rsidR="005E03FE" w:rsidRPr="00CD250B"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val="en-GB" w:eastAsia="fi-FI"/>
              </w:rPr>
            </w:pPr>
          </w:p>
        </w:tc>
      </w:tr>
      <w:tr w:rsidR="005E03FE" w:rsidRPr="001C53F7" w14:paraId="208DA4FD"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3A6168F0" w14:textId="77777777" w:rsidR="005E03FE" w:rsidRDefault="005E03FE" w:rsidP="008A71CF">
            <w:pPr>
              <w:rPr>
                <w:rFonts w:eastAsia="Times New Roman" w:cs="Calibri"/>
                <w:b w:val="0"/>
                <w:i/>
                <w:color w:val="000000"/>
                <w:szCs w:val="20"/>
                <w:lang w:val="en-GB" w:eastAsia="en-GB"/>
              </w:rPr>
            </w:pPr>
            <w:r>
              <w:rPr>
                <w:rFonts w:eastAsia="Times New Roman" w:cs="Calibri"/>
                <w:b w:val="0"/>
                <w:i/>
                <w:color w:val="000000"/>
                <w:szCs w:val="20"/>
                <w:lang w:val="en-GB" w:eastAsia="en-GB"/>
              </w:rPr>
              <w:t>absK</w:t>
            </w:r>
          </w:p>
        </w:tc>
        <w:tc>
          <w:tcPr>
            <w:tcW w:w="581" w:type="dxa"/>
            <w:vAlign w:val="center"/>
          </w:tcPr>
          <w:p w14:paraId="460396A1"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4301"/>
            </w:tblGrid>
            <w:tr w:rsidR="005E03FE" w:rsidRPr="00F936DC" w14:paraId="7D0DA1DE" w14:textId="77777777" w:rsidTr="008A71CF">
              <w:tc>
                <w:tcPr>
                  <w:tcW w:w="0" w:type="auto"/>
                </w:tcPr>
                <w:p w14:paraId="12B6775B" w14:textId="77777777" w:rsidR="005E03FE" w:rsidRPr="00460E23" w:rsidRDefault="005E03FE" w:rsidP="008A71CF">
                  <w:pPr>
                    <w:rPr>
                      <w:rFonts w:eastAsia="Times New Roman" w:cs="Times New Roman"/>
                      <w:color w:val="000000"/>
                      <w:szCs w:val="20"/>
                      <w:lang w:eastAsia="fi-FI"/>
                    </w:rPr>
                  </w:pPr>
                  <w:r w:rsidRPr="00802718">
                    <w:rPr>
                      <w:rFonts w:eastAsia="Times New Roman" w:cs="Times New Roman"/>
                      <w:color w:val="000000"/>
                      <w:szCs w:val="20"/>
                      <w:lang w:eastAsia="fi-FI"/>
                    </w:rPr>
                    <w:t>Absorption coefficient of shortwave radiation of a person</w:t>
                  </w:r>
                </w:p>
              </w:tc>
            </w:tr>
            <w:tr w:rsidR="005E03FE" w:rsidRPr="00A64EBF" w14:paraId="341B229B" w14:textId="77777777" w:rsidTr="008A71CF">
              <w:tc>
                <w:tcPr>
                  <w:tcW w:w="0" w:type="auto"/>
                  <w:shd w:val="clear" w:color="auto" w:fill="9BBB59" w:themeFill="accent3"/>
                </w:tcPr>
                <w:p w14:paraId="0F07AA40" w14:textId="77777777" w:rsidR="005E03FE" w:rsidRPr="00A64EBF" w:rsidRDefault="005E03FE" w:rsidP="008A71CF">
                  <w:pPr>
                    <w:rPr>
                      <w:rFonts w:eastAsia="Times New Roman" w:cs="Times New Roman"/>
                      <w:color w:val="000000"/>
                      <w:szCs w:val="20"/>
                      <w:lang w:eastAsia="fi-FI"/>
                    </w:rPr>
                  </w:pPr>
                  <w:proofErr w:type="gramStart"/>
                  <w:r>
                    <w:rPr>
                      <w:szCs w:val="20"/>
                    </w:rPr>
                    <w:t xml:space="preserve">0.70  </w:t>
                  </w:r>
                  <w:r w:rsidRPr="007F27C0">
                    <w:rPr>
                      <w:rFonts w:cs="Times New Roman"/>
                      <w:b/>
                      <w:color w:val="000000"/>
                      <w:szCs w:val="20"/>
                      <w:lang w:eastAsia="ja-JP"/>
                    </w:rPr>
                    <w:t>Recommended</w:t>
                  </w:r>
                  <w:proofErr w:type="gramEnd"/>
                  <w:r w:rsidRPr="007F27C0">
                    <w:rPr>
                      <w:rFonts w:cs="Times New Roman"/>
                      <w:b/>
                      <w:color w:val="000000"/>
                      <w:szCs w:val="20"/>
                      <w:lang w:eastAsia="ja-JP"/>
                    </w:rPr>
                    <w:t>.</w:t>
                  </w:r>
                </w:p>
              </w:tc>
            </w:tr>
          </w:tbl>
          <w:p w14:paraId="100B677B" w14:textId="77777777" w:rsidR="005E03FE" w:rsidRPr="00875A22"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val="en-GB" w:eastAsia="fi-FI"/>
              </w:rPr>
            </w:pPr>
          </w:p>
        </w:tc>
      </w:tr>
      <w:tr w:rsidR="005E03FE" w:rsidRPr="001C53F7" w14:paraId="53BA6AA5"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74FF4670" w14:textId="77777777" w:rsidR="005E03FE" w:rsidRDefault="005E03FE" w:rsidP="008A71CF">
            <w:pPr>
              <w:rPr>
                <w:rFonts w:eastAsia="Times New Roman" w:cs="Calibri"/>
                <w:b w:val="0"/>
                <w:i/>
                <w:color w:val="000000"/>
                <w:szCs w:val="20"/>
                <w:lang w:val="en-GB" w:eastAsia="en-GB"/>
              </w:rPr>
            </w:pPr>
            <w:r w:rsidRPr="00802718">
              <w:rPr>
                <w:rFonts w:eastAsia="Times New Roman" w:cs="Calibri"/>
                <w:b w:val="0"/>
                <w:i/>
                <w:color w:val="000000"/>
                <w:szCs w:val="20"/>
                <w:lang w:val="en-GB" w:eastAsia="en-GB"/>
              </w:rPr>
              <w:t>heightgravity</w:t>
            </w:r>
          </w:p>
        </w:tc>
        <w:tc>
          <w:tcPr>
            <w:tcW w:w="581" w:type="dxa"/>
            <w:vAlign w:val="center"/>
          </w:tcPr>
          <w:p w14:paraId="003E304D"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m</w:t>
            </w:r>
          </w:p>
        </w:tc>
        <w:tc>
          <w:tcPr>
            <w:tcW w:w="7054" w:type="dxa"/>
          </w:tcPr>
          <w:tbl>
            <w:tblPr>
              <w:tblStyle w:val="TableGrid"/>
              <w:tblW w:w="0" w:type="auto"/>
              <w:tblLook w:val="04A0" w:firstRow="1" w:lastRow="0" w:firstColumn="1" w:lastColumn="0" w:noHBand="0" w:noVBand="1"/>
            </w:tblPr>
            <w:tblGrid>
              <w:gridCol w:w="3270"/>
            </w:tblGrid>
            <w:tr w:rsidR="005E03FE" w:rsidRPr="00F936DC" w14:paraId="751E7361" w14:textId="77777777" w:rsidTr="008A71CF">
              <w:tc>
                <w:tcPr>
                  <w:tcW w:w="0" w:type="auto"/>
                </w:tcPr>
                <w:p w14:paraId="6CCFA5F4" w14:textId="77777777" w:rsidR="005E03FE" w:rsidRPr="00460E23" w:rsidRDefault="005E03FE" w:rsidP="008A71CF">
                  <w:pPr>
                    <w:rPr>
                      <w:rFonts w:eastAsia="Times New Roman" w:cs="Times New Roman"/>
                      <w:color w:val="000000"/>
                      <w:szCs w:val="20"/>
                      <w:lang w:eastAsia="fi-FI"/>
                    </w:rPr>
                  </w:pPr>
                  <w:r w:rsidRPr="00802718">
                    <w:rPr>
                      <w:rFonts w:eastAsia="Times New Roman" w:cs="Times New Roman"/>
                      <w:color w:val="000000"/>
                      <w:szCs w:val="20"/>
                      <w:lang w:eastAsia="fi-FI"/>
                    </w:rPr>
                    <w:t>Center of gravity for a person</w:t>
                  </w:r>
                </w:p>
              </w:tc>
            </w:tr>
            <w:tr w:rsidR="005E03FE" w:rsidRPr="00A64EBF" w14:paraId="47DF09D0" w14:textId="77777777" w:rsidTr="008A71CF">
              <w:tc>
                <w:tcPr>
                  <w:tcW w:w="0" w:type="auto"/>
                  <w:shd w:val="clear" w:color="auto" w:fill="9BBB59" w:themeFill="accent3"/>
                </w:tcPr>
                <w:p w14:paraId="2C3D547D" w14:textId="77777777" w:rsidR="005E03FE" w:rsidRPr="00A64EBF" w:rsidRDefault="005E03FE" w:rsidP="008A71CF">
                  <w:pPr>
                    <w:rPr>
                      <w:rFonts w:eastAsia="Times New Roman" w:cs="Times New Roman"/>
                      <w:color w:val="000000"/>
                      <w:szCs w:val="20"/>
                      <w:lang w:eastAsia="fi-FI"/>
                    </w:rPr>
                  </w:pPr>
                  <w:proofErr w:type="gramStart"/>
                  <w:r>
                    <w:rPr>
                      <w:szCs w:val="20"/>
                    </w:rPr>
                    <w:t xml:space="preserve">1.1  </w:t>
                  </w:r>
                  <w:r w:rsidRPr="007F27C0">
                    <w:rPr>
                      <w:rFonts w:cs="Times New Roman"/>
                      <w:b/>
                      <w:color w:val="000000"/>
                      <w:szCs w:val="20"/>
                      <w:lang w:eastAsia="ja-JP"/>
                    </w:rPr>
                    <w:t>Recommended</w:t>
                  </w:r>
                  <w:proofErr w:type="gramEnd"/>
                  <w:r>
                    <w:rPr>
                      <w:rFonts w:cs="Times New Roman"/>
                      <w:b/>
                      <w:color w:val="000000"/>
                      <w:szCs w:val="20"/>
                      <w:lang w:eastAsia="ja-JP"/>
                    </w:rPr>
                    <w:t xml:space="preserve"> for a standing man</w:t>
                  </w:r>
                  <w:r w:rsidRPr="007F27C0">
                    <w:rPr>
                      <w:rFonts w:cs="Times New Roman"/>
                      <w:b/>
                      <w:color w:val="000000"/>
                      <w:szCs w:val="20"/>
                      <w:lang w:eastAsia="ja-JP"/>
                    </w:rPr>
                    <w:t>.</w:t>
                  </w:r>
                </w:p>
              </w:tc>
            </w:tr>
          </w:tbl>
          <w:p w14:paraId="52885890" w14:textId="77777777" w:rsidR="005E03FE" w:rsidRPr="00802718"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p>
        </w:tc>
      </w:tr>
      <w:tr w:rsidR="005E03FE" w:rsidRPr="001C53F7" w14:paraId="36891763"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319A3015" w14:textId="77777777" w:rsidR="005E03FE" w:rsidRDefault="005E03FE" w:rsidP="008A71CF">
            <w:pPr>
              <w:rPr>
                <w:rFonts w:eastAsia="Times New Roman" w:cs="Calibri"/>
                <w:b w:val="0"/>
                <w:i/>
                <w:color w:val="000000"/>
                <w:szCs w:val="20"/>
                <w:lang w:val="en-GB" w:eastAsia="en-GB"/>
              </w:rPr>
            </w:pPr>
            <w:r w:rsidRPr="00802718">
              <w:rPr>
                <w:rFonts w:eastAsia="Times New Roman" w:cs="Calibri"/>
                <w:b w:val="0"/>
                <w:i/>
                <w:color w:val="000000"/>
                <w:szCs w:val="20"/>
                <w:lang w:val="en-GB" w:eastAsia="en-GB"/>
              </w:rPr>
              <w:t>usevegdem</w:t>
            </w:r>
          </w:p>
        </w:tc>
        <w:tc>
          <w:tcPr>
            <w:tcW w:w="581" w:type="dxa"/>
            <w:vAlign w:val="center"/>
          </w:tcPr>
          <w:p w14:paraId="03335DF0"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116AF081" w14:textId="77777777" w:rsidTr="008A71CF">
              <w:tc>
                <w:tcPr>
                  <w:tcW w:w="760" w:type="dxa"/>
                </w:tcPr>
                <w:p w14:paraId="64A77E87"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08ADDFAF"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434EF512" w14:textId="77777777" w:rsidTr="008A71CF">
              <w:tc>
                <w:tcPr>
                  <w:tcW w:w="760" w:type="dxa"/>
                </w:tcPr>
                <w:p w14:paraId="4E99339E"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665E1B6C" w14:textId="77777777" w:rsidR="005E03FE" w:rsidRPr="00C66064" w:rsidRDefault="005E03FE" w:rsidP="008A71CF">
                  <w:pPr>
                    <w:rPr>
                      <w:b/>
                      <w:szCs w:val="20"/>
                      <w:lang w:eastAsia="ja-JP"/>
                    </w:rPr>
                  </w:pPr>
                  <w:r>
                    <w:rPr>
                      <w:szCs w:val="20"/>
                      <w:lang w:eastAsia="fi-FI"/>
                    </w:rPr>
                    <w:t>Vegetation scheme is active (Lindberg and Grimmond 2011)</w:t>
                  </w:r>
                </w:p>
              </w:tc>
            </w:tr>
            <w:tr w:rsidR="005E03FE" w:rsidRPr="008764C7" w14:paraId="378C8A71" w14:textId="77777777" w:rsidTr="008A71CF">
              <w:tc>
                <w:tcPr>
                  <w:tcW w:w="760" w:type="dxa"/>
                </w:tcPr>
                <w:p w14:paraId="471C9086"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2</w:t>
                  </w:r>
                </w:p>
              </w:tc>
              <w:tc>
                <w:tcPr>
                  <w:tcW w:w="5157" w:type="dxa"/>
                </w:tcPr>
                <w:p w14:paraId="2DE14E7B"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No vegetation scheme is used</w:t>
                  </w:r>
                </w:p>
              </w:tc>
            </w:tr>
          </w:tbl>
          <w:p w14:paraId="25A7EF03" w14:textId="77777777" w:rsidR="005E03FE" w:rsidRPr="00802718"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p>
        </w:tc>
      </w:tr>
      <w:tr w:rsidR="005E03FE" w:rsidRPr="001C53F7" w14:paraId="234039F0"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44530DE0" w14:textId="77777777" w:rsidR="005E03FE" w:rsidRDefault="005E03FE" w:rsidP="008A71CF">
            <w:pPr>
              <w:rPr>
                <w:rFonts w:eastAsia="Times New Roman" w:cs="Calibri"/>
                <w:b w:val="0"/>
                <w:i/>
                <w:color w:val="000000"/>
                <w:szCs w:val="20"/>
                <w:lang w:val="en-GB" w:eastAsia="en-GB"/>
              </w:rPr>
            </w:pPr>
            <w:r>
              <w:rPr>
                <w:rFonts w:eastAsia="Times New Roman" w:cs="Calibri"/>
                <w:b w:val="0"/>
                <w:i/>
                <w:color w:val="000000"/>
                <w:szCs w:val="20"/>
                <w:lang w:val="en-GB" w:eastAsia="en-GB"/>
              </w:rPr>
              <w:t>DSMPath</w:t>
            </w:r>
          </w:p>
        </w:tc>
        <w:tc>
          <w:tcPr>
            <w:tcW w:w="581" w:type="dxa"/>
            <w:vAlign w:val="center"/>
          </w:tcPr>
          <w:p w14:paraId="41482D35"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p w14:paraId="08FB1423" w14:textId="77777777" w:rsidR="005E03FE" w:rsidRPr="00802718"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Path to Digital Surface Models (DSM).</w:t>
            </w:r>
          </w:p>
        </w:tc>
      </w:tr>
      <w:tr w:rsidR="005E03FE" w:rsidRPr="001C53F7" w14:paraId="7F9B3405"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71FB8101" w14:textId="77777777" w:rsidR="005E03FE" w:rsidRDefault="005E03FE" w:rsidP="008A71CF">
            <w:pPr>
              <w:rPr>
                <w:rFonts w:eastAsia="Times New Roman" w:cs="Calibri"/>
                <w:b w:val="0"/>
                <w:i/>
                <w:color w:val="000000"/>
                <w:szCs w:val="20"/>
                <w:lang w:val="en-GB" w:eastAsia="en-GB"/>
              </w:rPr>
            </w:pPr>
            <w:r w:rsidRPr="00802718">
              <w:rPr>
                <w:rFonts w:eastAsia="Times New Roman" w:cs="Calibri"/>
                <w:b w:val="0"/>
                <w:i/>
                <w:color w:val="000000"/>
                <w:szCs w:val="20"/>
                <w:lang w:val="en-GB" w:eastAsia="en-GB"/>
              </w:rPr>
              <w:t>DSMname</w:t>
            </w:r>
          </w:p>
        </w:tc>
        <w:tc>
          <w:tcPr>
            <w:tcW w:w="581" w:type="dxa"/>
            <w:vAlign w:val="center"/>
          </w:tcPr>
          <w:p w14:paraId="5890F4E1"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p w14:paraId="4C0F3CC5" w14:textId="77777777" w:rsidR="005E03FE" w:rsidRPr="00802718"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Ground and Building DSM</w:t>
            </w:r>
          </w:p>
        </w:tc>
      </w:tr>
      <w:tr w:rsidR="005E03FE" w:rsidRPr="001C53F7" w14:paraId="0600CE4F"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00279796" w14:textId="77777777" w:rsidR="005E03FE" w:rsidRPr="0002406F" w:rsidRDefault="005E03FE" w:rsidP="008A71CF">
            <w:pPr>
              <w:rPr>
                <w:rFonts w:eastAsia="Times New Roman" w:cs="Calibri"/>
                <w:b w:val="0"/>
                <w:i/>
                <w:color w:val="000000"/>
                <w:szCs w:val="20"/>
                <w:lang w:val="en-GB" w:eastAsia="en-GB"/>
              </w:rPr>
            </w:pPr>
            <w:r w:rsidRPr="00875644">
              <w:rPr>
                <w:rFonts w:eastAsia="Times New Roman" w:cs="Calibri"/>
                <w:i/>
                <w:color w:val="000000"/>
                <w:szCs w:val="20"/>
                <w:lang w:val="en-GB" w:eastAsia="en-GB"/>
              </w:rPr>
              <w:t>CDSMname</w:t>
            </w:r>
          </w:p>
        </w:tc>
        <w:tc>
          <w:tcPr>
            <w:tcW w:w="581" w:type="dxa"/>
            <w:vAlign w:val="center"/>
          </w:tcPr>
          <w:p w14:paraId="09EEFB09"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p w14:paraId="30213BD3"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Vegetation c</w:t>
            </w:r>
            <w:r w:rsidRPr="00875644">
              <w:rPr>
                <w:rFonts w:eastAsia="Times New Roman" w:cs="Times New Roman"/>
                <w:color w:val="000000"/>
                <w:szCs w:val="20"/>
                <w:lang w:eastAsia="fi-FI"/>
              </w:rPr>
              <w:t>anopy DSM</w:t>
            </w:r>
          </w:p>
        </w:tc>
      </w:tr>
      <w:tr w:rsidR="005E03FE" w:rsidRPr="001C53F7" w14:paraId="1F6E51C1"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67F76DEC" w14:textId="77777777" w:rsidR="005E03FE" w:rsidRPr="0002406F" w:rsidRDefault="005E03FE" w:rsidP="008A71CF">
            <w:pPr>
              <w:rPr>
                <w:rFonts w:eastAsia="Times New Roman" w:cs="Calibri"/>
                <w:b w:val="0"/>
                <w:i/>
                <w:color w:val="000000"/>
                <w:szCs w:val="20"/>
                <w:lang w:val="en-GB" w:eastAsia="en-GB"/>
              </w:rPr>
            </w:pPr>
            <w:r w:rsidRPr="00875644">
              <w:rPr>
                <w:rFonts w:eastAsia="Times New Roman" w:cs="Calibri"/>
                <w:i/>
                <w:color w:val="000000"/>
                <w:szCs w:val="20"/>
                <w:lang w:val="en-GB" w:eastAsia="en-GB"/>
              </w:rPr>
              <w:t>TDSMname</w:t>
            </w:r>
          </w:p>
        </w:tc>
        <w:tc>
          <w:tcPr>
            <w:tcW w:w="581" w:type="dxa"/>
            <w:vAlign w:val="center"/>
          </w:tcPr>
          <w:p w14:paraId="1A40E84A"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p w14:paraId="471C301B"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Vegetation t</w:t>
            </w:r>
            <w:r w:rsidRPr="00875644">
              <w:rPr>
                <w:rFonts w:eastAsia="Times New Roman" w:cs="Times New Roman"/>
                <w:color w:val="000000"/>
                <w:szCs w:val="20"/>
                <w:lang w:eastAsia="fi-FI"/>
              </w:rPr>
              <w:t>runk zone DSM</w:t>
            </w:r>
          </w:p>
        </w:tc>
      </w:tr>
      <w:tr w:rsidR="005E03FE" w:rsidRPr="001C53F7" w14:paraId="1516D81F"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664319B3" w14:textId="77777777" w:rsidR="005E03FE" w:rsidRPr="0002406F" w:rsidRDefault="005E03FE" w:rsidP="008A71CF">
            <w:pPr>
              <w:rPr>
                <w:rFonts w:eastAsia="Times New Roman" w:cs="Calibri"/>
                <w:b w:val="0"/>
                <w:i/>
                <w:color w:val="000000"/>
                <w:szCs w:val="20"/>
                <w:lang w:val="en-GB" w:eastAsia="en-GB"/>
              </w:rPr>
            </w:pPr>
            <w:r w:rsidRPr="00875644">
              <w:rPr>
                <w:rFonts w:eastAsia="Times New Roman" w:cs="Calibri"/>
                <w:i/>
                <w:color w:val="000000"/>
                <w:szCs w:val="20"/>
                <w:lang w:val="en-GB" w:eastAsia="en-GB"/>
              </w:rPr>
              <w:t>TransMin</w:t>
            </w:r>
          </w:p>
        </w:tc>
        <w:tc>
          <w:tcPr>
            <w:tcW w:w="581" w:type="dxa"/>
            <w:vAlign w:val="center"/>
          </w:tcPr>
          <w:p w14:paraId="373DD7E5"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4301"/>
            </w:tblGrid>
            <w:tr w:rsidR="005E03FE" w:rsidRPr="00F936DC" w14:paraId="6CF24608" w14:textId="77777777" w:rsidTr="008A71CF">
              <w:tc>
                <w:tcPr>
                  <w:tcW w:w="0" w:type="auto"/>
                </w:tcPr>
                <w:p w14:paraId="5A904D4C" w14:textId="77777777" w:rsidR="005E03FE" w:rsidRPr="00460E23" w:rsidRDefault="005E03FE" w:rsidP="008A71CF">
                  <w:pPr>
                    <w:rPr>
                      <w:rFonts w:eastAsia="Times New Roman" w:cs="Times New Roman"/>
                      <w:color w:val="000000"/>
                      <w:szCs w:val="20"/>
                      <w:lang w:eastAsia="fi-FI"/>
                    </w:rPr>
                  </w:pPr>
                  <w:r w:rsidRPr="00875644">
                    <w:rPr>
                      <w:rFonts w:eastAsia="Times New Roman" w:cs="Times New Roman"/>
                      <w:color w:val="000000"/>
                      <w:szCs w:val="20"/>
                      <w:lang w:eastAsia="fi-FI"/>
                    </w:rPr>
                    <w:t>Tranmissivity of K through decidious vegetation (leaf on)</w:t>
                  </w:r>
                </w:p>
              </w:tc>
            </w:tr>
            <w:tr w:rsidR="005E03FE" w:rsidRPr="00A64EBF" w14:paraId="2A373D94" w14:textId="77777777" w:rsidTr="008A71CF">
              <w:tc>
                <w:tcPr>
                  <w:tcW w:w="0" w:type="auto"/>
                  <w:shd w:val="clear" w:color="auto" w:fill="9BBB59" w:themeFill="accent3"/>
                </w:tcPr>
                <w:p w14:paraId="2575908D" w14:textId="77777777" w:rsidR="005E03FE" w:rsidRPr="00875644" w:rsidRDefault="005E03FE" w:rsidP="008A71CF">
                  <w:pPr>
                    <w:rPr>
                      <w:rFonts w:eastAsia="Times New Roman" w:cs="Times New Roman"/>
                      <w:color w:val="000000"/>
                      <w:szCs w:val="20"/>
                      <w:lang w:eastAsia="fi-FI"/>
                    </w:rPr>
                  </w:pPr>
                  <w:r>
                    <w:rPr>
                      <w:szCs w:val="20"/>
                    </w:rPr>
                    <w:t xml:space="preserve">0.02  </w:t>
                  </w:r>
                  <w:r>
                    <w:rPr>
                      <w:rFonts w:cs="Times New Roman"/>
                      <w:b/>
                      <w:color w:val="000000"/>
                      <w:szCs w:val="20"/>
                      <w:lang w:eastAsia="ja-JP"/>
                    </w:rPr>
                    <w:t>Recommended</w:t>
                  </w:r>
                  <w:r>
                    <w:rPr>
                      <w:rFonts w:cs="Times New Roman"/>
                      <w:color w:val="000000"/>
                      <w:szCs w:val="20"/>
                      <w:lang w:eastAsia="ja-JP"/>
                    </w:rPr>
                    <w:t xml:space="preserve"> Konarska et al. 2014)</w:t>
                  </w:r>
                </w:p>
              </w:tc>
            </w:tr>
          </w:tbl>
          <w:p w14:paraId="24420DC4"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p>
        </w:tc>
      </w:tr>
      <w:tr w:rsidR="005E03FE" w:rsidRPr="001C53F7" w14:paraId="1AF6AF4C"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286DCE6B" w14:textId="77777777" w:rsidR="005E03FE" w:rsidRPr="00875644" w:rsidRDefault="005E03FE" w:rsidP="008A71CF">
            <w:pPr>
              <w:rPr>
                <w:rFonts w:eastAsia="Times New Roman" w:cs="Calibri"/>
                <w:b w:val="0"/>
                <w:i/>
                <w:color w:val="000000"/>
                <w:szCs w:val="20"/>
                <w:lang w:val="en-GB" w:eastAsia="en-GB"/>
              </w:rPr>
            </w:pPr>
            <w:r>
              <w:rPr>
                <w:rFonts w:eastAsia="Times New Roman" w:cs="Calibri"/>
                <w:b w:val="0"/>
                <w:i/>
                <w:color w:val="000000"/>
                <w:szCs w:val="20"/>
                <w:lang w:val="en-GB" w:eastAsia="en-GB"/>
              </w:rPr>
              <w:t>TransMax</w:t>
            </w:r>
          </w:p>
        </w:tc>
        <w:tc>
          <w:tcPr>
            <w:tcW w:w="581" w:type="dxa"/>
            <w:vAlign w:val="center"/>
          </w:tcPr>
          <w:p w14:paraId="17949858"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4301"/>
            </w:tblGrid>
            <w:tr w:rsidR="005E03FE" w:rsidRPr="00F936DC" w14:paraId="6CEF4101" w14:textId="77777777" w:rsidTr="008A71CF">
              <w:tc>
                <w:tcPr>
                  <w:tcW w:w="0" w:type="auto"/>
                </w:tcPr>
                <w:p w14:paraId="3AA527A9" w14:textId="77777777" w:rsidR="005E03FE" w:rsidRPr="00460E23" w:rsidRDefault="005E03FE" w:rsidP="008A71CF">
                  <w:pPr>
                    <w:rPr>
                      <w:rFonts w:eastAsia="Times New Roman" w:cs="Times New Roman"/>
                      <w:color w:val="000000"/>
                      <w:szCs w:val="20"/>
                      <w:lang w:eastAsia="fi-FI"/>
                    </w:rPr>
                  </w:pPr>
                  <w:r w:rsidRPr="00875644">
                    <w:rPr>
                      <w:rFonts w:eastAsia="Times New Roman" w:cs="Times New Roman"/>
                      <w:color w:val="000000"/>
                      <w:szCs w:val="20"/>
                      <w:lang w:eastAsia="fi-FI"/>
                    </w:rPr>
                    <w:t>Tranmissivity of K through decidious vegetation (leaf o</w:t>
                  </w:r>
                  <w:r>
                    <w:rPr>
                      <w:rFonts w:eastAsia="Times New Roman" w:cs="Times New Roman"/>
                      <w:color w:val="000000"/>
                      <w:szCs w:val="20"/>
                      <w:lang w:eastAsia="fi-FI"/>
                    </w:rPr>
                    <w:t>ff</w:t>
                  </w:r>
                  <w:r w:rsidRPr="00875644">
                    <w:rPr>
                      <w:rFonts w:eastAsia="Times New Roman" w:cs="Times New Roman"/>
                      <w:color w:val="000000"/>
                      <w:szCs w:val="20"/>
                      <w:lang w:eastAsia="fi-FI"/>
                    </w:rPr>
                    <w:t>)</w:t>
                  </w:r>
                </w:p>
              </w:tc>
            </w:tr>
            <w:tr w:rsidR="005E03FE" w:rsidRPr="00A64EBF" w14:paraId="0964E5E2" w14:textId="77777777" w:rsidTr="008A71CF">
              <w:tc>
                <w:tcPr>
                  <w:tcW w:w="0" w:type="auto"/>
                  <w:shd w:val="clear" w:color="auto" w:fill="9BBB59" w:themeFill="accent3"/>
                </w:tcPr>
                <w:p w14:paraId="319DAF90" w14:textId="77777777" w:rsidR="005E03FE" w:rsidRPr="00875644" w:rsidRDefault="005E03FE" w:rsidP="008A71CF">
                  <w:pPr>
                    <w:rPr>
                      <w:rFonts w:eastAsia="Times New Roman" w:cs="Times New Roman"/>
                      <w:color w:val="000000"/>
                      <w:szCs w:val="20"/>
                      <w:lang w:eastAsia="fi-FI"/>
                    </w:rPr>
                  </w:pPr>
                  <w:r>
                    <w:rPr>
                      <w:szCs w:val="20"/>
                    </w:rPr>
                    <w:t xml:space="preserve">0.50  </w:t>
                  </w:r>
                  <w:r>
                    <w:rPr>
                      <w:rFonts w:cs="Times New Roman"/>
                      <w:b/>
                      <w:color w:val="000000"/>
                      <w:szCs w:val="20"/>
                      <w:lang w:eastAsia="ja-JP"/>
                    </w:rPr>
                    <w:t>Recommended</w:t>
                  </w:r>
                  <w:r>
                    <w:rPr>
                      <w:rFonts w:cs="Times New Roman"/>
                      <w:color w:val="000000"/>
                      <w:szCs w:val="20"/>
                      <w:lang w:eastAsia="ja-JP"/>
                    </w:rPr>
                    <w:t xml:space="preserve"> Konarska et al. 2014)</w:t>
                  </w:r>
                </w:p>
              </w:tc>
            </w:tr>
          </w:tbl>
          <w:p w14:paraId="7ED3B5E9" w14:textId="77777777" w:rsidR="005E03FE" w:rsidRPr="00875644"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p>
        </w:tc>
      </w:tr>
      <w:tr w:rsidR="005E03FE" w:rsidRPr="00A64EBF" w14:paraId="56ADED09"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04AFAFA2" w14:textId="77777777" w:rsidR="005E03FE" w:rsidRPr="003A0EA2" w:rsidRDefault="005E03FE" w:rsidP="008A71CF">
            <w:pPr>
              <w:rPr>
                <w:rFonts w:eastAsia="Times New Roman" w:cs="Calibri"/>
                <w:b w:val="0"/>
                <w:i/>
                <w:color w:val="000000"/>
                <w:szCs w:val="20"/>
                <w:lang w:val="en-GB" w:eastAsia="en-GB"/>
              </w:rPr>
            </w:pPr>
            <w:r>
              <w:rPr>
                <w:rFonts w:eastAsia="Times New Roman" w:cs="Calibri"/>
                <w:b w:val="0"/>
                <w:i/>
                <w:color w:val="000000"/>
                <w:szCs w:val="20"/>
                <w:lang w:val="en-GB" w:eastAsia="en-GB"/>
              </w:rPr>
              <w:t>SVFPath</w:t>
            </w:r>
          </w:p>
        </w:tc>
        <w:tc>
          <w:tcPr>
            <w:tcW w:w="581" w:type="dxa"/>
            <w:vAlign w:val="center"/>
          </w:tcPr>
          <w:p w14:paraId="62F19618" w14:textId="77777777" w:rsidR="005E03FE" w:rsidRPr="00A64EBF" w:rsidRDefault="005E03FE" w:rsidP="008A71CF">
            <w:pPr>
              <w:jc w:val="cente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eastAsia="Times New Roman" w:cs="Times New Roman"/>
                <w:color w:val="000000"/>
                <w:szCs w:val="20"/>
                <w:lang w:eastAsia="fi-FI"/>
              </w:rPr>
              <w:t>-</w:t>
            </w:r>
          </w:p>
        </w:tc>
        <w:tc>
          <w:tcPr>
            <w:tcW w:w="7054" w:type="dxa"/>
          </w:tcPr>
          <w:p w14:paraId="6917F20E" w14:textId="77777777" w:rsidR="005E03FE" w:rsidRPr="0002406F"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sidRPr="00875644">
              <w:rPr>
                <w:rFonts w:eastAsia="Times New Roman" w:cs="Times New Roman"/>
                <w:color w:val="000000"/>
                <w:szCs w:val="20"/>
                <w:lang w:eastAsia="fi-FI"/>
              </w:rPr>
              <w:t>Path to SVFs</w:t>
            </w:r>
            <w:r>
              <w:rPr>
                <w:rFonts w:eastAsia="Times New Roman" w:cs="Times New Roman"/>
                <w:color w:val="000000"/>
                <w:szCs w:val="20"/>
                <w:lang w:eastAsia="fi-FI"/>
              </w:rPr>
              <w:t xml:space="preserve"> matrises. See Lindberg and Grimmond (2011) for details.</w:t>
            </w:r>
          </w:p>
        </w:tc>
      </w:tr>
      <w:tr w:rsidR="005E03FE" w:rsidRPr="00A64EBF" w14:paraId="355DE785"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696B45F6" w14:textId="77777777" w:rsidR="005E03FE" w:rsidRPr="00802718" w:rsidRDefault="005E03FE" w:rsidP="008A71CF">
            <w:pPr>
              <w:rPr>
                <w:rFonts w:eastAsia="Times New Roman" w:cs="Calibri"/>
                <w:i/>
                <w:color w:val="000000"/>
                <w:szCs w:val="20"/>
                <w:lang w:val="en-GB" w:eastAsia="en-GB"/>
              </w:rPr>
            </w:pPr>
            <w:r w:rsidRPr="00875644">
              <w:rPr>
                <w:rFonts w:eastAsia="Times New Roman" w:cs="Calibri"/>
                <w:b w:val="0"/>
                <w:i/>
                <w:color w:val="000000"/>
                <w:szCs w:val="20"/>
                <w:lang w:val="en-GB" w:eastAsia="en-GB"/>
              </w:rPr>
              <w:t>SVFsuffix</w:t>
            </w:r>
          </w:p>
        </w:tc>
        <w:tc>
          <w:tcPr>
            <w:tcW w:w="581" w:type="dxa"/>
            <w:vAlign w:val="center"/>
          </w:tcPr>
          <w:p w14:paraId="5367EA73"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p w14:paraId="549A0FD3"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Suffix used (if any)</w:t>
            </w:r>
          </w:p>
        </w:tc>
      </w:tr>
      <w:tr w:rsidR="005E03FE" w:rsidRPr="00A64EBF" w14:paraId="1B34AC03"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6E87B94C" w14:textId="77777777" w:rsidR="005E03FE" w:rsidRPr="00875644" w:rsidRDefault="005E03FE" w:rsidP="008A71CF">
            <w:pPr>
              <w:rPr>
                <w:rFonts w:eastAsia="Times New Roman" w:cs="Calibri"/>
                <w:i/>
                <w:color w:val="000000"/>
                <w:szCs w:val="20"/>
                <w:lang w:val="en-GB" w:eastAsia="en-GB"/>
              </w:rPr>
            </w:pPr>
            <w:r>
              <w:rPr>
                <w:rFonts w:eastAsia="Times New Roman" w:cs="Calibri"/>
                <w:b w:val="0"/>
                <w:i/>
                <w:color w:val="000000"/>
                <w:szCs w:val="20"/>
                <w:lang w:val="en-GB" w:eastAsia="en-GB"/>
              </w:rPr>
              <w:t>buildingname</w:t>
            </w:r>
          </w:p>
        </w:tc>
        <w:tc>
          <w:tcPr>
            <w:tcW w:w="581" w:type="dxa"/>
            <w:vAlign w:val="center"/>
          </w:tcPr>
          <w:p w14:paraId="67DC8C99"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p w14:paraId="130AAA51"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sidRPr="00875644">
              <w:rPr>
                <w:rFonts w:eastAsia="Times New Roman" w:cs="Times New Roman"/>
                <w:color w:val="000000"/>
                <w:szCs w:val="20"/>
                <w:lang w:eastAsia="fi-FI"/>
              </w:rPr>
              <w:t>Boolean matrix for locations of building pixels</w:t>
            </w:r>
          </w:p>
        </w:tc>
      </w:tr>
      <w:tr w:rsidR="005E03FE" w:rsidRPr="00A64EBF" w14:paraId="52609B75"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4EB7A69C" w14:textId="77777777" w:rsidR="005E03FE" w:rsidRDefault="005E03FE" w:rsidP="008A71CF">
            <w:pPr>
              <w:rPr>
                <w:rFonts w:eastAsia="Times New Roman" w:cs="Calibri"/>
                <w:b w:val="0"/>
                <w:i/>
                <w:color w:val="000000"/>
                <w:szCs w:val="20"/>
                <w:lang w:val="en-GB" w:eastAsia="en-GB"/>
              </w:rPr>
            </w:pPr>
            <w:r w:rsidRPr="00875644">
              <w:rPr>
                <w:rFonts w:eastAsia="Times New Roman" w:cs="Calibri"/>
                <w:b w:val="0"/>
                <w:i/>
                <w:color w:val="000000"/>
                <w:szCs w:val="20"/>
                <w:lang w:val="en-GB" w:eastAsia="en-GB"/>
              </w:rPr>
              <w:t>row</w:t>
            </w:r>
          </w:p>
        </w:tc>
        <w:tc>
          <w:tcPr>
            <w:tcW w:w="581" w:type="dxa"/>
            <w:vAlign w:val="center"/>
          </w:tcPr>
          <w:p w14:paraId="767F9F5C"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p w14:paraId="191193D2" w14:textId="77777777" w:rsidR="005E03FE" w:rsidRPr="00875644"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sidRPr="00875644">
              <w:rPr>
                <w:rFonts w:eastAsia="Times New Roman" w:cs="Times New Roman"/>
                <w:color w:val="000000"/>
                <w:szCs w:val="20"/>
                <w:lang w:eastAsia="fi-FI"/>
              </w:rPr>
              <w:t>X coordinate for point of interest</w:t>
            </w:r>
            <w:r>
              <w:rPr>
                <w:rFonts w:eastAsia="Times New Roman" w:cs="Times New Roman"/>
                <w:color w:val="000000"/>
                <w:szCs w:val="20"/>
                <w:lang w:eastAsia="fi-FI"/>
              </w:rPr>
              <w:t>. Here all variables from the model will written to SOLWEIGpoiOUT.txt</w:t>
            </w:r>
          </w:p>
        </w:tc>
      </w:tr>
      <w:tr w:rsidR="005E03FE" w:rsidRPr="00A64EBF" w14:paraId="579A9384"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5F38ABDF" w14:textId="77777777" w:rsidR="005E03FE" w:rsidRDefault="005E03FE" w:rsidP="008A71CF">
            <w:pPr>
              <w:rPr>
                <w:rFonts w:eastAsia="Times New Roman" w:cs="Calibri"/>
                <w:b w:val="0"/>
                <w:i/>
                <w:color w:val="000000"/>
                <w:szCs w:val="20"/>
                <w:lang w:val="en-GB" w:eastAsia="en-GB"/>
              </w:rPr>
            </w:pPr>
            <w:r>
              <w:rPr>
                <w:rFonts w:eastAsia="Times New Roman" w:cs="Calibri"/>
                <w:b w:val="0"/>
                <w:i/>
                <w:color w:val="000000"/>
                <w:szCs w:val="20"/>
                <w:lang w:val="en-GB" w:eastAsia="en-GB"/>
              </w:rPr>
              <w:t>col</w:t>
            </w:r>
          </w:p>
        </w:tc>
        <w:tc>
          <w:tcPr>
            <w:tcW w:w="581" w:type="dxa"/>
            <w:vAlign w:val="center"/>
          </w:tcPr>
          <w:p w14:paraId="1C267815"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p w14:paraId="0AD990F4" w14:textId="77777777" w:rsidR="005E03FE" w:rsidRPr="00875644"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Y</w:t>
            </w:r>
            <w:r w:rsidRPr="00875644">
              <w:rPr>
                <w:rFonts w:eastAsia="Times New Roman" w:cs="Times New Roman"/>
                <w:color w:val="000000"/>
                <w:szCs w:val="20"/>
                <w:lang w:eastAsia="fi-FI"/>
              </w:rPr>
              <w:t xml:space="preserve"> coordinate for point of interest</w:t>
            </w:r>
            <w:r>
              <w:rPr>
                <w:rFonts w:eastAsia="Times New Roman" w:cs="Times New Roman"/>
                <w:color w:val="000000"/>
                <w:szCs w:val="20"/>
                <w:lang w:eastAsia="fi-FI"/>
              </w:rPr>
              <w:t>. Here all variables from the model will written to SOLWEIGpoiOUT.txt</w:t>
            </w:r>
          </w:p>
        </w:tc>
      </w:tr>
      <w:tr w:rsidR="005E03FE" w:rsidRPr="00A64EBF" w14:paraId="69A52D19"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601A159A" w14:textId="77777777" w:rsidR="005E03FE" w:rsidRDefault="005E03FE" w:rsidP="008A71CF">
            <w:pPr>
              <w:rPr>
                <w:rFonts w:eastAsia="Times New Roman" w:cs="Calibri"/>
                <w:b w:val="0"/>
                <w:i/>
                <w:color w:val="000000"/>
                <w:szCs w:val="20"/>
                <w:lang w:val="en-GB" w:eastAsia="en-GB"/>
              </w:rPr>
            </w:pPr>
            <w:r w:rsidRPr="00B540C8">
              <w:rPr>
                <w:rFonts w:eastAsia="Times New Roman" w:cs="Calibri"/>
                <w:b w:val="0"/>
                <w:i/>
                <w:color w:val="000000"/>
                <w:szCs w:val="20"/>
                <w:lang w:val="en-GB" w:eastAsia="en-GB"/>
              </w:rPr>
              <w:t>onlyglobal</w:t>
            </w:r>
          </w:p>
        </w:tc>
        <w:tc>
          <w:tcPr>
            <w:tcW w:w="581" w:type="dxa"/>
            <w:vAlign w:val="center"/>
          </w:tcPr>
          <w:p w14:paraId="63BBAF4D"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036F0588" w14:textId="77777777" w:rsidTr="008A71CF">
              <w:tc>
                <w:tcPr>
                  <w:tcW w:w="760" w:type="dxa"/>
                </w:tcPr>
                <w:p w14:paraId="32410E91"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04D8923E"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50C20CE8" w14:textId="77777777" w:rsidTr="008A71CF">
              <w:tc>
                <w:tcPr>
                  <w:tcW w:w="760" w:type="dxa"/>
                </w:tcPr>
                <w:p w14:paraId="5533DDF0"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41D62E7B" w14:textId="77777777" w:rsidR="005E03FE" w:rsidRPr="00C66064" w:rsidRDefault="005E03FE" w:rsidP="008A71CF">
                  <w:pPr>
                    <w:rPr>
                      <w:b/>
                      <w:szCs w:val="20"/>
                      <w:lang w:eastAsia="ja-JP"/>
                    </w:rPr>
                  </w:pPr>
                  <w:r>
                    <w:rPr>
                      <w:szCs w:val="20"/>
                      <w:lang w:eastAsia="fi-FI"/>
                    </w:rPr>
                    <w:t>Diffuse and direct shortwave radiation is calculated from Reindl et al. (1990)</w:t>
                  </w:r>
                </w:p>
              </w:tc>
            </w:tr>
            <w:tr w:rsidR="005E03FE" w:rsidRPr="008764C7" w14:paraId="027E0B27" w14:textId="77777777" w:rsidTr="008A71CF">
              <w:tc>
                <w:tcPr>
                  <w:tcW w:w="760" w:type="dxa"/>
                </w:tcPr>
                <w:p w14:paraId="3F761385"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0</w:t>
                  </w:r>
                </w:p>
              </w:tc>
              <w:tc>
                <w:tcPr>
                  <w:tcW w:w="5157" w:type="dxa"/>
                </w:tcPr>
                <w:p w14:paraId="2FD7BD18"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Taken from met-inputfile</w:t>
                  </w:r>
                </w:p>
              </w:tc>
            </w:tr>
          </w:tbl>
          <w:p w14:paraId="387E8AF2" w14:textId="77777777" w:rsidR="005E03FE" w:rsidRPr="00875644"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p>
        </w:tc>
      </w:tr>
      <w:tr w:rsidR="005E03FE" w:rsidRPr="00A64EBF" w14:paraId="0A94EB36"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00BFF7FF" w14:textId="77777777" w:rsidR="005E03FE" w:rsidRDefault="005E03FE" w:rsidP="008A71CF">
            <w:pPr>
              <w:rPr>
                <w:rFonts w:eastAsia="Times New Roman" w:cs="Calibri"/>
                <w:b w:val="0"/>
                <w:i/>
                <w:color w:val="000000"/>
                <w:szCs w:val="20"/>
                <w:lang w:val="en-GB" w:eastAsia="en-GB"/>
              </w:rPr>
            </w:pPr>
            <w:r w:rsidRPr="00B540C8">
              <w:rPr>
                <w:rFonts w:eastAsia="Times New Roman" w:cs="Calibri"/>
                <w:b w:val="0"/>
                <w:i/>
                <w:color w:val="000000"/>
                <w:szCs w:val="20"/>
                <w:lang w:val="en-GB" w:eastAsia="en-GB"/>
              </w:rPr>
              <w:t>SOLWEIGpoi_out</w:t>
            </w:r>
          </w:p>
        </w:tc>
        <w:tc>
          <w:tcPr>
            <w:tcW w:w="581" w:type="dxa"/>
            <w:vAlign w:val="center"/>
          </w:tcPr>
          <w:p w14:paraId="5F9991EE"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657AB578" w14:textId="77777777" w:rsidTr="008A71CF">
              <w:tc>
                <w:tcPr>
                  <w:tcW w:w="760" w:type="dxa"/>
                </w:tcPr>
                <w:p w14:paraId="21803C51"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4F96C119"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1D6D47FF" w14:textId="77777777" w:rsidTr="008A71CF">
              <w:tc>
                <w:tcPr>
                  <w:tcW w:w="760" w:type="dxa"/>
                </w:tcPr>
                <w:p w14:paraId="2F90B12F"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5CEA23D3" w14:textId="77777777" w:rsidR="005E03FE" w:rsidRPr="00C66064" w:rsidRDefault="005E03FE" w:rsidP="008A71CF">
                  <w:pPr>
                    <w:rPr>
                      <w:b/>
                      <w:szCs w:val="20"/>
                      <w:lang w:eastAsia="ja-JP"/>
                    </w:rPr>
                  </w:pPr>
                  <w:r>
                    <w:rPr>
                      <w:szCs w:val="20"/>
                      <w:lang w:eastAsia="fi-FI"/>
                    </w:rPr>
                    <w:t>W</w:t>
                  </w:r>
                  <w:r w:rsidRPr="00B540C8">
                    <w:rPr>
                      <w:szCs w:val="20"/>
                      <w:lang w:eastAsia="fi-FI"/>
                    </w:rPr>
                    <w:t>rite output variables at point of interest</w:t>
                  </w:r>
                  <w:r>
                    <w:rPr>
                      <w:szCs w:val="20"/>
                      <w:lang w:eastAsia="fi-FI"/>
                    </w:rPr>
                    <w:t xml:space="preserve"> (see below)</w:t>
                  </w:r>
                </w:p>
              </w:tc>
            </w:tr>
            <w:tr w:rsidR="005E03FE" w:rsidRPr="008764C7" w14:paraId="79BE0B5D" w14:textId="77777777" w:rsidTr="008A71CF">
              <w:tc>
                <w:tcPr>
                  <w:tcW w:w="760" w:type="dxa"/>
                </w:tcPr>
                <w:p w14:paraId="046FBC29"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0</w:t>
                  </w:r>
                </w:p>
              </w:tc>
              <w:tc>
                <w:tcPr>
                  <w:tcW w:w="5157" w:type="dxa"/>
                </w:tcPr>
                <w:p w14:paraId="4D921F0D"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No POI output</w:t>
                  </w:r>
                </w:p>
              </w:tc>
            </w:tr>
          </w:tbl>
          <w:p w14:paraId="0AC6E03B" w14:textId="77777777" w:rsidR="005E03FE" w:rsidRPr="00875644"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p>
        </w:tc>
      </w:tr>
      <w:tr w:rsidR="005E03FE" w:rsidRPr="00A64EBF" w14:paraId="755C992D"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0E103DCD" w14:textId="77777777" w:rsidR="005E03FE" w:rsidRPr="0002406F" w:rsidRDefault="005E03FE" w:rsidP="008A71CF">
            <w:pPr>
              <w:rPr>
                <w:rFonts w:eastAsia="Times New Roman" w:cs="Calibri"/>
                <w:b w:val="0"/>
                <w:i/>
                <w:color w:val="000000"/>
                <w:szCs w:val="20"/>
                <w:lang w:val="en-GB" w:eastAsia="en-GB"/>
              </w:rPr>
            </w:pPr>
            <w:r w:rsidRPr="00B540C8">
              <w:rPr>
                <w:rFonts w:eastAsia="Times New Roman" w:cs="Calibri"/>
                <w:i/>
                <w:color w:val="000000"/>
                <w:szCs w:val="20"/>
                <w:lang w:val="en-GB" w:eastAsia="en-GB"/>
              </w:rPr>
              <w:t>Tmrt_out</w:t>
            </w:r>
          </w:p>
        </w:tc>
        <w:tc>
          <w:tcPr>
            <w:tcW w:w="581" w:type="dxa"/>
            <w:vAlign w:val="center"/>
          </w:tcPr>
          <w:p w14:paraId="201FAA61"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7AB39669" w14:textId="77777777" w:rsidTr="008A71CF">
              <w:tc>
                <w:tcPr>
                  <w:tcW w:w="760" w:type="dxa"/>
                </w:tcPr>
                <w:p w14:paraId="79D81AF5"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728F3365"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70F14A1D" w14:textId="77777777" w:rsidTr="008A71CF">
              <w:tc>
                <w:tcPr>
                  <w:tcW w:w="760" w:type="dxa"/>
                </w:tcPr>
                <w:p w14:paraId="569E2990"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0CAD570D" w14:textId="77777777" w:rsidR="005E03FE" w:rsidRPr="00C66064" w:rsidRDefault="005E03FE" w:rsidP="008A71CF">
                  <w:pPr>
                    <w:rPr>
                      <w:b/>
                      <w:szCs w:val="20"/>
                      <w:lang w:eastAsia="ja-JP"/>
                    </w:rPr>
                  </w:pPr>
                  <w:r>
                    <w:rPr>
                      <w:szCs w:val="20"/>
                      <w:lang w:eastAsia="fi-FI"/>
                    </w:rPr>
                    <w:t>Write grid to file (saves as ERSI Ascii grid)</w:t>
                  </w:r>
                </w:p>
              </w:tc>
            </w:tr>
            <w:tr w:rsidR="005E03FE" w:rsidRPr="008764C7" w14:paraId="2F5881AC" w14:textId="77777777" w:rsidTr="008A71CF">
              <w:tc>
                <w:tcPr>
                  <w:tcW w:w="760" w:type="dxa"/>
                </w:tcPr>
                <w:p w14:paraId="73B523CE"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lastRenderedPageBreak/>
                    <w:t>0</w:t>
                  </w:r>
                </w:p>
              </w:tc>
              <w:tc>
                <w:tcPr>
                  <w:tcW w:w="5157" w:type="dxa"/>
                </w:tcPr>
                <w:p w14:paraId="072B9DFC"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No gridI output</w:t>
                  </w:r>
                </w:p>
              </w:tc>
            </w:tr>
          </w:tbl>
          <w:p w14:paraId="71737501" w14:textId="77777777" w:rsidR="005E03FE" w:rsidRPr="00CD250B"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p>
        </w:tc>
      </w:tr>
      <w:tr w:rsidR="005E03FE" w:rsidRPr="00A64EBF" w14:paraId="5A3DB320"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7C6D5040" w14:textId="77777777" w:rsidR="005E03FE" w:rsidRPr="00B540C8" w:rsidRDefault="005E03FE" w:rsidP="008A71CF">
            <w:pPr>
              <w:rPr>
                <w:rFonts w:eastAsia="Times New Roman" w:cs="Calibri"/>
                <w:i/>
                <w:color w:val="000000"/>
                <w:szCs w:val="20"/>
                <w:lang w:val="en-GB" w:eastAsia="en-GB"/>
              </w:rPr>
            </w:pPr>
            <w:r w:rsidRPr="00B540C8">
              <w:rPr>
                <w:rFonts w:eastAsia="Times New Roman" w:cs="Calibri"/>
                <w:b w:val="0"/>
                <w:i/>
                <w:color w:val="000000"/>
                <w:szCs w:val="20"/>
                <w:lang w:val="en-GB" w:eastAsia="en-GB"/>
              </w:rPr>
              <w:lastRenderedPageBreak/>
              <w:t>Lup2d_out</w:t>
            </w:r>
          </w:p>
        </w:tc>
        <w:tc>
          <w:tcPr>
            <w:tcW w:w="581" w:type="dxa"/>
            <w:vAlign w:val="center"/>
          </w:tcPr>
          <w:p w14:paraId="08AC9FAA"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7040F5AB" w14:textId="77777777" w:rsidTr="008A71CF">
              <w:tc>
                <w:tcPr>
                  <w:tcW w:w="760" w:type="dxa"/>
                </w:tcPr>
                <w:p w14:paraId="6175EC56"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03F88633"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03F9D56C" w14:textId="77777777" w:rsidTr="008A71CF">
              <w:tc>
                <w:tcPr>
                  <w:tcW w:w="760" w:type="dxa"/>
                </w:tcPr>
                <w:p w14:paraId="071D823B"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1219D47F" w14:textId="77777777" w:rsidR="005E03FE" w:rsidRPr="00C66064" w:rsidRDefault="005E03FE" w:rsidP="008A71CF">
                  <w:pPr>
                    <w:rPr>
                      <w:b/>
                      <w:szCs w:val="20"/>
                      <w:lang w:eastAsia="ja-JP"/>
                    </w:rPr>
                  </w:pPr>
                  <w:r>
                    <w:rPr>
                      <w:szCs w:val="20"/>
                      <w:lang w:eastAsia="fi-FI"/>
                    </w:rPr>
                    <w:t>Write grid to file (saves as ERSI Ascii grid)</w:t>
                  </w:r>
                </w:p>
              </w:tc>
            </w:tr>
            <w:tr w:rsidR="005E03FE" w:rsidRPr="008764C7" w14:paraId="11E6CCAD" w14:textId="77777777" w:rsidTr="008A71CF">
              <w:tc>
                <w:tcPr>
                  <w:tcW w:w="760" w:type="dxa"/>
                </w:tcPr>
                <w:p w14:paraId="227D3613"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0</w:t>
                  </w:r>
                </w:p>
              </w:tc>
              <w:tc>
                <w:tcPr>
                  <w:tcW w:w="5157" w:type="dxa"/>
                </w:tcPr>
                <w:p w14:paraId="38904654"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No gridI output</w:t>
                  </w:r>
                </w:p>
              </w:tc>
            </w:tr>
          </w:tbl>
          <w:p w14:paraId="5E46B940" w14:textId="77777777" w:rsidR="005E03FE" w:rsidRPr="00CD250B"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p>
        </w:tc>
      </w:tr>
      <w:tr w:rsidR="005E03FE" w:rsidRPr="00A64EBF" w14:paraId="46154355"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0C0DBB87" w14:textId="77777777" w:rsidR="005E03FE" w:rsidRPr="00B540C8" w:rsidRDefault="005E03FE" w:rsidP="008A71CF">
            <w:pPr>
              <w:rPr>
                <w:rFonts w:eastAsia="Times New Roman" w:cs="Calibri"/>
                <w:i/>
                <w:color w:val="000000"/>
                <w:szCs w:val="20"/>
                <w:lang w:val="en-GB" w:eastAsia="en-GB"/>
              </w:rPr>
            </w:pPr>
            <w:r w:rsidRPr="00B540C8">
              <w:rPr>
                <w:rFonts w:eastAsia="Times New Roman" w:cs="Calibri"/>
                <w:b w:val="0"/>
                <w:i/>
                <w:color w:val="000000"/>
                <w:szCs w:val="20"/>
                <w:lang w:val="en-GB" w:eastAsia="en-GB"/>
              </w:rPr>
              <w:t>Ldown2d_out</w:t>
            </w:r>
          </w:p>
        </w:tc>
        <w:tc>
          <w:tcPr>
            <w:tcW w:w="581" w:type="dxa"/>
            <w:vAlign w:val="center"/>
          </w:tcPr>
          <w:p w14:paraId="05DFE8E9"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1E8B1618" w14:textId="77777777" w:rsidTr="008A71CF">
              <w:tc>
                <w:tcPr>
                  <w:tcW w:w="760" w:type="dxa"/>
                </w:tcPr>
                <w:p w14:paraId="79F6F554"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122E8AAF"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4C6321EA" w14:textId="77777777" w:rsidTr="008A71CF">
              <w:tc>
                <w:tcPr>
                  <w:tcW w:w="760" w:type="dxa"/>
                </w:tcPr>
                <w:p w14:paraId="58DB6B3D"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74ADD8CD" w14:textId="77777777" w:rsidR="005E03FE" w:rsidRPr="00C66064" w:rsidRDefault="005E03FE" w:rsidP="008A71CF">
                  <w:pPr>
                    <w:rPr>
                      <w:b/>
                      <w:szCs w:val="20"/>
                      <w:lang w:eastAsia="ja-JP"/>
                    </w:rPr>
                  </w:pPr>
                  <w:r>
                    <w:rPr>
                      <w:szCs w:val="20"/>
                      <w:lang w:eastAsia="fi-FI"/>
                    </w:rPr>
                    <w:t>Write grid to file (saves as ERSI Ascii grid)</w:t>
                  </w:r>
                </w:p>
              </w:tc>
            </w:tr>
            <w:tr w:rsidR="005E03FE" w:rsidRPr="008764C7" w14:paraId="5F8E72D0" w14:textId="77777777" w:rsidTr="008A71CF">
              <w:tc>
                <w:tcPr>
                  <w:tcW w:w="760" w:type="dxa"/>
                </w:tcPr>
                <w:p w14:paraId="1218E826"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0</w:t>
                  </w:r>
                </w:p>
              </w:tc>
              <w:tc>
                <w:tcPr>
                  <w:tcW w:w="5157" w:type="dxa"/>
                </w:tcPr>
                <w:p w14:paraId="608EC0FC"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No gridI output</w:t>
                  </w:r>
                </w:p>
              </w:tc>
            </w:tr>
          </w:tbl>
          <w:p w14:paraId="76D78BA5" w14:textId="77777777" w:rsidR="005E03FE" w:rsidRPr="00CD250B"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p>
        </w:tc>
      </w:tr>
      <w:tr w:rsidR="005E03FE" w:rsidRPr="00A64EBF" w14:paraId="6F920A61"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38C5009A" w14:textId="77777777" w:rsidR="005E03FE" w:rsidRPr="00B540C8" w:rsidRDefault="005E03FE" w:rsidP="008A71CF">
            <w:pPr>
              <w:rPr>
                <w:rFonts w:eastAsia="Times New Roman" w:cs="Calibri"/>
                <w:i/>
                <w:color w:val="000000"/>
                <w:szCs w:val="20"/>
                <w:lang w:val="en-GB" w:eastAsia="en-GB"/>
              </w:rPr>
            </w:pPr>
            <w:r w:rsidRPr="00B540C8">
              <w:rPr>
                <w:rFonts w:eastAsia="Times New Roman" w:cs="Calibri"/>
                <w:b w:val="0"/>
                <w:i/>
                <w:color w:val="000000"/>
                <w:szCs w:val="20"/>
                <w:lang w:val="en-GB" w:eastAsia="en-GB"/>
              </w:rPr>
              <w:t>Kup2d_out</w:t>
            </w:r>
          </w:p>
        </w:tc>
        <w:tc>
          <w:tcPr>
            <w:tcW w:w="581" w:type="dxa"/>
            <w:vAlign w:val="center"/>
          </w:tcPr>
          <w:p w14:paraId="78B4DCEC"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0E164AC7" w14:textId="77777777" w:rsidTr="008A71CF">
              <w:tc>
                <w:tcPr>
                  <w:tcW w:w="760" w:type="dxa"/>
                </w:tcPr>
                <w:p w14:paraId="4D8C46CA"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1984935E"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0582857F" w14:textId="77777777" w:rsidTr="008A71CF">
              <w:tc>
                <w:tcPr>
                  <w:tcW w:w="760" w:type="dxa"/>
                </w:tcPr>
                <w:p w14:paraId="083F6EAA"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04853658" w14:textId="77777777" w:rsidR="005E03FE" w:rsidRPr="00C66064" w:rsidRDefault="005E03FE" w:rsidP="008A71CF">
                  <w:pPr>
                    <w:rPr>
                      <w:b/>
                      <w:szCs w:val="20"/>
                      <w:lang w:eastAsia="ja-JP"/>
                    </w:rPr>
                  </w:pPr>
                  <w:r>
                    <w:rPr>
                      <w:szCs w:val="20"/>
                      <w:lang w:eastAsia="fi-FI"/>
                    </w:rPr>
                    <w:t>Write grid to file (saves as ERSI Ascii grid)</w:t>
                  </w:r>
                </w:p>
              </w:tc>
            </w:tr>
            <w:tr w:rsidR="005E03FE" w:rsidRPr="008764C7" w14:paraId="21E9BDDA" w14:textId="77777777" w:rsidTr="008A71CF">
              <w:tc>
                <w:tcPr>
                  <w:tcW w:w="760" w:type="dxa"/>
                </w:tcPr>
                <w:p w14:paraId="7B47FD19"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0</w:t>
                  </w:r>
                </w:p>
              </w:tc>
              <w:tc>
                <w:tcPr>
                  <w:tcW w:w="5157" w:type="dxa"/>
                </w:tcPr>
                <w:p w14:paraId="13C5AF7B"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No gridI output</w:t>
                  </w:r>
                </w:p>
              </w:tc>
            </w:tr>
          </w:tbl>
          <w:p w14:paraId="1F252891" w14:textId="77777777" w:rsidR="005E03FE" w:rsidRPr="00CD250B"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p>
        </w:tc>
      </w:tr>
      <w:tr w:rsidR="005E03FE" w:rsidRPr="00A64EBF" w14:paraId="3FDC73F2"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50A524EC" w14:textId="77777777" w:rsidR="005E03FE" w:rsidRPr="00B540C8" w:rsidRDefault="005E03FE" w:rsidP="008A71CF">
            <w:pPr>
              <w:rPr>
                <w:rFonts w:eastAsia="Times New Roman" w:cs="Calibri"/>
                <w:i/>
                <w:color w:val="000000"/>
                <w:szCs w:val="20"/>
                <w:lang w:val="en-GB" w:eastAsia="en-GB"/>
              </w:rPr>
            </w:pPr>
            <w:r w:rsidRPr="00B540C8">
              <w:rPr>
                <w:rFonts w:eastAsia="Times New Roman" w:cs="Calibri"/>
                <w:b w:val="0"/>
                <w:i/>
                <w:color w:val="000000"/>
                <w:szCs w:val="20"/>
                <w:lang w:val="en-GB" w:eastAsia="en-GB"/>
              </w:rPr>
              <w:t>Kdown2d_out</w:t>
            </w:r>
          </w:p>
        </w:tc>
        <w:tc>
          <w:tcPr>
            <w:tcW w:w="581" w:type="dxa"/>
            <w:vAlign w:val="center"/>
          </w:tcPr>
          <w:p w14:paraId="6A864AF9"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699E0BD9" w14:textId="77777777" w:rsidTr="008A71CF">
              <w:tc>
                <w:tcPr>
                  <w:tcW w:w="760" w:type="dxa"/>
                </w:tcPr>
                <w:p w14:paraId="3CF7191C"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6E8B1B2A"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3F10D884" w14:textId="77777777" w:rsidTr="008A71CF">
              <w:tc>
                <w:tcPr>
                  <w:tcW w:w="760" w:type="dxa"/>
                </w:tcPr>
                <w:p w14:paraId="6F396BC1"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08E7C8D9" w14:textId="77777777" w:rsidR="005E03FE" w:rsidRPr="00C66064" w:rsidRDefault="005E03FE" w:rsidP="008A71CF">
                  <w:pPr>
                    <w:rPr>
                      <w:b/>
                      <w:szCs w:val="20"/>
                      <w:lang w:eastAsia="ja-JP"/>
                    </w:rPr>
                  </w:pPr>
                  <w:r>
                    <w:rPr>
                      <w:szCs w:val="20"/>
                      <w:lang w:eastAsia="fi-FI"/>
                    </w:rPr>
                    <w:t>Write grid to file (saves as ERSI Ascii grid)</w:t>
                  </w:r>
                </w:p>
              </w:tc>
            </w:tr>
            <w:tr w:rsidR="005E03FE" w:rsidRPr="008764C7" w14:paraId="7EDBC00D" w14:textId="77777777" w:rsidTr="008A71CF">
              <w:tc>
                <w:tcPr>
                  <w:tcW w:w="760" w:type="dxa"/>
                </w:tcPr>
                <w:p w14:paraId="044F15D3"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0</w:t>
                  </w:r>
                </w:p>
              </w:tc>
              <w:tc>
                <w:tcPr>
                  <w:tcW w:w="5157" w:type="dxa"/>
                </w:tcPr>
                <w:p w14:paraId="6904F945"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No gridI output</w:t>
                  </w:r>
                </w:p>
              </w:tc>
            </w:tr>
          </w:tbl>
          <w:p w14:paraId="4F63B9D1" w14:textId="77777777" w:rsidR="005E03FE" w:rsidRPr="00CD250B"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p>
        </w:tc>
      </w:tr>
      <w:tr w:rsidR="005E03FE" w:rsidRPr="00A64EBF" w14:paraId="6789A28D"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0758EFC5" w14:textId="77777777" w:rsidR="005E03FE" w:rsidRPr="00B540C8" w:rsidRDefault="005E03FE" w:rsidP="008A71CF">
            <w:pPr>
              <w:rPr>
                <w:rFonts w:eastAsia="Times New Roman" w:cs="Calibri"/>
                <w:i/>
                <w:color w:val="000000"/>
                <w:szCs w:val="20"/>
                <w:lang w:val="en-GB" w:eastAsia="en-GB"/>
              </w:rPr>
            </w:pPr>
            <w:r w:rsidRPr="00B540C8">
              <w:rPr>
                <w:rFonts w:eastAsia="Times New Roman" w:cs="Calibri"/>
                <w:b w:val="0"/>
                <w:i/>
                <w:color w:val="000000"/>
                <w:szCs w:val="20"/>
                <w:lang w:val="en-GB" w:eastAsia="en-GB"/>
              </w:rPr>
              <w:t>GVF_out</w:t>
            </w:r>
          </w:p>
        </w:tc>
        <w:tc>
          <w:tcPr>
            <w:tcW w:w="581" w:type="dxa"/>
            <w:vAlign w:val="center"/>
          </w:tcPr>
          <w:p w14:paraId="79F31EC5"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42EC6295" w14:textId="77777777" w:rsidTr="008A71CF">
              <w:tc>
                <w:tcPr>
                  <w:tcW w:w="760" w:type="dxa"/>
                </w:tcPr>
                <w:p w14:paraId="7EF07355"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6985892D"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499F1C23" w14:textId="77777777" w:rsidTr="008A71CF">
              <w:tc>
                <w:tcPr>
                  <w:tcW w:w="760" w:type="dxa"/>
                </w:tcPr>
                <w:p w14:paraId="018EC2CD"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5CD3EFB0" w14:textId="77777777" w:rsidR="005E03FE" w:rsidRPr="00C66064" w:rsidRDefault="005E03FE" w:rsidP="008A71CF">
                  <w:pPr>
                    <w:rPr>
                      <w:b/>
                      <w:szCs w:val="20"/>
                      <w:lang w:eastAsia="ja-JP"/>
                    </w:rPr>
                  </w:pPr>
                  <w:r>
                    <w:rPr>
                      <w:szCs w:val="20"/>
                      <w:lang w:eastAsia="fi-FI"/>
                    </w:rPr>
                    <w:t>Write grid to file (saves as ERSI Ascii grid)</w:t>
                  </w:r>
                </w:p>
              </w:tc>
            </w:tr>
            <w:tr w:rsidR="005E03FE" w:rsidRPr="008764C7" w14:paraId="707A7666" w14:textId="77777777" w:rsidTr="008A71CF">
              <w:tc>
                <w:tcPr>
                  <w:tcW w:w="760" w:type="dxa"/>
                </w:tcPr>
                <w:p w14:paraId="780750EA"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0</w:t>
                  </w:r>
                </w:p>
              </w:tc>
              <w:tc>
                <w:tcPr>
                  <w:tcW w:w="5157" w:type="dxa"/>
                </w:tcPr>
                <w:p w14:paraId="4BB817EB"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No gridI output</w:t>
                  </w:r>
                </w:p>
              </w:tc>
            </w:tr>
          </w:tbl>
          <w:p w14:paraId="251D13B4" w14:textId="77777777" w:rsidR="005E03FE" w:rsidRPr="00CD250B"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p>
        </w:tc>
      </w:tr>
      <w:tr w:rsidR="005E03FE" w:rsidRPr="00CD250B" w14:paraId="698BBA9F"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262DE3F9" w14:textId="77777777" w:rsidR="005E03FE" w:rsidRPr="00B540C8" w:rsidRDefault="005E03FE" w:rsidP="008A71CF">
            <w:pPr>
              <w:rPr>
                <w:rFonts w:eastAsia="Times New Roman" w:cs="Calibri"/>
                <w:i/>
                <w:color w:val="000000"/>
                <w:szCs w:val="20"/>
                <w:lang w:val="en-GB" w:eastAsia="en-GB"/>
              </w:rPr>
            </w:pPr>
            <w:r w:rsidRPr="00B540C8">
              <w:rPr>
                <w:rFonts w:eastAsia="Times New Roman" w:cs="Calibri"/>
                <w:b w:val="0"/>
                <w:i/>
                <w:color w:val="000000"/>
                <w:szCs w:val="20"/>
                <w:lang w:val="en-GB" w:eastAsia="en-GB"/>
              </w:rPr>
              <w:t>GVF_out</w:t>
            </w:r>
          </w:p>
        </w:tc>
        <w:tc>
          <w:tcPr>
            <w:tcW w:w="581" w:type="dxa"/>
            <w:vAlign w:val="center"/>
          </w:tcPr>
          <w:p w14:paraId="498F9EC0" w14:textId="77777777" w:rsidR="005E03FE" w:rsidRDefault="005E03FE" w:rsidP="008A71C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0D801B32" w14:textId="77777777" w:rsidTr="008A71CF">
              <w:tc>
                <w:tcPr>
                  <w:tcW w:w="760" w:type="dxa"/>
                </w:tcPr>
                <w:p w14:paraId="25C9F6AE"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50093D43"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11A2036B" w14:textId="77777777" w:rsidTr="008A71CF">
              <w:tc>
                <w:tcPr>
                  <w:tcW w:w="760" w:type="dxa"/>
                </w:tcPr>
                <w:p w14:paraId="069FF734"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41DB358C" w14:textId="77777777" w:rsidR="005E03FE" w:rsidRPr="00C66064" w:rsidRDefault="005E03FE" w:rsidP="008A71CF">
                  <w:pPr>
                    <w:rPr>
                      <w:b/>
                      <w:szCs w:val="20"/>
                      <w:lang w:eastAsia="ja-JP"/>
                    </w:rPr>
                  </w:pPr>
                  <w:r>
                    <w:rPr>
                      <w:szCs w:val="20"/>
                      <w:lang w:eastAsia="fi-FI"/>
                    </w:rPr>
                    <w:t>Write grid to file (saves as ERSI Ascii grid)</w:t>
                  </w:r>
                </w:p>
              </w:tc>
            </w:tr>
            <w:tr w:rsidR="005E03FE" w:rsidRPr="008764C7" w14:paraId="71180E9E" w14:textId="77777777" w:rsidTr="008A71CF">
              <w:tc>
                <w:tcPr>
                  <w:tcW w:w="760" w:type="dxa"/>
                </w:tcPr>
                <w:p w14:paraId="0F69E542"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0</w:t>
                  </w:r>
                </w:p>
              </w:tc>
              <w:tc>
                <w:tcPr>
                  <w:tcW w:w="5157" w:type="dxa"/>
                </w:tcPr>
                <w:p w14:paraId="6C8CD018" w14:textId="77777777" w:rsidR="005E03FE" w:rsidRPr="008764C7" w:rsidRDefault="005E03FE" w:rsidP="008A71CF">
                  <w:pPr>
                    <w:tabs>
                      <w:tab w:val="left" w:pos="0"/>
                    </w:tabs>
                    <w:rPr>
                      <w:rFonts w:eastAsia="Times New Roman" w:cs="Times New Roman"/>
                      <w:color w:val="000000"/>
                      <w:szCs w:val="20"/>
                      <w:lang w:eastAsia="fi-FI"/>
                    </w:rPr>
                  </w:pPr>
                  <w:r>
                    <w:rPr>
                      <w:rFonts w:eastAsia="Times New Roman" w:cs="Times New Roman"/>
                      <w:color w:val="000000"/>
                      <w:szCs w:val="20"/>
                      <w:lang w:eastAsia="fi-FI"/>
                    </w:rPr>
                    <w:t>No gridI output</w:t>
                  </w:r>
                </w:p>
              </w:tc>
            </w:tr>
          </w:tbl>
          <w:p w14:paraId="42F5C4CD" w14:textId="77777777" w:rsidR="005E03FE" w:rsidRPr="00CD250B" w:rsidRDefault="005E03FE" w:rsidP="008A71C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fi-FI"/>
              </w:rPr>
            </w:pPr>
          </w:p>
        </w:tc>
      </w:tr>
      <w:tr w:rsidR="005E03FE" w:rsidRPr="00A64EBF" w14:paraId="0162D5A4"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308350E9" w14:textId="77777777" w:rsidR="005E03FE" w:rsidRPr="0002406F" w:rsidRDefault="005E03FE" w:rsidP="008A71CF">
            <w:pPr>
              <w:rPr>
                <w:rFonts w:eastAsia="Times New Roman" w:cs="Calibri"/>
                <w:b w:val="0"/>
                <w:i/>
                <w:color w:val="000000"/>
                <w:szCs w:val="20"/>
                <w:lang w:val="en-GB" w:eastAsia="en-GB"/>
              </w:rPr>
            </w:pPr>
            <w:r w:rsidRPr="00444F2F">
              <w:rPr>
                <w:rFonts w:eastAsia="Times New Roman" w:cs="Calibri"/>
                <w:i/>
                <w:color w:val="000000"/>
                <w:szCs w:val="20"/>
                <w:lang w:val="en-GB" w:eastAsia="en-GB"/>
              </w:rPr>
              <w:t>SOLWEIG_ldown</w:t>
            </w:r>
          </w:p>
        </w:tc>
        <w:tc>
          <w:tcPr>
            <w:tcW w:w="581" w:type="dxa"/>
            <w:vAlign w:val="center"/>
          </w:tcPr>
          <w:p w14:paraId="38C3CABE" w14:textId="77777777" w:rsidR="005E03FE" w:rsidRDefault="005E03FE" w:rsidP="008A71C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357487AA" w14:textId="77777777" w:rsidTr="008A71CF">
              <w:tc>
                <w:tcPr>
                  <w:tcW w:w="760" w:type="dxa"/>
                </w:tcPr>
                <w:p w14:paraId="4A45BB88"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70382872"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6406C80E" w14:textId="77777777" w:rsidTr="008A71CF">
              <w:tc>
                <w:tcPr>
                  <w:tcW w:w="760" w:type="dxa"/>
                </w:tcPr>
                <w:p w14:paraId="52854E1D"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1</w:t>
                  </w:r>
                </w:p>
              </w:tc>
              <w:tc>
                <w:tcPr>
                  <w:tcW w:w="5157" w:type="dxa"/>
                </w:tcPr>
                <w:p w14:paraId="5F1281B4" w14:textId="77777777" w:rsidR="005E03FE" w:rsidRPr="00C66064" w:rsidRDefault="005E03FE" w:rsidP="008A71CF">
                  <w:pPr>
                    <w:rPr>
                      <w:b/>
                      <w:szCs w:val="20"/>
                      <w:lang w:eastAsia="ja-JP"/>
                    </w:rPr>
                  </w:pPr>
                  <w:r>
                    <w:rPr>
                      <w:szCs w:val="20"/>
                      <w:lang w:eastAsia="fi-FI"/>
                    </w:rPr>
                    <w:t>use SOLWEIG to estimate Ldown above canyon</w:t>
                  </w:r>
                </w:p>
              </w:tc>
            </w:tr>
            <w:tr w:rsidR="005E03FE" w:rsidRPr="008764C7" w14:paraId="2169654F" w14:textId="77777777" w:rsidTr="008A71CF">
              <w:tc>
                <w:tcPr>
                  <w:tcW w:w="760" w:type="dxa"/>
                </w:tcPr>
                <w:p w14:paraId="7335AFFA"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0</w:t>
                  </w:r>
                </w:p>
              </w:tc>
              <w:tc>
                <w:tcPr>
                  <w:tcW w:w="5157" w:type="dxa"/>
                </w:tcPr>
                <w:p w14:paraId="6DAD036D" w14:textId="77777777" w:rsidR="005E03FE" w:rsidRPr="008764C7" w:rsidRDefault="005E03FE" w:rsidP="008A71CF">
                  <w:pPr>
                    <w:tabs>
                      <w:tab w:val="left" w:pos="0"/>
                    </w:tabs>
                    <w:rPr>
                      <w:rFonts w:eastAsia="Times New Roman" w:cs="Times New Roman"/>
                      <w:color w:val="000000"/>
                      <w:szCs w:val="20"/>
                      <w:lang w:eastAsia="fi-FI"/>
                    </w:rPr>
                  </w:pPr>
                  <w:r w:rsidRPr="0002406F">
                    <w:rPr>
                      <w:b/>
                      <w:szCs w:val="20"/>
                      <w:lang w:eastAsia="fi-FI"/>
                    </w:rPr>
                    <w:t>NOT ACTIVE</w:t>
                  </w:r>
                  <w:r>
                    <w:rPr>
                      <w:szCs w:val="20"/>
                      <w:lang w:eastAsia="fi-FI"/>
                    </w:rPr>
                    <w:t xml:space="preserve"> (use SUEWS to estimate Ldown above canyon)</w:t>
                  </w:r>
                </w:p>
              </w:tc>
            </w:tr>
          </w:tbl>
          <w:p w14:paraId="63605326" w14:textId="77777777" w:rsidR="005E03FE" w:rsidRPr="00CD250B" w:rsidRDefault="005E03FE" w:rsidP="008A71C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fi-FI"/>
              </w:rPr>
            </w:pPr>
          </w:p>
        </w:tc>
      </w:tr>
      <w:tr w:rsidR="005E03FE" w:rsidRPr="00103F7A" w14:paraId="300937F1" w14:textId="77777777" w:rsidTr="008A7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vAlign w:val="center"/>
          </w:tcPr>
          <w:p w14:paraId="47AA9938" w14:textId="77777777" w:rsidR="005E03FE" w:rsidRPr="00A64EBF" w:rsidRDefault="005E03FE" w:rsidP="008A71CF">
            <w:pPr>
              <w:rPr>
                <w:rFonts w:cs="Times New Roman"/>
                <w:b w:val="0"/>
                <w:i/>
                <w:szCs w:val="20"/>
                <w:lang w:val="en-GB"/>
              </w:rPr>
            </w:pPr>
            <w:r w:rsidRPr="00444F2F">
              <w:rPr>
                <w:rFonts w:cs="Times New Roman"/>
                <w:b w:val="0"/>
                <w:i/>
                <w:szCs w:val="20"/>
                <w:lang w:val="en-GB"/>
              </w:rPr>
              <w:t>OutInterval</w:t>
            </w:r>
          </w:p>
        </w:tc>
        <w:tc>
          <w:tcPr>
            <w:tcW w:w="581" w:type="dxa"/>
            <w:vAlign w:val="center"/>
          </w:tcPr>
          <w:p w14:paraId="76C4CC5D" w14:textId="77777777" w:rsidR="005E03FE" w:rsidRPr="00A64EBF" w:rsidRDefault="005E03FE" w:rsidP="008A71CF">
            <w:pPr>
              <w:jc w:val="cente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min</w:t>
            </w:r>
          </w:p>
        </w:tc>
        <w:tc>
          <w:tcPr>
            <w:tcW w:w="7054" w:type="dxa"/>
          </w:tcPr>
          <w:p w14:paraId="76E0FAFA" w14:textId="77777777" w:rsidR="005E03FE" w:rsidRPr="00A64EBF"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02406F">
              <w:rPr>
                <w:rFonts w:cs="Times New Roman"/>
                <w:b/>
                <w:szCs w:val="20"/>
                <w:lang w:val="en-GB"/>
              </w:rPr>
              <w:t>Should be 60</w:t>
            </w:r>
            <w:r w:rsidRPr="00444F2F">
              <w:rPr>
                <w:rFonts w:cs="Times New Roman"/>
                <w:szCs w:val="20"/>
                <w:lang w:val="en-GB"/>
              </w:rPr>
              <w:t xml:space="preserve">. Will change in </w:t>
            </w:r>
            <w:r>
              <w:rPr>
                <w:rFonts w:cs="Times New Roman"/>
                <w:szCs w:val="20"/>
                <w:lang w:val="en-GB"/>
              </w:rPr>
              <w:t>upcoming</w:t>
            </w:r>
            <w:r w:rsidRPr="00444F2F">
              <w:rPr>
                <w:rFonts w:cs="Times New Roman"/>
                <w:szCs w:val="20"/>
                <w:lang w:val="en-GB"/>
              </w:rPr>
              <w:t xml:space="preserve"> version</w:t>
            </w:r>
            <w:r>
              <w:rPr>
                <w:rFonts w:cs="Times New Roman"/>
                <w:szCs w:val="20"/>
                <w:lang w:val="en-GB"/>
              </w:rPr>
              <w:t>s</w:t>
            </w:r>
          </w:p>
        </w:tc>
      </w:tr>
      <w:tr w:rsidR="005E03FE" w:rsidRPr="00006927" w14:paraId="29759AF0" w14:textId="77777777" w:rsidTr="008A71CF">
        <w:tc>
          <w:tcPr>
            <w:cnfStyle w:val="001000000000" w:firstRow="0" w:lastRow="0" w:firstColumn="1" w:lastColumn="0" w:oddVBand="0" w:evenVBand="0" w:oddHBand="0" w:evenHBand="0" w:firstRowFirstColumn="0" w:firstRowLastColumn="0" w:lastRowFirstColumn="0" w:lastRowLastColumn="0"/>
            <w:tcW w:w="1545" w:type="dxa"/>
            <w:vAlign w:val="center"/>
          </w:tcPr>
          <w:p w14:paraId="6CB3DA69" w14:textId="77777777" w:rsidR="005E03FE" w:rsidRPr="003A0EA2" w:rsidRDefault="005E03FE" w:rsidP="008A71CF">
            <w:pPr>
              <w:rPr>
                <w:rFonts w:cs="Times New Roman"/>
                <w:b w:val="0"/>
                <w:i/>
                <w:szCs w:val="20"/>
                <w:lang w:val="en-GB"/>
              </w:rPr>
            </w:pPr>
            <w:r w:rsidRPr="00444F2F">
              <w:rPr>
                <w:rFonts w:cs="Times New Roman"/>
                <w:b w:val="0"/>
                <w:i/>
                <w:szCs w:val="20"/>
                <w:lang w:val="en-GB"/>
              </w:rPr>
              <w:t>RunForGrid</w:t>
            </w:r>
          </w:p>
        </w:tc>
        <w:tc>
          <w:tcPr>
            <w:tcW w:w="581" w:type="dxa"/>
            <w:vAlign w:val="center"/>
          </w:tcPr>
          <w:p w14:paraId="4ACEE162" w14:textId="77777777" w:rsidR="005E03FE" w:rsidRPr="003A0EA2" w:rsidRDefault="005E03FE" w:rsidP="008A71CF">
            <w:pPr>
              <w:jc w:val="cente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eastAsia="Times New Roman" w:cs="Times New Roman"/>
                <w:color w:val="000000"/>
                <w:szCs w:val="20"/>
                <w:lang w:eastAsia="fi-FI"/>
              </w:rPr>
              <w:t>-</w:t>
            </w:r>
          </w:p>
        </w:tc>
        <w:tc>
          <w:tcPr>
            <w:tcW w:w="7054" w:type="dxa"/>
          </w:tcPr>
          <w:tbl>
            <w:tblPr>
              <w:tblStyle w:val="TableGrid"/>
              <w:tblW w:w="0" w:type="auto"/>
              <w:tblLook w:val="04A0" w:firstRow="1" w:lastRow="0" w:firstColumn="1" w:lastColumn="0" w:noHBand="0" w:noVBand="1"/>
            </w:tblPr>
            <w:tblGrid>
              <w:gridCol w:w="760"/>
              <w:gridCol w:w="5157"/>
            </w:tblGrid>
            <w:tr w:rsidR="005E03FE" w:rsidRPr="00CD250B" w14:paraId="37C30C31" w14:textId="77777777" w:rsidTr="008A71CF">
              <w:tc>
                <w:tcPr>
                  <w:tcW w:w="760" w:type="dxa"/>
                </w:tcPr>
                <w:p w14:paraId="7DA95486"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Value</w:t>
                  </w:r>
                </w:p>
              </w:tc>
              <w:tc>
                <w:tcPr>
                  <w:tcW w:w="5157" w:type="dxa"/>
                </w:tcPr>
                <w:p w14:paraId="641C9668" w14:textId="77777777" w:rsidR="005E03FE" w:rsidRPr="00CD250B" w:rsidRDefault="005E03FE" w:rsidP="008A71CF">
                  <w:pPr>
                    <w:rPr>
                      <w:rFonts w:eastAsia="Times New Roman" w:cs="Times New Roman"/>
                      <w:color w:val="000000"/>
                      <w:szCs w:val="20"/>
                      <w:lang w:eastAsia="fi-FI"/>
                    </w:rPr>
                  </w:pPr>
                  <w:r w:rsidRPr="00CD250B">
                    <w:rPr>
                      <w:rFonts w:eastAsia="Times New Roman" w:cs="Times New Roman"/>
                      <w:color w:val="000000"/>
                      <w:szCs w:val="20"/>
                      <w:lang w:eastAsia="fi-FI"/>
                    </w:rPr>
                    <w:t>Comments</w:t>
                  </w:r>
                </w:p>
              </w:tc>
            </w:tr>
            <w:tr w:rsidR="005E03FE" w:rsidRPr="00C66064" w14:paraId="464CEA6F" w14:textId="77777777" w:rsidTr="008A71CF">
              <w:tc>
                <w:tcPr>
                  <w:tcW w:w="760" w:type="dxa"/>
                </w:tcPr>
                <w:p w14:paraId="50B789AB"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X</w:t>
                  </w:r>
                </w:p>
              </w:tc>
              <w:tc>
                <w:tcPr>
                  <w:tcW w:w="5157" w:type="dxa"/>
                </w:tcPr>
                <w:p w14:paraId="2C29451B" w14:textId="77777777" w:rsidR="005E03FE" w:rsidRPr="00C66064" w:rsidRDefault="005E03FE" w:rsidP="008A71CF">
                  <w:pPr>
                    <w:rPr>
                      <w:b/>
                      <w:szCs w:val="20"/>
                      <w:lang w:eastAsia="ja-JP"/>
                    </w:rPr>
                  </w:pPr>
                  <w:r>
                    <w:rPr>
                      <w:szCs w:val="20"/>
                      <w:lang w:eastAsia="fi-FI"/>
                    </w:rPr>
                    <w:t>Grid that SOLWEIG should be runned for</w:t>
                  </w:r>
                </w:p>
              </w:tc>
            </w:tr>
            <w:tr w:rsidR="005E03FE" w:rsidRPr="008764C7" w14:paraId="4F9AABCA" w14:textId="77777777" w:rsidTr="008A71CF">
              <w:tc>
                <w:tcPr>
                  <w:tcW w:w="760" w:type="dxa"/>
                </w:tcPr>
                <w:p w14:paraId="0FCA850F" w14:textId="77777777" w:rsidR="005E03FE" w:rsidRPr="00CD250B" w:rsidRDefault="005E03FE" w:rsidP="008A71CF">
                  <w:pPr>
                    <w:rPr>
                      <w:rFonts w:eastAsia="Times New Roman" w:cs="Times New Roman"/>
                      <w:color w:val="000000"/>
                      <w:szCs w:val="20"/>
                      <w:lang w:eastAsia="fi-FI"/>
                    </w:rPr>
                  </w:pPr>
                  <w:r>
                    <w:rPr>
                      <w:rFonts w:eastAsia="Times New Roman" w:cs="Times New Roman"/>
                      <w:color w:val="000000"/>
                      <w:szCs w:val="20"/>
                      <w:lang w:eastAsia="fi-FI"/>
                    </w:rPr>
                    <w:t>-999</w:t>
                  </w:r>
                </w:p>
              </w:tc>
              <w:tc>
                <w:tcPr>
                  <w:tcW w:w="5157" w:type="dxa"/>
                </w:tcPr>
                <w:p w14:paraId="675F5708" w14:textId="77777777" w:rsidR="005E03FE" w:rsidRPr="00444F2F" w:rsidRDefault="005E03FE" w:rsidP="008A71CF">
                  <w:pPr>
                    <w:tabs>
                      <w:tab w:val="left" w:pos="0"/>
                    </w:tabs>
                    <w:rPr>
                      <w:rFonts w:eastAsia="Times New Roman" w:cs="Times New Roman"/>
                      <w:color w:val="000000"/>
                      <w:szCs w:val="20"/>
                      <w:lang w:eastAsia="fi-FI"/>
                    </w:rPr>
                  </w:pPr>
                  <w:r w:rsidRPr="0002406F">
                    <w:rPr>
                      <w:szCs w:val="20"/>
                      <w:lang w:eastAsia="fi-FI"/>
                    </w:rPr>
                    <w:t>All grids</w:t>
                  </w:r>
                  <w:r>
                    <w:rPr>
                      <w:szCs w:val="20"/>
                      <w:lang w:eastAsia="fi-FI"/>
                    </w:rPr>
                    <w:t xml:space="preserve">. </w:t>
                  </w:r>
                  <w:r w:rsidRPr="0002406F">
                    <w:rPr>
                      <w:b/>
                      <w:szCs w:val="20"/>
                      <w:lang w:eastAsia="fi-FI"/>
                    </w:rPr>
                    <w:t>This should be used with care</w:t>
                  </w:r>
                  <w:r>
                    <w:rPr>
                      <w:szCs w:val="20"/>
                      <w:lang w:eastAsia="fi-FI"/>
                    </w:rPr>
                    <w:t>.</w:t>
                  </w:r>
                </w:p>
              </w:tc>
            </w:tr>
          </w:tbl>
          <w:p w14:paraId="7BBD5512" w14:textId="77777777" w:rsidR="005E03FE" w:rsidRPr="0002406F"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rPr>
            </w:pPr>
          </w:p>
        </w:tc>
      </w:tr>
    </w:tbl>
    <w:p w14:paraId="1FC5A55B" w14:textId="77777777" w:rsidR="005E03FE" w:rsidRPr="0002406F" w:rsidRDefault="005E03FE" w:rsidP="005E03FE">
      <w:pPr>
        <w:spacing w:after="200" w:line="276" w:lineRule="auto"/>
        <w:rPr>
          <w:rFonts w:eastAsiaTheme="majorEastAsia" w:cstheme="majorBidi"/>
          <w:b/>
          <w:bCs/>
          <w:color w:val="365F91" w:themeColor="accent1" w:themeShade="BF"/>
          <w:sz w:val="24"/>
          <w:szCs w:val="28"/>
          <w:lang w:val="en-GB"/>
        </w:rPr>
      </w:pPr>
      <w:r>
        <w:br w:type="page"/>
      </w:r>
    </w:p>
    <w:p w14:paraId="56A541BF" w14:textId="77777777" w:rsidR="00C40AF4" w:rsidRDefault="009E45C7" w:rsidP="00682AA3">
      <w:pPr>
        <w:pStyle w:val="Heading1"/>
        <w:numPr>
          <w:ilvl w:val="0"/>
          <w:numId w:val="31"/>
        </w:numPr>
      </w:pPr>
      <w:bookmarkStart w:id="94" w:name="_Output_files"/>
      <w:bookmarkStart w:id="95" w:name="_Toc414112049"/>
      <w:bookmarkEnd w:id="94"/>
      <w:r w:rsidRPr="00250031">
        <w:lastRenderedPageBreak/>
        <w:t>O</w:t>
      </w:r>
      <w:r w:rsidR="00C40AF4" w:rsidRPr="00250031">
        <w:t>utput</w:t>
      </w:r>
      <w:r w:rsidR="00C40AF4" w:rsidRPr="00935F17">
        <w:t xml:space="preserve"> files</w:t>
      </w:r>
      <w:bookmarkEnd w:id="95"/>
    </w:p>
    <w:p w14:paraId="1CD811E2" w14:textId="77777777" w:rsidR="00F10655" w:rsidRPr="00F10655" w:rsidRDefault="00F10655" w:rsidP="00F10655">
      <w:pPr>
        <w:rPr>
          <w:lang w:val="en-GB"/>
        </w:rPr>
      </w:pPr>
    </w:p>
    <w:p w14:paraId="2832C83F" w14:textId="138E2D28" w:rsidR="009D6C90" w:rsidRPr="007F34D7" w:rsidRDefault="00C9647A" w:rsidP="00870E7A">
      <w:pPr>
        <w:pStyle w:val="Heading2"/>
        <w:numPr>
          <w:ilvl w:val="0"/>
          <w:numId w:val="0"/>
        </w:numPr>
      </w:pPr>
      <w:bookmarkStart w:id="96" w:name="_Toc414112050"/>
      <w:r>
        <w:t xml:space="preserve">5.1 </w:t>
      </w:r>
      <w:r w:rsidR="009D6C90">
        <w:t>Error Messages</w:t>
      </w:r>
      <w:bookmarkEnd w:id="96"/>
      <w:r w:rsidR="00DE11D5">
        <w:t xml:space="preserve">: </w:t>
      </w:r>
      <w:r w:rsidR="00DE11D5" w:rsidRPr="00DE11D5">
        <w:t>PROBLEMS.TXT</w:t>
      </w:r>
    </w:p>
    <w:p w14:paraId="3F38D4C1" w14:textId="46DD477B" w:rsidR="0003316C" w:rsidRDefault="0003316C" w:rsidP="00275878">
      <w:pPr>
        <w:rPr>
          <w:lang w:val="en-GB"/>
        </w:rPr>
      </w:pPr>
      <w:r w:rsidRPr="00275878">
        <w:rPr>
          <w:lang w:val="en-GB"/>
        </w:rPr>
        <w:t xml:space="preserve">If there are problems with running the programme an error message will be written to </w:t>
      </w:r>
      <w:r w:rsidR="00DE11D5">
        <w:rPr>
          <w:b/>
          <w:lang w:val="en-GB"/>
        </w:rPr>
        <w:t>P</w:t>
      </w:r>
      <w:r w:rsidR="00DE11D5" w:rsidRPr="00275878">
        <w:rPr>
          <w:b/>
          <w:lang w:val="en-GB"/>
        </w:rPr>
        <w:t>ROBLEM</w:t>
      </w:r>
      <w:r w:rsidR="00DE11D5">
        <w:rPr>
          <w:b/>
          <w:lang w:val="en-GB"/>
        </w:rPr>
        <w:t>S</w:t>
      </w:r>
      <w:r w:rsidR="00DE11D5" w:rsidRPr="00275878">
        <w:rPr>
          <w:b/>
          <w:lang w:val="en-GB"/>
        </w:rPr>
        <w:t>.TXT</w:t>
      </w:r>
      <w:r w:rsidRPr="00275878">
        <w:rPr>
          <w:lang w:val="en-GB"/>
        </w:rPr>
        <w:t xml:space="preserve">. In most cases the programme will stop after that. </w:t>
      </w:r>
    </w:p>
    <w:p w14:paraId="0246CEFA" w14:textId="77777777" w:rsidR="009D6C90" w:rsidRDefault="009D6C90" w:rsidP="00275878">
      <w:pPr>
        <w:rPr>
          <w:lang w:val="en-GB"/>
        </w:rPr>
      </w:pPr>
    </w:p>
    <w:p w14:paraId="717EFEA5" w14:textId="4440F400" w:rsidR="009D6C90" w:rsidRDefault="00BA3F1B" w:rsidP="009D6C90">
      <w:pPr>
        <w:rPr>
          <w:lang w:val="en-GB"/>
        </w:rPr>
      </w:pPr>
      <w:r>
        <w:rPr>
          <w:lang w:val="en-GB"/>
        </w:rPr>
        <w:t>We have</w:t>
      </w:r>
      <w:r w:rsidR="009D6C90" w:rsidRPr="001C53F7">
        <w:rPr>
          <w:lang w:val="en-GB"/>
        </w:rPr>
        <w:t xml:space="preserve"> a large number of error messages included to try and capture common errors to help the user determine what the probable problem is</w:t>
      </w:r>
      <w:r w:rsidR="009D6C90" w:rsidRPr="00B679B5">
        <w:rPr>
          <w:b/>
          <w:lang w:val="en-GB"/>
        </w:rPr>
        <w:t xml:space="preserve">. If you encounter an error that does not provide an error message to </w:t>
      </w:r>
      <w:r w:rsidR="009D6C90" w:rsidRPr="00B679B5">
        <w:rPr>
          <w:b/>
          <w:i/>
          <w:lang w:val="en-GB"/>
        </w:rPr>
        <w:t>Problem.txt</w:t>
      </w:r>
      <w:r w:rsidR="009D6C90" w:rsidRPr="00B679B5">
        <w:rPr>
          <w:b/>
          <w:lang w:val="en-GB"/>
        </w:rPr>
        <w:t xml:space="preserve"> please capture the details so we can hopefully provide better error messag</w:t>
      </w:r>
      <w:r w:rsidR="00B679B5">
        <w:rPr>
          <w:b/>
          <w:lang w:val="en-GB"/>
        </w:rPr>
        <w:t>es</w:t>
      </w:r>
      <w:r w:rsidR="009D6C90" w:rsidRPr="001C53F7">
        <w:rPr>
          <w:lang w:val="en-GB"/>
        </w:rPr>
        <w:t>.</w:t>
      </w:r>
    </w:p>
    <w:p w14:paraId="2FFBF821" w14:textId="77777777" w:rsidR="005C7C43" w:rsidRDefault="005C7C43" w:rsidP="009D6C90">
      <w:pPr>
        <w:rPr>
          <w:lang w:val="en-GB"/>
        </w:rPr>
      </w:pPr>
    </w:p>
    <w:p w14:paraId="706AE207" w14:textId="77777777" w:rsidR="005C7C43" w:rsidRPr="001C53F7" w:rsidRDefault="005C7C43" w:rsidP="009D6C90">
      <w:pPr>
        <w:rPr>
          <w:lang w:val="en-GB"/>
        </w:rPr>
      </w:pPr>
      <w:r>
        <w:rPr>
          <w:lang w:val="en-GB"/>
        </w:rPr>
        <w:t xml:space="preserve">See </w:t>
      </w:r>
      <w:hyperlink w:anchor="_Troubleshooting_1" w:history="1">
        <w:r w:rsidRPr="005C7C43">
          <w:rPr>
            <w:rStyle w:val="Hyperlink"/>
            <w:lang w:val="en-GB"/>
          </w:rPr>
          <w:t>Troubleshooting</w:t>
        </w:r>
      </w:hyperlink>
      <w:r>
        <w:rPr>
          <w:lang w:val="en-GB"/>
        </w:rPr>
        <w:t xml:space="preserve"> section for help solving problems.</w:t>
      </w:r>
    </w:p>
    <w:p w14:paraId="4F6E10CA" w14:textId="77777777" w:rsidR="00122AF9" w:rsidRPr="0035616B" w:rsidRDefault="009D6C90" w:rsidP="009D6C90">
      <w:pPr>
        <w:rPr>
          <w:rFonts w:cs="Times New Roman"/>
          <w:szCs w:val="24"/>
          <w:lang w:val="en-GB"/>
        </w:rPr>
      </w:pPr>
      <w:r w:rsidRPr="001C53F7">
        <w:rPr>
          <w:rFonts w:cs="Times New Roman"/>
          <w:szCs w:val="24"/>
          <w:lang w:val="en-GB"/>
        </w:rPr>
        <w:t>If the file paths are not correct the program will return an error when run (see How to run the model).</w:t>
      </w:r>
    </w:p>
    <w:p w14:paraId="4C87051A" w14:textId="77777777" w:rsidR="003E6ED4" w:rsidRDefault="003E6ED4" w:rsidP="0078514A"/>
    <w:p w14:paraId="72DB899D" w14:textId="77777777" w:rsidR="005310FD" w:rsidRPr="007F34D7" w:rsidRDefault="00C9647A" w:rsidP="00870E7A">
      <w:pPr>
        <w:pStyle w:val="Heading2"/>
        <w:numPr>
          <w:ilvl w:val="0"/>
          <w:numId w:val="0"/>
        </w:numPr>
      </w:pPr>
      <w:bookmarkStart w:id="97" w:name="_Toc414112051"/>
      <w:r w:rsidRPr="00296BE5">
        <w:t xml:space="preserve">5.2 </w:t>
      </w:r>
      <w:r w:rsidR="008C6BE5" w:rsidRPr="00296BE5">
        <w:t>M</w:t>
      </w:r>
      <w:r w:rsidR="00BC6309" w:rsidRPr="00296BE5">
        <w:t>odel output</w:t>
      </w:r>
      <w:r w:rsidR="001A2AAF" w:rsidRPr="00296BE5">
        <w:t xml:space="preserve"> file</w:t>
      </w:r>
      <w:r w:rsidR="00FB6218" w:rsidRPr="00296BE5">
        <w:t>s</w:t>
      </w:r>
      <w:bookmarkEnd w:id="97"/>
    </w:p>
    <w:p w14:paraId="6B3B3DB3" w14:textId="77777777" w:rsidR="007B7278" w:rsidRPr="00A81528" w:rsidRDefault="00FB6218" w:rsidP="007147B5">
      <w:pPr>
        <w:rPr>
          <w:rFonts w:cs="Times New Roman"/>
          <w:szCs w:val="20"/>
          <w:lang w:val="en-GB"/>
        </w:rPr>
      </w:pPr>
      <w:r w:rsidRPr="00A81528">
        <w:rPr>
          <w:rFonts w:cs="Times New Roman"/>
          <w:szCs w:val="20"/>
          <w:lang w:val="en-GB"/>
        </w:rPr>
        <w:t xml:space="preserve">SUEWS </w:t>
      </w:r>
      <w:r w:rsidR="00F22D6D" w:rsidRPr="00A81528">
        <w:rPr>
          <w:rFonts w:cs="Times New Roman"/>
          <w:szCs w:val="20"/>
          <w:lang w:val="en-GB"/>
        </w:rPr>
        <w:t>prod</w:t>
      </w:r>
      <w:r w:rsidRPr="00A81528">
        <w:rPr>
          <w:rFonts w:cs="Times New Roman"/>
          <w:szCs w:val="20"/>
          <w:lang w:val="en-GB"/>
        </w:rPr>
        <w:t>uce</w:t>
      </w:r>
      <w:r w:rsidR="008E533F" w:rsidRPr="00A81528">
        <w:rPr>
          <w:rFonts w:cs="Times New Roman"/>
          <w:szCs w:val="20"/>
          <w:lang w:val="en-GB"/>
        </w:rPr>
        <w:t>s</w:t>
      </w:r>
      <w:r w:rsidRPr="00A81528">
        <w:rPr>
          <w:rFonts w:cs="Times New Roman"/>
          <w:szCs w:val="20"/>
          <w:lang w:val="en-GB"/>
        </w:rPr>
        <w:t xml:space="preserve"> the main</w:t>
      </w:r>
      <w:r w:rsidR="00F22D6D" w:rsidRPr="00A81528">
        <w:rPr>
          <w:rFonts w:cs="Times New Roman"/>
          <w:szCs w:val="20"/>
          <w:lang w:val="en-GB"/>
        </w:rPr>
        <w:t xml:space="preserve"> output file</w:t>
      </w:r>
      <w:r w:rsidR="00F22D6D" w:rsidRPr="00A81528">
        <w:rPr>
          <w:rFonts w:cs="Times New Roman"/>
          <w:i/>
          <w:szCs w:val="20"/>
          <w:lang w:val="en-GB"/>
        </w:rPr>
        <w:t xml:space="preserve"> </w:t>
      </w:r>
      <w:r w:rsidR="00F22D6D" w:rsidRPr="00A81528">
        <w:rPr>
          <w:rFonts w:cs="Times New Roman"/>
          <w:szCs w:val="20"/>
          <w:lang w:val="en-GB"/>
        </w:rPr>
        <w:t>(</w:t>
      </w:r>
      <w:r w:rsidRPr="00A81528">
        <w:rPr>
          <w:rFonts w:cs="Times New Roman"/>
          <w:b/>
          <w:i/>
          <w:szCs w:val="20"/>
          <w:lang w:val="en-GB"/>
        </w:rPr>
        <w:t>SS</w:t>
      </w:r>
      <w:r w:rsidR="002601E4" w:rsidRPr="00A81528">
        <w:rPr>
          <w:rFonts w:cs="Times New Roman"/>
          <w:b/>
          <w:i/>
          <w:szCs w:val="20"/>
          <w:lang w:val="en-GB"/>
        </w:rPr>
        <w:t>ss</w:t>
      </w:r>
      <w:r w:rsidR="00CD760D" w:rsidRPr="00A81528">
        <w:rPr>
          <w:rFonts w:cs="Times New Roman"/>
          <w:b/>
          <w:i/>
          <w:szCs w:val="20"/>
          <w:lang w:val="en-GB"/>
        </w:rPr>
        <w:t>_YY</w:t>
      </w:r>
      <w:r w:rsidRPr="00A81528">
        <w:rPr>
          <w:rFonts w:cs="Times New Roman"/>
          <w:b/>
          <w:i/>
          <w:szCs w:val="20"/>
          <w:lang w:val="en-GB"/>
        </w:rPr>
        <w:t>YY</w:t>
      </w:r>
      <w:r w:rsidR="008C6BE5" w:rsidRPr="00A81528">
        <w:rPr>
          <w:rFonts w:cs="Times New Roman"/>
          <w:b/>
          <w:i/>
          <w:szCs w:val="20"/>
          <w:lang w:val="en-GB"/>
        </w:rPr>
        <w:t>_tt</w:t>
      </w:r>
      <w:r w:rsidR="00F22D6D" w:rsidRPr="00A81528">
        <w:rPr>
          <w:rFonts w:cs="Times New Roman"/>
          <w:b/>
          <w:szCs w:val="20"/>
          <w:lang w:val="en-GB"/>
        </w:rPr>
        <w:t>.txt</w:t>
      </w:r>
      <w:r w:rsidRPr="00A81528">
        <w:rPr>
          <w:rFonts w:cs="Times New Roman"/>
          <w:szCs w:val="20"/>
          <w:lang w:val="en-GB"/>
        </w:rPr>
        <w:t>)</w:t>
      </w:r>
      <w:r w:rsidR="00F22D6D" w:rsidRPr="00A81528">
        <w:rPr>
          <w:rFonts w:cs="Times New Roman"/>
          <w:szCs w:val="20"/>
          <w:lang w:val="en-GB"/>
        </w:rPr>
        <w:t xml:space="preserve"> </w:t>
      </w:r>
      <w:r w:rsidR="00D721EB" w:rsidRPr="00A81528">
        <w:rPr>
          <w:rFonts w:cs="Times New Roman"/>
          <w:szCs w:val="20"/>
          <w:lang w:val="en-GB"/>
        </w:rPr>
        <w:t xml:space="preserve">with time resultion (tt min) </w:t>
      </w:r>
      <w:r w:rsidR="00F22D6D" w:rsidRPr="00A81528">
        <w:rPr>
          <w:rFonts w:cs="Times New Roman"/>
          <w:szCs w:val="20"/>
          <w:lang w:val="en-GB"/>
        </w:rPr>
        <w:t>defined by</w:t>
      </w:r>
      <w:r w:rsidR="00D721EB" w:rsidRPr="00A81528">
        <w:rPr>
          <w:rFonts w:cs="Times New Roman"/>
          <w:szCs w:val="20"/>
          <w:lang w:val="en-GB"/>
        </w:rPr>
        <w:t xml:space="preserve"> the model timestep</w:t>
      </w:r>
      <w:r w:rsidR="008C6BE5" w:rsidRPr="00A81528">
        <w:rPr>
          <w:rFonts w:cs="Times New Roman"/>
          <w:szCs w:val="20"/>
          <w:lang w:val="en-GB"/>
        </w:rPr>
        <w:t>.</w:t>
      </w:r>
    </w:p>
    <w:p w14:paraId="5ABAEAFF" w14:textId="77777777" w:rsidR="005310FD" w:rsidRPr="00A81528" w:rsidRDefault="005310FD" w:rsidP="007147B5">
      <w:pPr>
        <w:rPr>
          <w:rFonts w:cs="Times New Roman"/>
          <w:szCs w:val="20"/>
          <w:lang w:val="en-GB"/>
        </w:rPr>
      </w:pPr>
    </w:p>
    <w:tbl>
      <w:tblPr>
        <w:tblStyle w:val="LightShading-Accent1"/>
        <w:tblW w:w="9286" w:type="dxa"/>
        <w:tblLayout w:type="fixed"/>
        <w:tblLook w:val="04A0" w:firstRow="1" w:lastRow="0" w:firstColumn="1" w:lastColumn="0" w:noHBand="0" w:noVBand="1"/>
      </w:tblPr>
      <w:tblGrid>
        <w:gridCol w:w="1503"/>
        <w:gridCol w:w="1502"/>
        <w:gridCol w:w="6281"/>
      </w:tblGrid>
      <w:tr w:rsidR="000B5D03" w:rsidRPr="007D0D8E" w14:paraId="51399C02" w14:textId="77777777" w:rsidTr="000B5D0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4009865E" w14:textId="77777777" w:rsidR="000B5D03" w:rsidRPr="007D0D8E" w:rsidRDefault="000B5D03" w:rsidP="007147B5">
            <w:pPr>
              <w:rPr>
                <w:sz w:val="18"/>
                <w:szCs w:val="18"/>
                <w:lang w:val="en-GB"/>
              </w:rPr>
            </w:pPr>
          </w:p>
        </w:tc>
        <w:tc>
          <w:tcPr>
            <w:tcW w:w="1502" w:type="dxa"/>
          </w:tcPr>
          <w:p w14:paraId="4FD612ED" w14:textId="7C3CB570" w:rsidR="000B5D03" w:rsidRPr="007D0D8E" w:rsidRDefault="000B5D03" w:rsidP="007147B5">
            <w:pPr>
              <w:cnfStyle w:val="100000000000" w:firstRow="1"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Column name</w:t>
            </w:r>
          </w:p>
        </w:tc>
        <w:tc>
          <w:tcPr>
            <w:tcW w:w="6281" w:type="dxa"/>
          </w:tcPr>
          <w:p w14:paraId="62A0E337" w14:textId="77777777" w:rsidR="000B5D03" w:rsidRPr="007D0D8E" w:rsidRDefault="000B5D03" w:rsidP="007147B5">
            <w:pPr>
              <w:cnfStyle w:val="100000000000" w:firstRow="1"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Description</w:t>
            </w:r>
          </w:p>
        </w:tc>
      </w:tr>
      <w:tr w:rsidR="000B5D03" w:rsidRPr="007D0D8E" w14:paraId="376E3964"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3E4DB407" w14:textId="26EB6ED0" w:rsidR="000B5D03" w:rsidRPr="007D0D8E" w:rsidRDefault="000B5D03" w:rsidP="007147B5">
            <w:pPr>
              <w:rPr>
                <w:sz w:val="18"/>
                <w:szCs w:val="18"/>
                <w:lang w:val="en-GB"/>
              </w:rPr>
            </w:pPr>
            <w:r>
              <w:rPr>
                <w:sz w:val="18"/>
                <w:szCs w:val="18"/>
                <w:lang w:val="en-GB"/>
              </w:rPr>
              <w:t>1</w:t>
            </w:r>
          </w:p>
        </w:tc>
        <w:tc>
          <w:tcPr>
            <w:tcW w:w="1502" w:type="dxa"/>
          </w:tcPr>
          <w:p w14:paraId="2A22C934" w14:textId="4874A794"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iy</w:t>
            </w:r>
            <w:proofErr w:type="gramEnd"/>
          </w:p>
        </w:tc>
        <w:tc>
          <w:tcPr>
            <w:tcW w:w="6281" w:type="dxa"/>
          </w:tcPr>
          <w:p w14:paraId="138D8684"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Year [YYYY]</w:t>
            </w:r>
          </w:p>
        </w:tc>
      </w:tr>
      <w:tr w:rsidR="000B5D03" w:rsidRPr="007D0D8E" w14:paraId="07DAB5F1"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15911380" w14:textId="3106FC14" w:rsidR="000B5D03" w:rsidRPr="007D0D8E" w:rsidRDefault="000B5D03" w:rsidP="007147B5">
            <w:pPr>
              <w:rPr>
                <w:sz w:val="18"/>
                <w:szCs w:val="18"/>
                <w:lang w:val="en-GB"/>
              </w:rPr>
            </w:pPr>
            <w:r>
              <w:rPr>
                <w:sz w:val="18"/>
                <w:szCs w:val="18"/>
                <w:lang w:val="en-GB"/>
              </w:rPr>
              <w:t>2</w:t>
            </w:r>
          </w:p>
        </w:tc>
        <w:tc>
          <w:tcPr>
            <w:tcW w:w="1502" w:type="dxa"/>
          </w:tcPr>
          <w:p w14:paraId="1A9C7717" w14:textId="46005386"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id</w:t>
            </w:r>
            <w:proofErr w:type="gramEnd"/>
          </w:p>
        </w:tc>
        <w:tc>
          <w:tcPr>
            <w:tcW w:w="6281" w:type="dxa"/>
          </w:tcPr>
          <w:p w14:paraId="7F9164F3"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Day of year [DOY]</w:t>
            </w:r>
          </w:p>
        </w:tc>
      </w:tr>
      <w:tr w:rsidR="000B5D03" w:rsidRPr="007D0D8E" w14:paraId="1BEEBEC8"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76F7840" w14:textId="74014EEC" w:rsidR="000B5D03" w:rsidRPr="007D0D8E" w:rsidRDefault="000B5D03" w:rsidP="007722A8">
            <w:pPr>
              <w:rPr>
                <w:sz w:val="18"/>
                <w:szCs w:val="18"/>
                <w:lang w:val="en-GB"/>
              </w:rPr>
            </w:pPr>
            <w:r>
              <w:rPr>
                <w:sz w:val="18"/>
                <w:szCs w:val="18"/>
                <w:lang w:val="en-GB"/>
              </w:rPr>
              <w:t>3</w:t>
            </w:r>
          </w:p>
        </w:tc>
        <w:tc>
          <w:tcPr>
            <w:tcW w:w="1502" w:type="dxa"/>
          </w:tcPr>
          <w:p w14:paraId="6C82952C" w14:textId="79A5C47A" w:rsidR="000B5D03" w:rsidRPr="007D0D8E" w:rsidRDefault="000B5D03" w:rsidP="007722A8">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it</w:t>
            </w:r>
            <w:proofErr w:type="gramEnd"/>
          </w:p>
        </w:tc>
        <w:tc>
          <w:tcPr>
            <w:tcW w:w="6281" w:type="dxa"/>
          </w:tcPr>
          <w:p w14:paraId="68A1A2C8"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Hour [H]</w:t>
            </w:r>
          </w:p>
        </w:tc>
      </w:tr>
      <w:tr w:rsidR="000B5D03" w:rsidRPr="007D0D8E" w14:paraId="1E03438F"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39E6C0F" w14:textId="713DB4C2" w:rsidR="000B5D03" w:rsidRPr="007D0D8E" w:rsidRDefault="000B5D03" w:rsidP="007722A8">
            <w:pPr>
              <w:rPr>
                <w:sz w:val="18"/>
                <w:szCs w:val="18"/>
                <w:lang w:val="en-GB"/>
              </w:rPr>
            </w:pPr>
            <w:r>
              <w:rPr>
                <w:sz w:val="18"/>
                <w:szCs w:val="18"/>
                <w:lang w:val="en-GB"/>
              </w:rPr>
              <w:t>4</w:t>
            </w:r>
          </w:p>
        </w:tc>
        <w:tc>
          <w:tcPr>
            <w:tcW w:w="1502" w:type="dxa"/>
          </w:tcPr>
          <w:p w14:paraId="3119B641" w14:textId="3A6519E0" w:rsidR="000B5D03" w:rsidRPr="007D0D8E" w:rsidRDefault="000B5D03" w:rsidP="007722A8">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imin</w:t>
            </w:r>
            <w:proofErr w:type="gramEnd"/>
          </w:p>
        </w:tc>
        <w:tc>
          <w:tcPr>
            <w:tcW w:w="6281" w:type="dxa"/>
          </w:tcPr>
          <w:p w14:paraId="4271ACE9"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Minute [M]</w:t>
            </w:r>
          </w:p>
        </w:tc>
      </w:tr>
      <w:tr w:rsidR="000B5D03" w:rsidRPr="007D0D8E" w14:paraId="740B367C"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DFB8E78" w14:textId="674C6E96" w:rsidR="000B5D03" w:rsidRPr="007D0D8E" w:rsidRDefault="000B5D03" w:rsidP="007722A8">
            <w:pPr>
              <w:rPr>
                <w:sz w:val="18"/>
                <w:szCs w:val="18"/>
                <w:lang w:val="en-GB"/>
              </w:rPr>
            </w:pPr>
            <w:r>
              <w:rPr>
                <w:sz w:val="18"/>
                <w:szCs w:val="18"/>
                <w:lang w:val="en-GB"/>
              </w:rPr>
              <w:t>5</w:t>
            </w:r>
          </w:p>
        </w:tc>
        <w:tc>
          <w:tcPr>
            <w:tcW w:w="1502" w:type="dxa"/>
          </w:tcPr>
          <w:p w14:paraId="7E43816A" w14:textId="7FA45270" w:rsidR="000B5D03" w:rsidRPr="007D0D8E" w:rsidRDefault="000B5D03" w:rsidP="007722A8">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dectime</w:t>
            </w:r>
            <w:proofErr w:type="gramEnd"/>
          </w:p>
        </w:tc>
        <w:tc>
          <w:tcPr>
            <w:tcW w:w="6281" w:type="dxa"/>
          </w:tcPr>
          <w:p w14:paraId="7EC8AFBF" w14:textId="77777777" w:rsidR="000B5D03" w:rsidRPr="007D0D8E" w:rsidRDefault="000B5D03" w:rsidP="007722A8">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Decimal time [-]</w:t>
            </w:r>
          </w:p>
        </w:tc>
      </w:tr>
      <w:tr w:rsidR="000B5D03" w:rsidRPr="007D0D8E" w14:paraId="3A29C4EE"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7DAECE56" w14:textId="7A3B50EC" w:rsidR="000B5D03" w:rsidRPr="007D0D8E" w:rsidRDefault="000B5D03" w:rsidP="007147B5">
            <w:pPr>
              <w:rPr>
                <w:sz w:val="18"/>
                <w:szCs w:val="18"/>
                <w:lang w:val="en-GB"/>
              </w:rPr>
            </w:pPr>
            <w:r>
              <w:rPr>
                <w:sz w:val="18"/>
                <w:szCs w:val="18"/>
                <w:lang w:val="en-GB"/>
              </w:rPr>
              <w:t>6</w:t>
            </w:r>
          </w:p>
        </w:tc>
        <w:tc>
          <w:tcPr>
            <w:tcW w:w="1502" w:type="dxa"/>
          </w:tcPr>
          <w:p w14:paraId="6D3615E0" w14:textId="16956E22"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kdown</w:t>
            </w:r>
            <w:proofErr w:type="gramEnd"/>
          </w:p>
        </w:tc>
        <w:tc>
          <w:tcPr>
            <w:tcW w:w="6281" w:type="dxa"/>
          </w:tcPr>
          <w:p w14:paraId="4EF222B1"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Incoming shortwave radiation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09031B95"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3A3F5425" w14:textId="509C652B" w:rsidR="000B5D03" w:rsidRPr="007D0D8E" w:rsidRDefault="000B5D03" w:rsidP="007147B5">
            <w:pPr>
              <w:rPr>
                <w:sz w:val="18"/>
                <w:szCs w:val="18"/>
                <w:lang w:val="en-GB"/>
              </w:rPr>
            </w:pPr>
            <w:r>
              <w:rPr>
                <w:sz w:val="18"/>
                <w:szCs w:val="18"/>
                <w:lang w:val="en-GB"/>
              </w:rPr>
              <w:t>7</w:t>
            </w:r>
          </w:p>
        </w:tc>
        <w:tc>
          <w:tcPr>
            <w:tcW w:w="1502" w:type="dxa"/>
          </w:tcPr>
          <w:p w14:paraId="6F74B620" w14:textId="362EBE1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kup</w:t>
            </w:r>
            <w:proofErr w:type="gramEnd"/>
          </w:p>
        </w:tc>
        <w:tc>
          <w:tcPr>
            <w:tcW w:w="6281" w:type="dxa"/>
          </w:tcPr>
          <w:p w14:paraId="6B7BD765"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Outgoing shortwave radiation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53164618"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1AFC14A" w14:textId="1AE21125" w:rsidR="000B5D03" w:rsidRPr="007D0D8E" w:rsidRDefault="000B5D03" w:rsidP="007147B5">
            <w:pPr>
              <w:rPr>
                <w:sz w:val="18"/>
                <w:szCs w:val="18"/>
                <w:lang w:val="en-GB"/>
              </w:rPr>
            </w:pPr>
            <w:r>
              <w:rPr>
                <w:sz w:val="18"/>
                <w:szCs w:val="18"/>
                <w:lang w:val="en-GB"/>
              </w:rPr>
              <w:t>8</w:t>
            </w:r>
          </w:p>
        </w:tc>
        <w:tc>
          <w:tcPr>
            <w:tcW w:w="1502" w:type="dxa"/>
          </w:tcPr>
          <w:p w14:paraId="5745C72B" w14:textId="2A8BD67A"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ldown</w:t>
            </w:r>
            <w:proofErr w:type="gramEnd"/>
          </w:p>
        </w:tc>
        <w:tc>
          <w:tcPr>
            <w:tcW w:w="6281" w:type="dxa"/>
          </w:tcPr>
          <w:p w14:paraId="2AF6A4A0"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Incoming longwave radiation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68AD9FC6"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3AE671C" w14:textId="6DB868D8" w:rsidR="000B5D03" w:rsidRPr="007D0D8E" w:rsidRDefault="000B5D03" w:rsidP="007147B5">
            <w:pPr>
              <w:rPr>
                <w:sz w:val="18"/>
                <w:szCs w:val="18"/>
                <w:lang w:val="en-GB"/>
              </w:rPr>
            </w:pPr>
            <w:r>
              <w:rPr>
                <w:sz w:val="18"/>
                <w:szCs w:val="18"/>
                <w:lang w:val="en-GB"/>
              </w:rPr>
              <w:t>9</w:t>
            </w:r>
          </w:p>
        </w:tc>
        <w:tc>
          <w:tcPr>
            <w:tcW w:w="1502" w:type="dxa"/>
          </w:tcPr>
          <w:p w14:paraId="188BFADC" w14:textId="5E970BD9"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lup</w:t>
            </w:r>
            <w:proofErr w:type="gramEnd"/>
          </w:p>
        </w:tc>
        <w:tc>
          <w:tcPr>
            <w:tcW w:w="6281" w:type="dxa"/>
          </w:tcPr>
          <w:p w14:paraId="4D23923A"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Outgoing longwave radiation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042B998E"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AE03325" w14:textId="569B0D58" w:rsidR="000B5D03" w:rsidRPr="007D0D8E" w:rsidRDefault="000B5D03" w:rsidP="007722A8">
            <w:pPr>
              <w:rPr>
                <w:sz w:val="18"/>
                <w:szCs w:val="18"/>
                <w:lang w:val="en-GB"/>
              </w:rPr>
            </w:pPr>
            <w:r>
              <w:rPr>
                <w:sz w:val="18"/>
                <w:szCs w:val="18"/>
                <w:lang w:val="en-GB"/>
              </w:rPr>
              <w:t>10</w:t>
            </w:r>
          </w:p>
        </w:tc>
        <w:tc>
          <w:tcPr>
            <w:tcW w:w="1502" w:type="dxa"/>
          </w:tcPr>
          <w:p w14:paraId="67D74D90" w14:textId="34B690DD" w:rsidR="000B5D03" w:rsidRPr="007D0D8E" w:rsidRDefault="000B5D03" w:rsidP="007722A8">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Tsurf</w:t>
            </w:r>
          </w:p>
        </w:tc>
        <w:tc>
          <w:tcPr>
            <w:tcW w:w="6281" w:type="dxa"/>
          </w:tcPr>
          <w:p w14:paraId="49C776F6"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Surface temperature [°C]</w:t>
            </w:r>
          </w:p>
        </w:tc>
      </w:tr>
      <w:tr w:rsidR="000B5D03" w:rsidRPr="007D0D8E" w14:paraId="2D91B966"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1808FC9E" w14:textId="155BD1F2" w:rsidR="000B5D03" w:rsidRPr="007D0D8E" w:rsidRDefault="000B5D03" w:rsidP="007147B5">
            <w:pPr>
              <w:rPr>
                <w:sz w:val="18"/>
                <w:szCs w:val="18"/>
                <w:lang w:val="en-GB"/>
              </w:rPr>
            </w:pPr>
            <w:r>
              <w:rPr>
                <w:sz w:val="18"/>
                <w:szCs w:val="18"/>
                <w:lang w:val="en-GB"/>
              </w:rPr>
              <w:t>11</w:t>
            </w:r>
          </w:p>
        </w:tc>
        <w:tc>
          <w:tcPr>
            <w:tcW w:w="1502" w:type="dxa"/>
          </w:tcPr>
          <w:p w14:paraId="17AE9C6D" w14:textId="6616E982"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qn</w:t>
            </w:r>
            <w:proofErr w:type="gramEnd"/>
          </w:p>
        </w:tc>
        <w:tc>
          <w:tcPr>
            <w:tcW w:w="6281" w:type="dxa"/>
          </w:tcPr>
          <w:p w14:paraId="20B3D226"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Net all-wave radiation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208C3362"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2888181" w14:textId="7E91F6BE" w:rsidR="000B5D03" w:rsidRPr="007D0D8E" w:rsidRDefault="000B5D03" w:rsidP="007147B5">
            <w:pPr>
              <w:rPr>
                <w:sz w:val="18"/>
                <w:szCs w:val="18"/>
                <w:lang w:val="en-GB"/>
              </w:rPr>
            </w:pPr>
            <w:r>
              <w:rPr>
                <w:sz w:val="18"/>
                <w:szCs w:val="18"/>
                <w:lang w:val="en-GB"/>
              </w:rPr>
              <w:t>12</w:t>
            </w:r>
          </w:p>
        </w:tc>
        <w:tc>
          <w:tcPr>
            <w:tcW w:w="1502" w:type="dxa"/>
          </w:tcPr>
          <w:p w14:paraId="4A823D5E" w14:textId="2BCFEB74"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h</w:t>
            </w:r>
            <w:proofErr w:type="gramEnd"/>
            <w:r w:rsidRPr="007D0D8E">
              <w:rPr>
                <w:color w:val="auto"/>
                <w:sz w:val="18"/>
                <w:szCs w:val="18"/>
                <w:lang w:val="en-GB"/>
              </w:rPr>
              <w:t>_mod</w:t>
            </w:r>
          </w:p>
        </w:tc>
        <w:tc>
          <w:tcPr>
            <w:tcW w:w="6281" w:type="dxa"/>
          </w:tcPr>
          <w:p w14:paraId="01792BA6" w14:textId="77777777" w:rsidR="000B5D03" w:rsidRPr="007D0D8E" w:rsidRDefault="000B5D03" w:rsidP="007722A8">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Sensible heat flux (calculated using LUMPS)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578A3750"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041E820" w14:textId="40B3E251" w:rsidR="000B5D03" w:rsidRPr="007D0D8E" w:rsidRDefault="000B5D03" w:rsidP="007147B5">
            <w:pPr>
              <w:rPr>
                <w:sz w:val="18"/>
                <w:szCs w:val="18"/>
                <w:lang w:val="en-GB"/>
              </w:rPr>
            </w:pPr>
            <w:r>
              <w:rPr>
                <w:sz w:val="18"/>
                <w:szCs w:val="18"/>
                <w:lang w:val="en-GB"/>
              </w:rPr>
              <w:t>13</w:t>
            </w:r>
          </w:p>
        </w:tc>
        <w:tc>
          <w:tcPr>
            <w:tcW w:w="1502" w:type="dxa"/>
          </w:tcPr>
          <w:p w14:paraId="3D9BF34C" w14:textId="29DD0CD4"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e</w:t>
            </w:r>
            <w:proofErr w:type="gramEnd"/>
            <w:r w:rsidRPr="007D0D8E">
              <w:rPr>
                <w:color w:val="auto"/>
                <w:sz w:val="18"/>
                <w:szCs w:val="18"/>
                <w:lang w:val="en-GB"/>
              </w:rPr>
              <w:t>_mod</w:t>
            </w:r>
          </w:p>
        </w:tc>
        <w:tc>
          <w:tcPr>
            <w:tcW w:w="6281" w:type="dxa"/>
          </w:tcPr>
          <w:p w14:paraId="22D16E89" w14:textId="77777777" w:rsidR="000B5D03" w:rsidRPr="007D0D8E" w:rsidRDefault="000B5D03" w:rsidP="007722A8">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Latent heat flux (calculated using LUMPS)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186BCA68"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1F77C929" w14:textId="4FFE0AAD" w:rsidR="000B5D03" w:rsidRPr="007D0D8E" w:rsidRDefault="000B5D03" w:rsidP="007147B5">
            <w:pPr>
              <w:rPr>
                <w:sz w:val="18"/>
                <w:szCs w:val="18"/>
                <w:lang w:val="en-GB"/>
              </w:rPr>
            </w:pPr>
            <w:r>
              <w:rPr>
                <w:sz w:val="18"/>
                <w:szCs w:val="18"/>
                <w:lang w:val="en-GB"/>
              </w:rPr>
              <w:t>14</w:t>
            </w:r>
          </w:p>
        </w:tc>
        <w:tc>
          <w:tcPr>
            <w:tcW w:w="1502" w:type="dxa"/>
          </w:tcPr>
          <w:p w14:paraId="6C78E515" w14:textId="1B72D591"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qs</w:t>
            </w:r>
            <w:proofErr w:type="gramEnd"/>
          </w:p>
        </w:tc>
        <w:tc>
          <w:tcPr>
            <w:tcW w:w="6281" w:type="dxa"/>
          </w:tcPr>
          <w:p w14:paraId="74F93B7B"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Storage heat flux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307FDE5B"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9EDE63E" w14:textId="5FEC731A" w:rsidR="000B5D03" w:rsidRPr="007D0D8E" w:rsidRDefault="000B5D03" w:rsidP="007147B5">
            <w:pPr>
              <w:rPr>
                <w:sz w:val="18"/>
                <w:szCs w:val="18"/>
                <w:lang w:val="en-GB"/>
              </w:rPr>
            </w:pPr>
            <w:r>
              <w:rPr>
                <w:sz w:val="18"/>
                <w:szCs w:val="18"/>
                <w:lang w:val="en-GB"/>
              </w:rPr>
              <w:t>15</w:t>
            </w:r>
          </w:p>
        </w:tc>
        <w:tc>
          <w:tcPr>
            <w:tcW w:w="1502" w:type="dxa"/>
          </w:tcPr>
          <w:p w14:paraId="7A40C0D5" w14:textId="516CE72F"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qf</w:t>
            </w:r>
            <w:proofErr w:type="gramEnd"/>
          </w:p>
        </w:tc>
        <w:tc>
          <w:tcPr>
            <w:tcW w:w="6281" w:type="dxa"/>
          </w:tcPr>
          <w:p w14:paraId="2132AF68"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Anthropogenic heat flux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2B7EDE91"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1399D105" w14:textId="0D0887A3" w:rsidR="000B5D03" w:rsidRPr="007D0D8E" w:rsidRDefault="000B5D03" w:rsidP="007147B5">
            <w:pPr>
              <w:rPr>
                <w:sz w:val="18"/>
                <w:szCs w:val="18"/>
                <w:lang w:val="en-GB"/>
              </w:rPr>
            </w:pPr>
            <w:r>
              <w:rPr>
                <w:sz w:val="18"/>
                <w:szCs w:val="18"/>
                <w:lang w:val="en-GB"/>
              </w:rPr>
              <w:t>16</w:t>
            </w:r>
          </w:p>
        </w:tc>
        <w:tc>
          <w:tcPr>
            <w:tcW w:w="1502" w:type="dxa"/>
          </w:tcPr>
          <w:p w14:paraId="34821E07" w14:textId="16A6AF25"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qh</w:t>
            </w:r>
            <w:proofErr w:type="gramEnd"/>
          </w:p>
        </w:tc>
        <w:tc>
          <w:tcPr>
            <w:tcW w:w="6281" w:type="dxa"/>
          </w:tcPr>
          <w:p w14:paraId="7EC6CBA1"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Sensible heat flux (SUEWS)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47D42F04"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39CE6B2" w14:textId="1B482DDE" w:rsidR="000B5D03" w:rsidRPr="007D0D8E" w:rsidRDefault="000B5D03" w:rsidP="007147B5">
            <w:pPr>
              <w:rPr>
                <w:sz w:val="18"/>
                <w:szCs w:val="18"/>
                <w:lang w:val="en-GB"/>
              </w:rPr>
            </w:pPr>
            <w:r>
              <w:rPr>
                <w:sz w:val="18"/>
                <w:szCs w:val="18"/>
                <w:lang w:val="en-GB"/>
              </w:rPr>
              <w:t>17</w:t>
            </w:r>
          </w:p>
        </w:tc>
        <w:tc>
          <w:tcPr>
            <w:tcW w:w="1502" w:type="dxa"/>
          </w:tcPr>
          <w:p w14:paraId="3D2D3CEA" w14:textId="0EF47799"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qe</w:t>
            </w:r>
            <w:proofErr w:type="gramEnd"/>
          </w:p>
        </w:tc>
        <w:tc>
          <w:tcPr>
            <w:tcW w:w="6281" w:type="dxa"/>
          </w:tcPr>
          <w:p w14:paraId="0B86A77D"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Latent heat flux (SUEWS)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0DB46E38"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FB4241F" w14:textId="3B145339" w:rsidR="000B5D03" w:rsidRPr="007D0D8E" w:rsidRDefault="000B5D03" w:rsidP="007147B5">
            <w:pPr>
              <w:rPr>
                <w:sz w:val="18"/>
                <w:szCs w:val="18"/>
                <w:lang w:val="en-GB"/>
              </w:rPr>
            </w:pPr>
            <w:r>
              <w:rPr>
                <w:sz w:val="18"/>
                <w:szCs w:val="18"/>
                <w:lang w:val="en-GB"/>
              </w:rPr>
              <w:t>18</w:t>
            </w:r>
          </w:p>
        </w:tc>
        <w:tc>
          <w:tcPr>
            <w:tcW w:w="1502" w:type="dxa"/>
          </w:tcPr>
          <w:p w14:paraId="321C86AB" w14:textId="454B2AC2"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p</w:t>
            </w:r>
            <w:proofErr w:type="gramEnd"/>
            <w:r w:rsidRPr="007D0D8E">
              <w:rPr>
                <w:color w:val="auto"/>
                <w:sz w:val="18"/>
                <w:szCs w:val="18"/>
                <w:lang w:val="en-GB"/>
              </w:rPr>
              <w:t>/i</w:t>
            </w:r>
          </w:p>
        </w:tc>
        <w:tc>
          <w:tcPr>
            <w:tcW w:w="6281" w:type="dxa"/>
          </w:tcPr>
          <w:p w14:paraId="0B671C46" w14:textId="77777777" w:rsidR="000B5D03" w:rsidRPr="007D0D8E" w:rsidRDefault="000B5D03" w:rsidP="007722A8">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Rain [mm]</w:t>
            </w:r>
          </w:p>
        </w:tc>
      </w:tr>
      <w:tr w:rsidR="000B5D03" w:rsidRPr="007D0D8E" w14:paraId="705CAAF8"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1E85767E" w14:textId="15C986AE" w:rsidR="000B5D03" w:rsidRPr="007D0D8E" w:rsidRDefault="000B5D03" w:rsidP="007147B5">
            <w:pPr>
              <w:rPr>
                <w:sz w:val="18"/>
                <w:szCs w:val="18"/>
                <w:lang w:val="en-GB"/>
              </w:rPr>
            </w:pPr>
            <w:r>
              <w:rPr>
                <w:sz w:val="18"/>
                <w:szCs w:val="18"/>
                <w:lang w:val="en-GB"/>
              </w:rPr>
              <w:t>19</w:t>
            </w:r>
          </w:p>
        </w:tc>
        <w:tc>
          <w:tcPr>
            <w:tcW w:w="1502" w:type="dxa"/>
          </w:tcPr>
          <w:p w14:paraId="5DF50414" w14:textId="6CDABCAF"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Ie/i</w:t>
            </w:r>
          </w:p>
        </w:tc>
        <w:tc>
          <w:tcPr>
            <w:tcW w:w="6281" w:type="dxa"/>
          </w:tcPr>
          <w:p w14:paraId="1BAA53C7" w14:textId="77777777" w:rsidR="000B5D03" w:rsidRPr="007D0D8E" w:rsidRDefault="000B5D03" w:rsidP="002A4F27">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External water use in the study area [mm]</w:t>
            </w:r>
          </w:p>
        </w:tc>
      </w:tr>
      <w:tr w:rsidR="000B5D03" w:rsidRPr="007D0D8E" w14:paraId="4233BE53"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32CDFF4C" w14:textId="6F4073EF" w:rsidR="000B5D03" w:rsidRPr="007D0D8E" w:rsidRDefault="000B5D03" w:rsidP="007722A8">
            <w:pPr>
              <w:rPr>
                <w:sz w:val="18"/>
                <w:szCs w:val="18"/>
                <w:lang w:val="en-GB"/>
              </w:rPr>
            </w:pPr>
            <w:r>
              <w:rPr>
                <w:sz w:val="18"/>
                <w:szCs w:val="18"/>
                <w:lang w:val="en-GB"/>
              </w:rPr>
              <w:t>20</w:t>
            </w:r>
          </w:p>
        </w:tc>
        <w:tc>
          <w:tcPr>
            <w:tcW w:w="1502" w:type="dxa"/>
          </w:tcPr>
          <w:p w14:paraId="2E17D658" w14:textId="011F8F6D" w:rsidR="000B5D03" w:rsidRPr="007D0D8E" w:rsidRDefault="000B5D03" w:rsidP="007722A8">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E/i</w:t>
            </w:r>
          </w:p>
        </w:tc>
        <w:tc>
          <w:tcPr>
            <w:tcW w:w="6281" w:type="dxa"/>
          </w:tcPr>
          <w:p w14:paraId="6386B752" w14:textId="77777777" w:rsidR="000B5D03" w:rsidRPr="007D0D8E" w:rsidRDefault="000B5D03" w:rsidP="007722A8">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Evaporation [mm]</w:t>
            </w:r>
          </w:p>
        </w:tc>
      </w:tr>
      <w:tr w:rsidR="000B5D03" w:rsidRPr="007D0D8E" w14:paraId="32E8A284"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43AA5398" w14:textId="16AC96E8" w:rsidR="000B5D03" w:rsidRPr="007D0D8E" w:rsidRDefault="000B5D03" w:rsidP="003448FB">
            <w:pPr>
              <w:rPr>
                <w:sz w:val="18"/>
                <w:szCs w:val="18"/>
                <w:lang w:val="en-GB"/>
              </w:rPr>
            </w:pPr>
            <w:r>
              <w:rPr>
                <w:sz w:val="18"/>
                <w:szCs w:val="18"/>
                <w:lang w:val="en-GB"/>
              </w:rPr>
              <w:t>21</w:t>
            </w:r>
          </w:p>
        </w:tc>
        <w:tc>
          <w:tcPr>
            <w:tcW w:w="1502" w:type="dxa"/>
          </w:tcPr>
          <w:p w14:paraId="56194174" w14:textId="23C7D104" w:rsidR="000B5D03" w:rsidRPr="007D0D8E" w:rsidRDefault="000B5D03" w:rsidP="003448FB">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Dr/i</w:t>
            </w:r>
          </w:p>
        </w:tc>
        <w:tc>
          <w:tcPr>
            <w:tcW w:w="6281" w:type="dxa"/>
          </w:tcPr>
          <w:p w14:paraId="21F0EE09" w14:textId="77777777" w:rsidR="000B5D03" w:rsidRPr="007D0D8E" w:rsidRDefault="000B5D03" w:rsidP="003448FB">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Drainage [mm]</w:t>
            </w:r>
          </w:p>
        </w:tc>
      </w:tr>
      <w:tr w:rsidR="000B5D03" w:rsidRPr="007D0D8E" w14:paraId="28AED74E"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0B076A56" w14:textId="7625F827" w:rsidR="000B5D03" w:rsidRPr="007D0D8E" w:rsidRDefault="000B5D03" w:rsidP="007147B5">
            <w:pPr>
              <w:rPr>
                <w:sz w:val="18"/>
                <w:szCs w:val="18"/>
                <w:lang w:val="en-GB"/>
              </w:rPr>
            </w:pPr>
            <w:r>
              <w:rPr>
                <w:sz w:val="18"/>
                <w:szCs w:val="18"/>
                <w:lang w:val="en-GB"/>
              </w:rPr>
              <w:t>22</w:t>
            </w:r>
          </w:p>
        </w:tc>
        <w:tc>
          <w:tcPr>
            <w:tcW w:w="1502" w:type="dxa"/>
          </w:tcPr>
          <w:p w14:paraId="21AF743A" w14:textId="7855B4D6"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St/i</w:t>
            </w:r>
          </w:p>
        </w:tc>
        <w:tc>
          <w:tcPr>
            <w:tcW w:w="6281" w:type="dxa"/>
          </w:tcPr>
          <w:p w14:paraId="630A997A" w14:textId="77777777" w:rsidR="000B5D03" w:rsidRPr="007D0D8E" w:rsidRDefault="000B5D03" w:rsidP="00894DCF">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Surface state  [mm]</w:t>
            </w:r>
          </w:p>
        </w:tc>
      </w:tr>
      <w:tr w:rsidR="000B5D03" w:rsidRPr="007D0D8E" w14:paraId="0A5C3E64"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75AFB4D3" w14:textId="29ADE103" w:rsidR="000B5D03" w:rsidRPr="007D0D8E" w:rsidRDefault="000B5D03" w:rsidP="007147B5">
            <w:pPr>
              <w:rPr>
                <w:sz w:val="18"/>
                <w:szCs w:val="18"/>
                <w:lang w:val="en-GB"/>
              </w:rPr>
            </w:pPr>
            <w:r>
              <w:rPr>
                <w:sz w:val="18"/>
                <w:szCs w:val="18"/>
                <w:lang w:val="en-GB"/>
              </w:rPr>
              <w:t>23</w:t>
            </w:r>
          </w:p>
        </w:tc>
        <w:tc>
          <w:tcPr>
            <w:tcW w:w="1502" w:type="dxa"/>
          </w:tcPr>
          <w:p w14:paraId="56869A16" w14:textId="36870AA2"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NWSt/i</w:t>
            </w:r>
          </w:p>
        </w:tc>
        <w:tc>
          <w:tcPr>
            <w:tcW w:w="6281" w:type="dxa"/>
          </w:tcPr>
          <w:p w14:paraId="04D2142A" w14:textId="77777777" w:rsidR="000B5D03" w:rsidRPr="007D0D8E" w:rsidRDefault="000B5D03" w:rsidP="00894DCF">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Land surface state (i.e. Water surface excluded) [mm]</w:t>
            </w:r>
          </w:p>
        </w:tc>
      </w:tr>
      <w:tr w:rsidR="000B5D03" w:rsidRPr="007D0D8E" w14:paraId="2FC73D83"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05BD9127" w14:textId="0E9DF8D9" w:rsidR="000B5D03" w:rsidRPr="007D0D8E" w:rsidRDefault="000B5D03" w:rsidP="00894DCF">
            <w:pPr>
              <w:rPr>
                <w:sz w:val="18"/>
                <w:szCs w:val="18"/>
                <w:lang w:val="en-GB"/>
              </w:rPr>
            </w:pPr>
            <w:r>
              <w:rPr>
                <w:sz w:val="18"/>
                <w:szCs w:val="18"/>
                <w:lang w:val="en-GB"/>
              </w:rPr>
              <w:t>24</w:t>
            </w:r>
          </w:p>
        </w:tc>
        <w:tc>
          <w:tcPr>
            <w:tcW w:w="1502" w:type="dxa"/>
          </w:tcPr>
          <w:p w14:paraId="0FD23F79" w14:textId="70B909E5" w:rsidR="000B5D03" w:rsidRPr="007D0D8E" w:rsidRDefault="000B5D03" w:rsidP="00894DCF">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surfCh</w:t>
            </w:r>
            <w:proofErr w:type="gramEnd"/>
            <w:r w:rsidRPr="007D0D8E">
              <w:rPr>
                <w:color w:val="auto"/>
                <w:sz w:val="18"/>
                <w:szCs w:val="18"/>
                <w:lang w:val="en-GB"/>
              </w:rPr>
              <w:t>/i</w:t>
            </w:r>
          </w:p>
        </w:tc>
        <w:tc>
          <w:tcPr>
            <w:tcW w:w="6281" w:type="dxa"/>
          </w:tcPr>
          <w:p w14:paraId="0FD9C0D4" w14:textId="77777777" w:rsidR="000B5D03" w:rsidRPr="007D0D8E" w:rsidRDefault="000B5D03" w:rsidP="00894DCF">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Change in surface stores  [mm]</w:t>
            </w:r>
          </w:p>
        </w:tc>
      </w:tr>
      <w:tr w:rsidR="000B5D03" w:rsidRPr="007D0D8E" w14:paraId="3E06C3A6"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6D51EB3" w14:textId="5D605E9E" w:rsidR="000B5D03" w:rsidRPr="007D0D8E" w:rsidRDefault="000B5D03" w:rsidP="00894DCF">
            <w:pPr>
              <w:rPr>
                <w:sz w:val="18"/>
                <w:szCs w:val="18"/>
                <w:lang w:val="en-GB"/>
              </w:rPr>
            </w:pPr>
            <w:r>
              <w:rPr>
                <w:sz w:val="18"/>
                <w:szCs w:val="18"/>
                <w:lang w:val="en-GB"/>
              </w:rPr>
              <w:t>25</w:t>
            </w:r>
          </w:p>
        </w:tc>
        <w:tc>
          <w:tcPr>
            <w:tcW w:w="1502" w:type="dxa"/>
          </w:tcPr>
          <w:p w14:paraId="098FA2C9" w14:textId="54763B7D" w:rsidR="000B5D03" w:rsidRPr="007D0D8E" w:rsidRDefault="000B5D03" w:rsidP="00894DCF">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totCh</w:t>
            </w:r>
            <w:proofErr w:type="gramEnd"/>
            <w:r w:rsidRPr="007D0D8E">
              <w:rPr>
                <w:color w:val="auto"/>
                <w:sz w:val="18"/>
                <w:szCs w:val="18"/>
                <w:lang w:val="en-GB"/>
              </w:rPr>
              <w:t>/i</w:t>
            </w:r>
          </w:p>
        </w:tc>
        <w:tc>
          <w:tcPr>
            <w:tcW w:w="6281" w:type="dxa"/>
          </w:tcPr>
          <w:p w14:paraId="6664A47A" w14:textId="77777777" w:rsidR="000B5D03" w:rsidRPr="007D0D8E" w:rsidRDefault="000B5D03" w:rsidP="0010276E">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 xml:space="preserve">Change in surface and soil stores [mm] </w:t>
            </w:r>
          </w:p>
        </w:tc>
      </w:tr>
      <w:tr w:rsidR="000B5D03" w:rsidRPr="007D0D8E" w14:paraId="2C1236E7"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42102687" w14:textId="551ABFAB" w:rsidR="000B5D03" w:rsidRPr="007D0D8E" w:rsidRDefault="000B5D03" w:rsidP="00894DCF">
            <w:pPr>
              <w:rPr>
                <w:sz w:val="18"/>
                <w:szCs w:val="18"/>
                <w:lang w:val="en-GB"/>
              </w:rPr>
            </w:pPr>
            <w:r>
              <w:rPr>
                <w:sz w:val="18"/>
                <w:szCs w:val="18"/>
                <w:lang w:val="en-GB"/>
              </w:rPr>
              <w:t>26</w:t>
            </w:r>
          </w:p>
        </w:tc>
        <w:tc>
          <w:tcPr>
            <w:tcW w:w="1502" w:type="dxa"/>
          </w:tcPr>
          <w:p w14:paraId="248C7D4A" w14:textId="49078F45" w:rsidR="000B5D03" w:rsidRPr="007D0D8E" w:rsidRDefault="000B5D03" w:rsidP="00894DCF">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RO/i</w:t>
            </w:r>
          </w:p>
        </w:tc>
        <w:tc>
          <w:tcPr>
            <w:tcW w:w="6281" w:type="dxa"/>
          </w:tcPr>
          <w:p w14:paraId="3CAF4C63"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Runoff [mm]</w:t>
            </w:r>
          </w:p>
        </w:tc>
      </w:tr>
      <w:tr w:rsidR="000B5D03" w:rsidRPr="007D0D8E" w14:paraId="08603E0E"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04BB8035" w14:textId="7E37EF04" w:rsidR="000B5D03" w:rsidRPr="007D0D8E" w:rsidRDefault="000B5D03" w:rsidP="007147B5">
            <w:pPr>
              <w:rPr>
                <w:sz w:val="18"/>
                <w:szCs w:val="18"/>
                <w:lang w:val="en-GB"/>
              </w:rPr>
            </w:pPr>
            <w:r>
              <w:rPr>
                <w:sz w:val="18"/>
                <w:szCs w:val="18"/>
                <w:lang w:val="en-GB"/>
              </w:rPr>
              <w:t>27</w:t>
            </w:r>
          </w:p>
        </w:tc>
        <w:tc>
          <w:tcPr>
            <w:tcW w:w="1502" w:type="dxa"/>
          </w:tcPr>
          <w:p w14:paraId="51D0F397" w14:textId="00A2E86E"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ROsoil/i</w:t>
            </w:r>
          </w:p>
        </w:tc>
        <w:tc>
          <w:tcPr>
            <w:tcW w:w="6281" w:type="dxa"/>
          </w:tcPr>
          <w:p w14:paraId="581DC01F" w14:textId="77777777" w:rsidR="000B5D03" w:rsidRPr="007D0D8E" w:rsidRDefault="000B5D03" w:rsidP="00894DCF">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Soil runoff (sub-surface) [mm]</w:t>
            </w:r>
          </w:p>
        </w:tc>
      </w:tr>
      <w:tr w:rsidR="000B5D03" w:rsidRPr="007D0D8E" w14:paraId="3D9C6458"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6F17484" w14:textId="42D95BDF" w:rsidR="000B5D03" w:rsidRPr="007D0D8E" w:rsidRDefault="000B5D03" w:rsidP="00894DCF">
            <w:pPr>
              <w:rPr>
                <w:sz w:val="18"/>
                <w:szCs w:val="18"/>
                <w:lang w:val="en-GB"/>
              </w:rPr>
            </w:pPr>
            <w:r>
              <w:rPr>
                <w:sz w:val="18"/>
                <w:szCs w:val="18"/>
                <w:lang w:val="en-GB"/>
              </w:rPr>
              <w:t>28</w:t>
            </w:r>
          </w:p>
        </w:tc>
        <w:tc>
          <w:tcPr>
            <w:tcW w:w="1502" w:type="dxa"/>
          </w:tcPr>
          <w:p w14:paraId="6F395BED" w14:textId="2832263B" w:rsidR="000B5D03" w:rsidRPr="007D0D8E" w:rsidRDefault="000B5D03" w:rsidP="00894DCF">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ROpipe</w:t>
            </w:r>
          </w:p>
        </w:tc>
        <w:tc>
          <w:tcPr>
            <w:tcW w:w="6281" w:type="dxa"/>
          </w:tcPr>
          <w:p w14:paraId="06887FD3" w14:textId="77777777" w:rsidR="000B5D03" w:rsidRPr="007D0D8E" w:rsidRDefault="000B5D03" w:rsidP="00894DCF">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Runoff received by pipes [mm]</w:t>
            </w:r>
          </w:p>
        </w:tc>
      </w:tr>
      <w:tr w:rsidR="000B5D03" w:rsidRPr="007D0D8E" w14:paraId="792A1FD2"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3044DCEF" w14:textId="27A657C0" w:rsidR="000B5D03" w:rsidRPr="007D0D8E" w:rsidRDefault="000B5D03" w:rsidP="007147B5">
            <w:pPr>
              <w:rPr>
                <w:sz w:val="18"/>
                <w:szCs w:val="18"/>
                <w:lang w:val="en-GB"/>
              </w:rPr>
            </w:pPr>
            <w:r>
              <w:rPr>
                <w:sz w:val="18"/>
                <w:szCs w:val="18"/>
                <w:lang w:val="en-GB"/>
              </w:rPr>
              <w:t>29</w:t>
            </w:r>
          </w:p>
        </w:tc>
        <w:tc>
          <w:tcPr>
            <w:tcW w:w="1502" w:type="dxa"/>
          </w:tcPr>
          <w:p w14:paraId="33C261A1" w14:textId="180FC6A8"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ROpav</w:t>
            </w:r>
          </w:p>
        </w:tc>
        <w:tc>
          <w:tcPr>
            <w:tcW w:w="6281" w:type="dxa"/>
          </w:tcPr>
          <w:p w14:paraId="43283947" w14:textId="77777777" w:rsidR="000B5D03" w:rsidRPr="007D0D8E" w:rsidRDefault="000B5D03" w:rsidP="00E81D4C">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Above ground runoff on paved surfaces [mm]</w:t>
            </w:r>
          </w:p>
        </w:tc>
      </w:tr>
      <w:tr w:rsidR="000B5D03" w:rsidRPr="007D0D8E" w14:paraId="434505BE"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11414AE6" w14:textId="33811D25" w:rsidR="000B5D03" w:rsidRPr="007D0D8E" w:rsidRDefault="000B5D03" w:rsidP="00E81D4C">
            <w:pPr>
              <w:rPr>
                <w:sz w:val="18"/>
                <w:szCs w:val="18"/>
                <w:lang w:val="en-GB"/>
              </w:rPr>
            </w:pPr>
            <w:r>
              <w:rPr>
                <w:sz w:val="18"/>
                <w:szCs w:val="18"/>
                <w:lang w:val="en-GB"/>
              </w:rPr>
              <w:t>30</w:t>
            </w:r>
          </w:p>
        </w:tc>
        <w:tc>
          <w:tcPr>
            <w:tcW w:w="1502" w:type="dxa"/>
          </w:tcPr>
          <w:p w14:paraId="6013C2FC" w14:textId="5CDC7A00" w:rsidR="000B5D03" w:rsidRPr="007D0D8E" w:rsidRDefault="000B5D03" w:rsidP="00E81D4C">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ROveg</w:t>
            </w:r>
          </w:p>
        </w:tc>
        <w:tc>
          <w:tcPr>
            <w:tcW w:w="6281" w:type="dxa"/>
          </w:tcPr>
          <w:p w14:paraId="712C1596" w14:textId="77777777" w:rsidR="000B5D03" w:rsidRPr="007D0D8E" w:rsidRDefault="000B5D03" w:rsidP="00E81D4C">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Above ground runoff on vegetation surfaces [mm]</w:t>
            </w:r>
          </w:p>
        </w:tc>
      </w:tr>
      <w:tr w:rsidR="000B5D03" w:rsidRPr="007D0D8E" w14:paraId="6614DE72"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74C7B76D" w14:textId="7B47D759" w:rsidR="000B5D03" w:rsidRPr="007D0D8E" w:rsidRDefault="000B5D03" w:rsidP="007147B5">
            <w:pPr>
              <w:rPr>
                <w:sz w:val="18"/>
                <w:szCs w:val="18"/>
                <w:lang w:val="en-GB"/>
              </w:rPr>
            </w:pPr>
            <w:r>
              <w:rPr>
                <w:sz w:val="18"/>
                <w:szCs w:val="18"/>
                <w:lang w:val="en-GB"/>
              </w:rPr>
              <w:t>31</w:t>
            </w:r>
          </w:p>
        </w:tc>
        <w:tc>
          <w:tcPr>
            <w:tcW w:w="1502" w:type="dxa"/>
          </w:tcPr>
          <w:p w14:paraId="49FA1361" w14:textId="10E32323"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ROwater</w:t>
            </w:r>
          </w:p>
        </w:tc>
        <w:tc>
          <w:tcPr>
            <w:tcW w:w="6281" w:type="dxa"/>
          </w:tcPr>
          <w:p w14:paraId="19C64369" w14:textId="77777777" w:rsidR="000B5D03" w:rsidRPr="007D0D8E" w:rsidRDefault="000B5D03" w:rsidP="00E81D4C">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Runoff occurring through water body [mm]</w:t>
            </w:r>
          </w:p>
        </w:tc>
      </w:tr>
      <w:tr w:rsidR="000B5D03" w:rsidRPr="007D0D8E" w14:paraId="5199F52F"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77532892" w14:textId="0E1D7968" w:rsidR="000B5D03" w:rsidRPr="007D0D8E" w:rsidRDefault="000B5D03" w:rsidP="007147B5">
            <w:pPr>
              <w:rPr>
                <w:sz w:val="18"/>
                <w:szCs w:val="18"/>
                <w:lang w:val="en-GB"/>
              </w:rPr>
            </w:pPr>
            <w:r>
              <w:rPr>
                <w:sz w:val="18"/>
                <w:szCs w:val="18"/>
                <w:lang w:val="en-GB"/>
              </w:rPr>
              <w:t>32</w:t>
            </w:r>
          </w:p>
        </w:tc>
        <w:tc>
          <w:tcPr>
            <w:tcW w:w="1502" w:type="dxa"/>
          </w:tcPr>
          <w:p w14:paraId="49A6AA4F" w14:textId="2CD4B5E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AdditionalWater</w:t>
            </w:r>
          </w:p>
        </w:tc>
        <w:tc>
          <w:tcPr>
            <w:tcW w:w="6281" w:type="dxa"/>
          </w:tcPr>
          <w:p w14:paraId="19E06BF2" w14:textId="77777777" w:rsidR="000B5D03" w:rsidRPr="007D0D8E" w:rsidRDefault="000B5D03" w:rsidP="00E81D4C">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Water flow received from other grids [mm]</w:t>
            </w:r>
          </w:p>
        </w:tc>
      </w:tr>
      <w:tr w:rsidR="000B5D03" w:rsidRPr="007D0D8E" w14:paraId="4D9D4EE4"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0E67FEF7" w14:textId="1BC738DD" w:rsidR="000B5D03" w:rsidRPr="007D0D8E" w:rsidRDefault="000B5D03" w:rsidP="007147B5">
            <w:pPr>
              <w:rPr>
                <w:sz w:val="18"/>
                <w:szCs w:val="18"/>
                <w:lang w:val="en-GB"/>
              </w:rPr>
            </w:pPr>
            <w:r>
              <w:rPr>
                <w:sz w:val="18"/>
                <w:szCs w:val="18"/>
                <w:lang w:val="en-GB"/>
              </w:rPr>
              <w:t>33</w:t>
            </w:r>
          </w:p>
        </w:tc>
        <w:tc>
          <w:tcPr>
            <w:tcW w:w="1502" w:type="dxa"/>
          </w:tcPr>
          <w:p w14:paraId="1A5FF6DA" w14:textId="4C485815"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FlowChange</w:t>
            </w:r>
          </w:p>
        </w:tc>
        <w:tc>
          <w:tcPr>
            <w:tcW w:w="6281" w:type="dxa"/>
          </w:tcPr>
          <w:p w14:paraId="6E8DB673" w14:textId="77777777" w:rsidR="000B5D03" w:rsidRPr="007D0D8E" w:rsidRDefault="000B5D03" w:rsidP="00A11B76">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Difference in input and output flows of water body [mm]</w:t>
            </w:r>
          </w:p>
        </w:tc>
      </w:tr>
      <w:tr w:rsidR="000B5D03" w:rsidRPr="007D0D8E" w14:paraId="3C952162"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7532CF28" w14:textId="44DD44F6" w:rsidR="000B5D03" w:rsidRPr="007D0D8E" w:rsidRDefault="000B5D03" w:rsidP="00A31BB5">
            <w:pPr>
              <w:rPr>
                <w:rFonts w:cs="Times New Roman"/>
                <w:sz w:val="18"/>
                <w:szCs w:val="18"/>
                <w:lang w:val="en-GB"/>
              </w:rPr>
            </w:pPr>
            <w:r>
              <w:rPr>
                <w:rFonts w:cs="Times New Roman"/>
                <w:sz w:val="18"/>
                <w:szCs w:val="18"/>
                <w:lang w:val="en-GB"/>
              </w:rPr>
              <w:t>34</w:t>
            </w:r>
          </w:p>
        </w:tc>
        <w:tc>
          <w:tcPr>
            <w:tcW w:w="1502" w:type="dxa"/>
          </w:tcPr>
          <w:p w14:paraId="26E85713" w14:textId="46ACFB55" w:rsidR="000B5D03" w:rsidRPr="007D0D8E" w:rsidRDefault="000B5D03" w:rsidP="00A31B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rFonts w:cs="Times New Roman"/>
                <w:color w:val="auto"/>
                <w:sz w:val="18"/>
                <w:szCs w:val="18"/>
                <w:lang w:val="en-GB"/>
              </w:rPr>
              <w:t xml:space="preserve">WU_int </w:t>
            </w:r>
          </w:p>
        </w:tc>
        <w:tc>
          <w:tcPr>
            <w:tcW w:w="6281" w:type="dxa"/>
          </w:tcPr>
          <w:p w14:paraId="3A612A00" w14:textId="77777777" w:rsidR="000B5D03" w:rsidRPr="007D0D8E" w:rsidRDefault="000B5D03" w:rsidP="00E81D4C">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Internal water use [mm]</w:t>
            </w:r>
          </w:p>
        </w:tc>
      </w:tr>
      <w:tr w:rsidR="000B5D03" w:rsidRPr="007D0D8E" w14:paraId="7D1AEDCD"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399AC091" w14:textId="77AB6090" w:rsidR="000B5D03" w:rsidRPr="007D0D8E" w:rsidRDefault="000B5D03" w:rsidP="007147B5">
            <w:pPr>
              <w:rPr>
                <w:rFonts w:cs="Times New Roman"/>
                <w:sz w:val="18"/>
                <w:szCs w:val="18"/>
                <w:lang w:val="en-GB"/>
              </w:rPr>
            </w:pPr>
            <w:r>
              <w:rPr>
                <w:rFonts w:cs="Times New Roman"/>
                <w:sz w:val="18"/>
                <w:szCs w:val="18"/>
                <w:lang w:val="en-GB"/>
              </w:rPr>
              <w:t>35</w:t>
            </w:r>
          </w:p>
        </w:tc>
        <w:tc>
          <w:tcPr>
            <w:tcW w:w="1502" w:type="dxa"/>
          </w:tcPr>
          <w:p w14:paraId="402E8F35" w14:textId="39422539"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rFonts w:cs="Times New Roman"/>
                <w:color w:val="auto"/>
                <w:sz w:val="18"/>
                <w:szCs w:val="18"/>
                <w:lang w:val="en-GB"/>
              </w:rPr>
              <w:t>WU_EveTr</w:t>
            </w:r>
          </w:p>
        </w:tc>
        <w:tc>
          <w:tcPr>
            <w:tcW w:w="6281" w:type="dxa"/>
          </w:tcPr>
          <w:p w14:paraId="5538BF97" w14:textId="77777777" w:rsidR="000B5D03" w:rsidRPr="007D0D8E" w:rsidRDefault="000B5D03" w:rsidP="00A31B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Water use for irrigation of evergreen trees [mm]</w:t>
            </w:r>
          </w:p>
        </w:tc>
      </w:tr>
      <w:tr w:rsidR="000B5D03" w:rsidRPr="007D0D8E" w14:paraId="1BB6DB8B"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27EC269" w14:textId="04A4744B" w:rsidR="000B5D03" w:rsidRPr="007D0D8E" w:rsidRDefault="000B5D03" w:rsidP="007147B5">
            <w:pPr>
              <w:rPr>
                <w:rFonts w:cs="Times New Roman"/>
                <w:sz w:val="18"/>
                <w:szCs w:val="18"/>
                <w:lang w:val="en-GB"/>
              </w:rPr>
            </w:pPr>
            <w:r>
              <w:rPr>
                <w:rFonts w:cs="Times New Roman"/>
                <w:sz w:val="18"/>
                <w:szCs w:val="18"/>
                <w:lang w:val="en-GB"/>
              </w:rPr>
              <w:t>36</w:t>
            </w:r>
          </w:p>
        </w:tc>
        <w:tc>
          <w:tcPr>
            <w:tcW w:w="1502" w:type="dxa"/>
          </w:tcPr>
          <w:p w14:paraId="0D21CB89" w14:textId="00DA51BF"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WU_DecTr</w:t>
            </w:r>
          </w:p>
        </w:tc>
        <w:tc>
          <w:tcPr>
            <w:tcW w:w="6281" w:type="dxa"/>
          </w:tcPr>
          <w:p w14:paraId="6489F632" w14:textId="77777777" w:rsidR="000B5D03" w:rsidRPr="007D0D8E" w:rsidRDefault="000B5D03" w:rsidP="00A31B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Water use for irrigation of deciduous trees [mm]</w:t>
            </w:r>
          </w:p>
        </w:tc>
      </w:tr>
      <w:tr w:rsidR="000B5D03" w:rsidRPr="007D0D8E" w14:paraId="221B8735"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4B3C7624" w14:textId="340E1E04" w:rsidR="000B5D03" w:rsidRPr="007D0D8E" w:rsidRDefault="000B5D03" w:rsidP="007147B5">
            <w:pPr>
              <w:rPr>
                <w:rFonts w:cs="Times New Roman"/>
                <w:sz w:val="18"/>
                <w:szCs w:val="18"/>
                <w:lang w:val="en-GB"/>
              </w:rPr>
            </w:pPr>
            <w:r>
              <w:rPr>
                <w:rFonts w:cs="Times New Roman"/>
                <w:sz w:val="18"/>
                <w:szCs w:val="18"/>
                <w:lang w:val="en-GB"/>
              </w:rPr>
              <w:t>37</w:t>
            </w:r>
          </w:p>
        </w:tc>
        <w:tc>
          <w:tcPr>
            <w:tcW w:w="1502" w:type="dxa"/>
          </w:tcPr>
          <w:p w14:paraId="5111353E" w14:textId="63F50E8F"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WU_Grass</w:t>
            </w:r>
          </w:p>
        </w:tc>
        <w:tc>
          <w:tcPr>
            <w:tcW w:w="6281" w:type="dxa"/>
          </w:tcPr>
          <w:p w14:paraId="1C346BE2" w14:textId="77777777" w:rsidR="000B5D03" w:rsidRPr="007D0D8E" w:rsidRDefault="000B5D03" w:rsidP="00A31B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Water use for irrigation of grass [mm]</w:t>
            </w:r>
          </w:p>
        </w:tc>
      </w:tr>
      <w:tr w:rsidR="000B5D03" w:rsidRPr="007D0D8E" w14:paraId="0EACABBB"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492C0F0" w14:textId="1CA23ED8" w:rsidR="000B5D03" w:rsidRPr="007D0D8E" w:rsidRDefault="000B5D03" w:rsidP="007147B5">
            <w:pPr>
              <w:rPr>
                <w:sz w:val="18"/>
                <w:szCs w:val="18"/>
                <w:lang w:val="en-GB"/>
              </w:rPr>
            </w:pPr>
            <w:r>
              <w:rPr>
                <w:sz w:val="18"/>
                <w:szCs w:val="18"/>
                <w:lang w:val="en-GB"/>
              </w:rPr>
              <w:t>38</w:t>
            </w:r>
          </w:p>
        </w:tc>
        <w:tc>
          <w:tcPr>
            <w:tcW w:w="1502" w:type="dxa"/>
          </w:tcPr>
          <w:p w14:paraId="151EC862" w14:textId="698D1606"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ra</w:t>
            </w:r>
            <w:proofErr w:type="gramEnd"/>
          </w:p>
        </w:tc>
        <w:tc>
          <w:tcPr>
            <w:tcW w:w="6281" w:type="dxa"/>
          </w:tcPr>
          <w:p w14:paraId="58FA200E"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Aerodynamic resistance [s m</w:t>
            </w:r>
            <w:r w:rsidRPr="007D0D8E">
              <w:rPr>
                <w:color w:val="auto"/>
                <w:sz w:val="18"/>
                <w:szCs w:val="18"/>
                <w:vertAlign w:val="superscript"/>
                <w:lang w:val="en-GB"/>
              </w:rPr>
              <w:t>-1</w:t>
            </w:r>
            <w:r w:rsidRPr="007D0D8E">
              <w:rPr>
                <w:color w:val="auto"/>
                <w:sz w:val="18"/>
                <w:szCs w:val="18"/>
                <w:lang w:val="en-GB"/>
              </w:rPr>
              <w:t>]</w:t>
            </w:r>
          </w:p>
        </w:tc>
      </w:tr>
      <w:tr w:rsidR="000B5D03" w:rsidRPr="007D0D8E" w14:paraId="6B57F558"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4ECA9189" w14:textId="1751B193" w:rsidR="000B5D03" w:rsidRPr="007D0D8E" w:rsidRDefault="000B5D03" w:rsidP="007147B5">
            <w:pPr>
              <w:rPr>
                <w:sz w:val="18"/>
                <w:szCs w:val="18"/>
                <w:lang w:val="en-GB"/>
              </w:rPr>
            </w:pPr>
            <w:r>
              <w:rPr>
                <w:sz w:val="18"/>
                <w:szCs w:val="18"/>
                <w:lang w:val="en-GB"/>
              </w:rPr>
              <w:t>39</w:t>
            </w:r>
          </w:p>
        </w:tc>
        <w:tc>
          <w:tcPr>
            <w:tcW w:w="1502" w:type="dxa"/>
          </w:tcPr>
          <w:p w14:paraId="1144D4F7" w14:textId="6D00B271"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rs</w:t>
            </w:r>
            <w:proofErr w:type="gramEnd"/>
          </w:p>
        </w:tc>
        <w:tc>
          <w:tcPr>
            <w:tcW w:w="6281" w:type="dxa"/>
          </w:tcPr>
          <w:p w14:paraId="18AACBC5"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Surface resistance [s m</w:t>
            </w:r>
            <w:r w:rsidRPr="007D0D8E">
              <w:rPr>
                <w:color w:val="auto"/>
                <w:sz w:val="18"/>
                <w:szCs w:val="18"/>
                <w:vertAlign w:val="superscript"/>
                <w:lang w:val="en-GB"/>
              </w:rPr>
              <w:t>-1</w:t>
            </w:r>
            <w:r w:rsidRPr="007D0D8E">
              <w:rPr>
                <w:color w:val="auto"/>
                <w:sz w:val="18"/>
                <w:szCs w:val="18"/>
                <w:lang w:val="en-GB"/>
              </w:rPr>
              <w:t>]</w:t>
            </w:r>
          </w:p>
        </w:tc>
      </w:tr>
      <w:tr w:rsidR="000B5D03" w:rsidRPr="007D0D8E" w14:paraId="27092442"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0436432D" w14:textId="3416045C" w:rsidR="000B5D03" w:rsidRPr="007D0D8E" w:rsidRDefault="000B5D03" w:rsidP="007147B5">
            <w:pPr>
              <w:rPr>
                <w:sz w:val="18"/>
                <w:szCs w:val="18"/>
                <w:lang w:val="en-GB"/>
              </w:rPr>
            </w:pPr>
            <w:r>
              <w:rPr>
                <w:sz w:val="18"/>
                <w:szCs w:val="18"/>
                <w:lang w:val="en-GB"/>
              </w:rPr>
              <w:t>40</w:t>
            </w:r>
          </w:p>
        </w:tc>
        <w:tc>
          <w:tcPr>
            <w:tcW w:w="1502" w:type="dxa"/>
          </w:tcPr>
          <w:p w14:paraId="286C1453" w14:textId="4C3E119B"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ustar</w:t>
            </w:r>
            <w:proofErr w:type="gramEnd"/>
          </w:p>
        </w:tc>
        <w:tc>
          <w:tcPr>
            <w:tcW w:w="6281" w:type="dxa"/>
          </w:tcPr>
          <w:p w14:paraId="55548898"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Friction velocity [m s</w:t>
            </w:r>
            <w:r w:rsidRPr="007D0D8E">
              <w:rPr>
                <w:color w:val="auto"/>
                <w:sz w:val="18"/>
                <w:szCs w:val="18"/>
                <w:vertAlign w:val="superscript"/>
                <w:lang w:val="en-GB"/>
              </w:rPr>
              <w:t>-1</w:t>
            </w:r>
            <w:r w:rsidRPr="007D0D8E">
              <w:rPr>
                <w:color w:val="auto"/>
                <w:sz w:val="18"/>
                <w:szCs w:val="18"/>
                <w:lang w:val="en-GB"/>
              </w:rPr>
              <w:t>]</w:t>
            </w:r>
          </w:p>
        </w:tc>
      </w:tr>
      <w:tr w:rsidR="000B5D03" w:rsidRPr="007D0D8E" w14:paraId="0100DA80"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D4DECC2" w14:textId="4BB1FA7D" w:rsidR="000B5D03" w:rsidRPr="007D0D8E" w:rsidRDefault="000B5D03" w:rsidP="007147B5">
            <w:pPr>
              <w:rPr>
                <w:sz w:val="18"/>
                <w:szCs w:val="18"/>
                <w:lang w:val="en-GB"/>
              </w:rPr>
            </w:pPr>
            <w:r>
              <w:rPr>
                <w:sz w:val="18"/>
                <w:szCs w:val="18"/>
                <w:lang w:val="en-GB"/>
              </w:rPr>
              <w:t>41</w:t>
            </w:r>
          </w:p>
        </w:tc>
        <w:tc>
          <w:tcPr>
            <w:tcW w:w="1502" w:type="dxa"/>
          </w:tcPr>
          <w:p w14:paraId="24C0C72E" w14:textId="30BBBCFC"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l</w:t>
            </w:r>
            <w:proofErr w:type="gramEnd"/>
            <w:r w:rsidRPr="007D0D8E">
              <w:rPr>
                <w:color w:val="auto"/>
                <w:sz w:val="18"/>
                <w:szCs w:val="18"/>
                <w:lang w:val="en-GB"/>
              </w:rPr>
              <w:t>_mod</w:t>
            </w:r>
          </w:p>
        </w:tc>
        <w:tc>
          <w:tcPr>
            <w:tcW w:w="6281" w:type="dxa"/>
          </w:tcPr>
          <w:p w14:paraId="12A5E2F7" w14:textId="77777777" w:rsidR="000B5D03" w:rsidRPr="007D0D8E" w:rsidRDefault="000B5D03" w:rsidP="00B96DF1">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Modelled Obukhov length [m]</w:t>
            </w:r>
          </w:p>
        </w:tc>
      </w:tr>
      <w:tr w:rsidR="000B5D03" w:rsidRPr="007D0D8E" w14:paraId="02489E49"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F8C7FAF" w14:textId="05E368AD" w:rsidR="000B5D03" w:rsidRPr="007D0D8E" w:rsidRDefault="000B5D03" w:rsidP="007147B5">
            <w:pPr>
              <w:rPr>
                <w:sz w:val="18"/>
                <w:szCs w:val="18"/>
                <w:lang w:val="en-GB"/>
              </w:rPr>
            </w:pPr>
            <w:r>
              <w:rPr>
                <w:sz w:val="18"/>
                <w:szCs w:val="18"/>
                <w:lang w:val="en-GB"/>
              </w:rPr>
              <w:t>42</w:t>
            </w:r>
          </w:p>
        </w:tc>
        <w:tc>
          <w:tcPr>
            <w:tcW w:w="1502" w:type="dxa"/>
          </w:tcPr>
          <w:p w14:paraId="18CB1FE4" w14:textId="2180A6D2"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fcld</w:t>
            </w:r>
            <w:proofErr w:type="gramEnd"/>
          </w:p>
        </w:tc>
        <w:tc>
          <w:tcPr>
            <w:tcW w:w="6281" w:type="dxa"/>
          </w:tcPr>
          <w:p w14:paraId="43933AEE" w14:textId="77777777" w:rsidR="000B5D03" w:rsidRPr="007D0D8E" w:rsidRDefault="000B5D03" w:rsidP="00B96DF1">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Cloud fraction [tenths]</w:t>
            </w:r>
          </w:p>
        </w:tc>
      </w:tr>
      <w:tr w:rsidR="000B5D03" w:rsidRPr="007D0D8E" w14:paraId="7C9792C1"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45FC8920" w14:textId="00337178" w:rsidR="000B5D03" w:rsidRPr="007D0D8E" w:rsidRDefault="000B5D03" w:rsidP="007147B5">
            <w:pPr>
              <w:rPr>
                <w:sz w:val="18"/>
                <w:szCs w:val="18"/>
                <w:lang w:val="en-GB"/>
              </w:rPr>
            </w:pPr>
            <w:r>
              <w:rPr>
                <w:sz w:val="18"/>
                <w:szCs w:val="18"/>
                <w:lang w:val="en-GB"/>
              </w:rPr>
              <w:t>43</w:t>
            </w:r>
          </w:p>
        </w:tc>
        <w:tc>
          <w:tcPr>
            <w:tcW w:w="1502" w:type="dxa"/>
          </w:tcPr>
          <w:p w14:paraId="36ECFBD6" w14:textId="2C0B3BA9"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SoilSt</w:t>
            </w:r>
          </w:p>
        </w:tc>
        <w:tc>
          <w:tcPr>
            <w:tcW w:w="6281" w:type="dxa"/>
          </w:tcPr>
          <w:p w14:paraId="3C8605C1"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Soil moisture [mm]</w:t>
            </w:r>
          </w:p>
        </w:tc>
      </w:tr>
      <w:tr w:rsidR="000B5D03" w:rsidRPr="007D0D8E" w14:paraId="558202C0"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D2409DE" w14:textId="5094BA0C" w:rsidR="000B5D03" w:rsidRPr="007D0D8E" w:rsidRDefault="000B5D03" w:rsidP="007147B5">
            <w:pPr>
              <w:rPr>
                <w:sz w:val="18"/>
                <w:szCs w:val="18"/>
                <w:lang w:val="en-GB"/>
              </w:rPr>
            </w:pPr>
            <w:r>
              <w:rPr>
                <w:sz w:val="18"/>
                <w:szCs w:val="18"/>
                <w:lang w:val="en-GB"/>
              </w:rPr>
              <w:t>44</w:t>
            </w:r>
          </w:p>
        </w:tc>
        <w:tc>
          <w:tcPr>
            <w:tcW w:w="1502" w:type="dxa"/>
          </w:tcPr>
          <w:p w14:paraId="5DE5E78E" w14:textId="04257C73"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smd</w:t>
            </w:r>
            <w:proofErr w:type="gramEnd"/>
          </w:p>
        </w:tc>
        <w:tc>
          <w:tcPr>
            <w:tcW w:w="6281" w:type="dxa"/>
          </w:tcPr>
          <w:p w14:paraId="57F10CB9"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Soil moisture deficit [mm]</w:t>
            </w:r>
          </w:p>
        </w:tc>
      </w:tr>
      <w:tr w:rsidR="000B5D03" w:rsidRPr="007D0D8E" w14:paraId="7EC2AC29"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11B57897" w14:textId="74B233B4" w:rsidR="000B5D03" w:rsidRPr="007D0D8E" w:rsidRDefault="000B5D03" w:rsidP="00665FB4">
            <w:pPr>
              <w:rPr>
                <w:sz w:val="18"/>
                <w:szCs w:val="18"/>
                <w:lang w:val="en-GB"/>
              </w:rPr>
            </w:pPr>
            <w:r>
              <w:rPr>
                <w:sz w:val="18"/>
                <w:szCs w:val="18"/>
                <w:lang w:val="en-GB"/>
              </w:rPr>
              <w:t>45</w:t>
            </w:r>
          </w:p>
        </w:tc>
        <w:tc>
          <w:tcPr>
            <w:tcW w:w="1502" w:type="dxa"/>
          </w:tcPr>
          <w:p w14:paraId="77B06F04" w14:textId="5A9B4511" w:rsidR="000B5D03" w:rsidRPr="007D0D8E" w:rsidRDefault="000B5D03" w:rsidP="00665FB4">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SoilSt_Paved</w:t>
            </w:r>
          </w:p>
        </w:tc>
        <w:tc>
          <w:tcPr>
            <w:tcW w:w="6281" w:type="dxa"/>
          </w:tcPr>
          <w:p w14:paraId="469FE28A"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Soil moisture deficit of paved surfaces [mm]</w:t>
            </w:r>
          </w:p>
        </w:tc>
      </w:tr>
      <w:tr w:rsidR="000B5D03" w:rsidRPr="007D0D8E" w14:paraId="4B5048C8"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1EFA2B8" w14:textId="73766458" w:rsidR="000B5D03" w:rsidRPr="007D0D8E" w:rsidRDefault="000B5D03" w:rsidP="00E82BCB">
            <w:pPr>
              <w:rPr>
                <w:sz w:val="18"/>
                <w:szCs w:val="18"/>
                <w:lang w:val="en-GB"/>
              </w:rPr>
            </w:pPr>
            <w:r>
              <w:rPr>
                <w:sz w:val="18"/>
                <w:szCs w:val="18"/>
                <w:lang w:val="en-GB"/>
              </w:rPr>
              <w:t>46</w:t>
            </w:r>
          </w:p>
        </w:tc>
        <w:tc>
          <w:tcPr>
            <w:tcW w:w="1502" w:type="dxa"/>
          </w:tcPr>
          <w:p w14:paraId="0D538D8B" w14:textId="79E00368" w:rsidR="000B5D03" w:rsidRPr="007D0D8E" w:rsidRDefault="000B5D03" w:rsidP="00E82BCB">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SoilSt_</w:t>
            </w:r>
            <w:proofErr w:type="gramStart"/>
            <w:r w:rsidRPr="007D0D8E">
              <w:rPr>
                <w:color w:val="auto"/>
                <w:sz w:val="18"/>
                <w:szCs w:val="18"/>
                <w:lang w:val="en-GB"/>
              </w:rPr>
              <w:t xml:space="preserve">Bldgs  </w:t>
            </w:r>
            <w:proofErr w:type="gramEnd"/>
          </w:p>
        </w:tc>
        <w:tc>
          <w:tcPr>
            <w:tcW w:w="6281" w:type="dxa"/>
          </w:tcPr>
          <w:p w14:paraId="5969CFA8"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Soil moisture deficit of building surfaces [mm]</w:t>
            </w:r>
          </w:p>
        </w:tc>
      </w:tr>
      <w:tr w:rsidR="000B5D03" w:rsidRPr="007D0D8E" w14:paraId="3313ED4F"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6147F74" w14:textId="1FF469CC" w:rsidR="000B5D03" w:rsidRPr="007D0D8E" w:rsidRDefault="000B5D03" w:rsidP="00665FB4">
            <w:pPr>
              <w:rPr>
                <w:sz w:val="18"/>
                <w:szCs w:val="18"/>
                <w:lang w:val="en-GB"/>
              </w:rPr>
            </w:pPr>
            <w:r>
              <w:rPr>
                <w:sz w:val="18"/>
                <w:szCs w:val="18"/>
                <w:lang w:val="en-GB"/>
              </w:rPr>
              <w:t>47</w:t>
            </w:r>
          </w:p>
        </w:tc>
        <w:tc>
          <w:tcPr>
            <w:tcW w:w="1502" w:type="dxa"/>
          </w:tcPr>
          <w:p w14:paraId="6204F7F2" w14:textId="01424317" w:rsidR="000B5D03" w:rsidRPr="007D0D8E" w:rsidRDefault="000B5D03" w:rsidP="00665FB4">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SoilSt_EveTr</w:t>
            </w:r>
          </w:p>
        </w:tc>
        <w:tc>
          <w:tcPr>
            <w:tcW w:w="6281" w:type="dxa"/>
          </w:tcPr>
          <w:p w14:paraId="73A8F034"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Soil moisture deficit of evergreen surfaces [mm]</w:t>
            </w:r>
          </w:p>
        </w:tc>
      </w:tr>
      <w:tr w:rsidR="000B5D03" w:rsidRPr="007D0D8E" w14:paraId="15F0A7A7"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7B9F56BF" w14:textId="7E8B8B40" w:rsidR="000B5D03" w:rsidRPr="007D0D8E" w:rsidRDefault="000B5D03" w:rsidP="00665FB4">
            <w:pPr>
              <w:rPr>
                <w:sz w:val="18"/>
                <w:szCs w:val="18"/>
                <w:lang w:val="en-GB"/>
              </w:rPr>
            </w:pPr>
            <w:r>
              <w:rPr>
                <w:sz w:val="18"/>
                <w:szCs w:val="18"/>
                <w:lang w:val="en-GB"/>
              </w:rPr>
              <w:lastRenderedPageBreak/>
              <w:t>48</w:t>
            </w:r>
          </w:p>
        </w:tc>
        <w:tc>
          <w:tcPr>
            <w:tcW w:w="1502" w:type="dxa"/>
          </w:tcPr>
          <w:p w14:paraId="1E83B144" w14:textId="3B6A6487" w:rsidR="000B5D03" w:rsidRPr="007D0D8E" w:rsidRDefault="000B5D03" w:rsidP="00665FB4">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SoilSt_DecTr</w:t>
            </w:r>
          </w:p>
        </w:tc>
        <w:tc>
          <w:tcPr>
            <w:tcW w:w="6281" w:type="dxa"/>
          </w:tcPr>
          <w:p w14:paraId="3D342EB5"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Soil moisture deficit of deciduous surfaces [mm]</w:t>
            </w:r>
          </w:p>
        </w:tc>
      </w:tr>
      <w:tr w:rsidR="000B5D03" w:rsidRPr="007D0D8E" w14:paraId="49BE3413"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027AA6C8" w14:textId="4A6A15C7" w:rsidR="000B5D03" w:rsidRPr="007D0D8E" w:rsidRDefault="000B5D03" w:rsidP="00665FB4">
            <w:pPr>
              <w:rPr>
                <w:sz w:val="18"/>
                <w:szCs w:val="18"/>
                <w:lang w:val="en-GB"/>
              </w:rPr>
            </w:pPr>
            <w:r>
              <w:rPr>
                <w:sz w:val="18"/>
                <w:szCs w:val="18"/>
                <w:lang w:val="en-GB"/>
              </w:rPr>
              <w:t>49</w:t>
            </w:r>
          </w:p>
        </w:tc>
        <w:tc>
          <w:tcPr>
            <w:tcW w:w="1502" w:type="dxa"/>
          </w:tcPr>
          <w:p w14:paraId="4C5C7999" w14:textId="2ACFD712" w:rsidR="000B5D03" w:rsidRPr="007D0D8E" w:rsidRDefault="000B5D03" w:rsidP="00665FB4">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SoilSt_Grass</w:t>
            </w:r>
          </w:p>
        </w:tc>
        <w:tc>
          <w:tcPr>
            <w:tcW w:w="6281" w:type="dxa"/>
          </w:tcPr>
          <w:p w14:paraId="12B1CACF" w14:textId="77777777" w:rsidR="000B5D03" w:rsidRPr="007D0D8E" w:rsidRDefault="000B5D03" w:rsidP="00665FB4">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Soil moisture deficit of grass surfaces [mm]</w:t>
            </w:r>
          </w:p>
        </w:tc>
      </w:tr>
      <w:tr w:rsidR="000B5D03" w:rsidRPr="007D0D8E" w14:paraId="42601DB8"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9E045EA" w14:textId="62D25320" w:rsidR="000B5D03" w:rsidRPr="007D0D8E" w:rsidRDefault="000B5D03" w:rsidP="00665FB4">
            <w:pPr>
              <w:rPr>
                <w:sz w:val="18"/>
                <w:szCs w:val="18"/>
                <w:lang w:val="en-GB"/>
              </w:rPr>
            </w:pPr>
            <w:r>
              <w:rPr>
                <w:sz w:val="18"/>
                <w:szCs w:val="18"/>
                <w:lang w:val="en-GB"/>
              </w:rPr>
              <w:t>50</w:t>
            </w:r>
          </w:p>
        </w:tc>
        <w:tc>
          <w:tcPr>
            <w:tcW w:w="1502" w:type="dxa"/>
          </w:tcPr>
          <w:p w14:paraId="20E0A4AE" w14:textId="365D06F2" w:rsidR="000B5D03" w:rsidRPr="007D0D8E" w:rsidRDefault="000B5D03" w:rsidP="00665FB4">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SoilSt_BSoil</w:t>
            </w:r>
          </w:p>
        </w:tc>
        <w:tc>
          <w:tcPr>
            <w:tcW w:w="6281" w:type="dxa"/>
          </w:tcPr>
          <w:p w14:paraId="651A70A4" w14:textId="77777777" w:rsidR="000B5D03" w:rsidRPr="007D0D8E" w:rsidRDefault="000B5D03" w:rsidP="00665FB4">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Soil moisture deficit of bare soil surfaces [mm]</w:t>
            </w:r>
          </w:p>
        </w:tc>
      </w:tr>
      <w:tr w:rsidR="000B5D03" w:rsidRPr="007D0D8E" w14:paraId="096BA794"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02DAB93D" w14:textId="39CBD8AE" w:rsidR="000B5D03" w:rsidRPr="007D0D8E" w:rsidRDefault="000B5D03" w:rsidP="0008100C">
            <w:pPr>
              <w:rPr>
                <w:sz w:val="18"/>
                <w:szCs w:val="18"/>
                <w:lang w:val="en-GB"/>
              </w:rPr>
            </w:pPr>
            <w:r>
              <w:rPr>
                <w:sz w:val="18"/>
                <w:szCs w:val="18"/>
                <w:lang w:val="en-GB"/>
              </w:rPr>
              <w:t>51</w:t>
            </w:r>
          </w:p>
        </w:tc>
        <w:tc>
          <w:tcPr>
            <w:tcW w:w="1502" w:type="dxa"/>
          </w:tcPr>
          <w:p w14:paraId="7C60E306" w14:textId="4690D0CA" w:rsidR="000B5D03" w:rsidRPr="007D0D8E" w:rsidRDefault="00980E4C" w:rsidP="0008100C">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Pr>
                <w:color w:val="auto"/>
                <w:sz w:val="18"/>
                <w:szCs w:val="18"/>
                <w:lang w:val="en-GB"/>
              </w:rPr>
              <w:t xml:space="preserve">St_Paved </w:t>
            </w:r>
          </w:p>
        </w:tc>
        <w:tc>
          <w:tcPr>
            <w:tcW w:w="6281" w:type="dxa"/>
          </w:tcPr>
          <w:p w14:paraId="2BF24C73"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State of paved surface [mm]</w:t>
            </w:r>
          </w:p>
        </w:tc>
      </w:tr>
      <w:tr w:rsidR="000B5D03" w:rsidRPr="007D0D8E" w14:paraId="3B532885"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F0F5DBB" w14:textId="5C444DD2" w:rsidR="000B5D03" w:rsidRPr="007D0D8E" w:rsidRDefault="000B5D03" w:rsidP="0008100C">
            <w:pPr>
              <w:rPr>
                <w:sz w:val="18"/>
                <w:szCs w:val="18"/>
                <w:lang w:val="en-GB"/>
              </w:rPr>
            </w:pPr>
            <w:r>
              <w:rPr>
                <w:sz w:val="18"/>
                <w:szCs w:val="18"/>
                <w:lang w:val="en-GB"/>
              </w:rPr>
              <w:t>52</w:t>
            </w:r>
          </w:p>
        </w:tc>
        <w:tc>
          <w:tcPr>
            <w:tcW w:w="1502" w:type="dxa"/>
          </w:tcPr>
          <w:p w14:paraId="02089D67" w14:textId="6493CD3C" w:rsidR="000B5D03" w:rsidRPr="007D0D8E" w:rsidRDefault="00980E4C" w:rsidP="0008100C">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Pr>
                <w:color w:val="auto"/>
                <w:sz w:val="18"/>
                <w:szCs w:val="18"/>
                <w:lang w:val="en-GB"/>
              </w:rPr>
              <w:t xml:space="preserve">St_Bldgs </w:t>
            </w:r>
          </w:p>
        </w:tc>
        <w:tc>
          <w:tcPr>
            <w:tcW w:w="6281" w:type="dxa"/>
          </w:tcPr>
          <w:p w14:paraId="1F8B3A95"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State of building surface [mm]</w:t>
            </w:r>
          </w:p>
        </w:tc>
      </w:tr>
      <w:tr w:rsidR="000B5D03" w:rsidRPr="007D0D8E" w14:paraId="1852286A"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7D4E66C4" w14:textId="436A5D7C" w:rsidR="000B5D03" w:rsidRPr="007D0D8E" w:rsidRDefault="000B5D03" w:rsidP="007147B5">
            <w:pPr>
              <w:rPr>
                <w:sz w:val="18"/>
                <w:szCs w:val="18"/>
                <w:lang w:val="en-GB"/>
              </w:rPr>
            </w:pPr>
            <w:r>
              <w:rPr>
                <w:sz w:val="18"/>
                <w:szCs w:val="18"/>
                <w:lang w:val="en-GB"/>
              </w:rPr>
              <w:t>53</w:t>
            </w:r>
          </w:p>
        </w:tc>
        <w:tc>
          <w:tcPr>
            <w:tcW w:w="1502" w:type="dxa"/>
          </w:tcPr>
          <w:p w14:paraId="00463E40" w14:textId="3B8BCD43"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St_EveTr</w:t>
            </w:r>
          </w:p>
        </w:tc>
        <w:tc>
          <w:tcPr>
            <w:tcW w:w="6281" w:type="dxa"/>
          </w:tcPr>
          <w:p w14:paraId="21CEDF1D" w14:textId="77777777" w:rsidR="000B5D03" w:rsidRPr="007D0D8E" w:rsidRDefault="000B5D03" w:rsidP="0008100C">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State of evergreen surface [mm]</w:t>
            </w:r>
          </w:p>
        </w:tc>
      </w:tr>
      <w:tr w:rsidR="000B5D03" w:rsidRPr="007D0D8E" w14:paraId="01D87E68"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1AD9E26" w14:textId="629142F9" w:rsidR="000B5D03" w:rsidRPr="007D0D8E" w:rsidRDefault="000B5D03" w:rsidP="0008100C">
            <w:pPr>
              <w:rPr>
                <w:sz w:val="18"/>
                <w:szCs w:val="18"/>
                <w:lang w:val="en-GB"/>
              </w:rPr>
            </w:pPr>
            <w:r>
              <w:rPr>
                <w:sz w:val="18"/>
                <w:szCs w:val="18"/>
                <w:lang w:val="en-GB"/>
              </w:rPr>
              <w:t>54</w:t>
            </w:r>
          </w:p>
        </w:tc>
        <w:tc>
          <w:tcPr>
            <w:tcW w:w="1502" w:type="dxa"/>
          </w:tcPr>
          <w:p w14:paraId="22E53A4F" w14:textId="43C96ED4" w:rsidR="000B5D03" w:rsidRPr="007D0D8E" w:rsidRDefault="000B5D03" w:rsidP="0008100C">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St_DecTr</w:t>
            </w:r>
          </w:p>
        </w:tc>
        <w:tc>
          <w:tcPr>
            <w:tcW w:w="6281" w:type="dxa"/>
          </w:tcPr>
          <w:p w14:paraId="4EFAAD55"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State of deciduous surface [mm]</w:t>
            </w:r>
          </w:p>
        </w:tc>
      </w:tr>
      <w:tr w:rsidR="000B5D03" w:rsidRPr="007D0D8E" w14:paraId="31C4A8F1"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E846644" w14:textId="79C33DFE" w:rsidR="000B5D03" w:rsidRPr="007D0D8E" w:rsidRDefault="000B5D03" w:rsidP="0008100C">
            <w:pPr>
              <w:rPr>
                <w:sz w:val="18"/>
                <w:szCs w:val="18"/>
                <w:lang w:val="en-GB"/>
              </w:rPr>
            </w:pPr>
            <w:r>
              <w:rPr>
                <w:sz w:val="18"/>
                <w:szCs w:val="18"/>
                <w:lang w:val="en-GB"/>
              </w:rPr>
              <w:t>55</w:t>
            </w:r>
          </w:p>
        </w:tc>
        <w:tc>
          <w:tcPr>
            <w:tcW w:w="1502" w:type="dxa"/>
          </w:tcPr>
          <w:p w14:paraId="69761E2A" w14:textId="1C98D732" w:rsidR="000B5D03" w:rsidRPr="007D0D8E" w:rsidRDefault="000B5D03" w:rsidP="0008100C">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St_Grass</w:t>
            </w:r>
          </w:p>
        </w:tc>
        <w:tc>
          <w:tcPr>
            <w:tcW w:w="6281" w:type="dxa"/>
          </w:tcPr>
          <w:p w14:paraId="73702EE9" w14:textId="77777777" w:rsidR="000B5D03" w:rsidRPr="007D0D8E" w:rsidRDefault="000B5D03" w:rsidP="0008100C">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State of grass surface [mm]</w:t>
            </w:r>
          </w:p>
        </w:tc>
      </w:tr>
      <w:tr w:rsidR="000B5D03" w:rsidRPr="007D0D8E" w14:paraId="7E0127A0"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3CB7443F" w14:textId="522E3CEC" w:rsidR="000B5D03" w:rsidRPr="007D0D8E" w:rsidRDefault="000B5D03" w:rsidP="0008100C">
            <w:pPr>
              <w:rPr>
                <w:sz w:val="18"/>
                <w:szCs w:val="18"/>
                <w:lang w:val="en-GB"/>
              </w:rPr>
            </w:pPr>
            <w:r>
              <w:rPr>
                <w:sz w:val="18"/>
                <w:szCs w:val="18"/>
                <w:lang w:val="en-GB"/>
              </w:rPr>
              <w:t>56</w:t>
            </w:r>
          </w:p>
        </w:tc>
        <w:tc>
          <w:tcPr>
            <w:tcW w:w="1502" w:type="dxa"/>
          </w:tcPr>
          <w:p w14:paraId="6091E89C" w14:textId="28541506" w:rsidR="000B5D03" w:rsidRPr="007D0D8E" w:rsidRDefault="000B5D03" w:rsidP="0008100C">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St_BSoil</w:t>
            </w:r>
          </w:p>
        </w:tc>
        <w:tc>
          <w:tcPr>
            <w:tcW w:w="6281" w:type="dxa"/>
          </w:tcPr>
          <w:p w14:paraId="58959850" w14:textId="77777777" w:rsidR="000B5D03" w:rsidRPr="007D0D8E" w:rsidRDefault="000B5D03" w:rsidP="0008100C">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State of bare soil surface [mm]</w:t>
            </w:r>
          </w:p>
        </w:tc>
      </w:tr>
      <w:tr w:rsidR="000B5D03" w:rsidRPr="007D0D8E" w14:paraId="7C9B6105"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768C94C8" w14:textId="52E4091E" w:rsidR="000B5D03" w:rsidRPr="007D0D8E" w:rsidRDefault="000B5D03" w:rsidP="0008100C">
            <w:pPr>
              <w:rPr>
                <w:sz w:val="18"/>
                <w:szCs w:val="18"/>
                <w:lang w:val="en-GB"/>
              </w:rPr>
            </w:pPr>
            <w:r>
              <w:rPr>
                <w:sz w:val="18"/>
                <w:szCs w:val="18"/>
                <w:lang w:val="en-GB"/>
              </w:rPr>
              <w:t>57</w:t>
            </w:r>
          </w:p>
        </w:tc>
        <w:tc>
          <w:tcPr>
            <w:tcW w:w="1502" w:type="dxa"/>
          </w:tcPr>
          <w:p w14:paraId="0D5A1AEA" w14:textId="5DC20026" w:rsidR="000B5D03" w:rsidRPr="007D0D8E" w:rsidRDefault="000B5D03" w:rsidP="0008100C">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St_Water</w:t>
            </w:r>
          </w:p>
        </w:tc>
        <w:tc>
          <w:tcPr>
            <w:tcW w:w="6281" w:type="dxa"/>
          </w:tcPr>
          <w:p w14:paraId="54C74B2A" w14:textId="77777777" w:rsidR="000B5D03" w:rsidRPr="007D0D8E" w:rsidRDefault="000B5D03" w:rsidP="0008100C">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State of the water body [mm]</w:t>
            </w:r>
          </w:p>
        </w:tc>
      </w:tr>
      <w:tr w:rsidR="000B5D03" w:rsidRPr="007D0D8E" w14:paraId="50CEBFB8"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3F07916" w14:textId="113EA682" w:rsidR="000B5D03" w:rsidRPr="007D0D8E" w:rsidRDefault="000B5D03" w:rsidP="007147B5">
            <w:pPr>
              <w:rPr>
                <w:sz w:val="18"/>
                <w:szCs w:val="18"/>
                <w:lang w:val="en-GB"/>
              </w:rPr>
            </w:pPr>
            <w:r>
              <w:rPr>
                <w:sz w:val="18"/>
                <w:szCs w:val="18"/>
                <w:lang w:val="en-GB"/>
              </w:rPr>
              <w:t>58</w:t>
            </w:r>
          </w:p>
        </w:tc>
        <w:tc>
          <w:tcPr>
            <w:tcW w:w="1502" w:type="dxa"/>
          </w:tcPr>
          <w:p w14:paraId="6FE60A0E" w14:textId="0A34BAD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LAI</w:t>
            </w:r>
          </w:p>
        </w:tc>
        <w:tc>
          <w:tcPr>
            <w:tcW w:w="6281" w:type="dxa"/>
          </w:tcPr>
          <w:p w14:paraId="671CA40F"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Leaf area index [m</w:t>
            </w:r>
            <w:r w:rsidRPr="007D0D8E">
              <w:rPr>
                <w:color w:val="auto"/>
                <w:sz w:val="18"/>
                <w:szCs w:val="18"/>
                <w:vertAlign w:val="superscript"/>
                <w:lang w:val="en-GB"/>
              </w:rPr>
              <w:t>2</w:t>
            </w:r>
            <w:r w:rsidRPr="007D0D8E">
              <w:rPr>
                <w:color w:val="auto"/>
                <w:sz w:val="18"/>
                <w:szCs w:val="18"/>
                <w:lang w:val="en-GB"/>
              </w:rPr>
              <w:t xml:space="preserve"> m</w:t>
            </w:r>
            <w:r w:rsidRPr="007D0D8E">
              <w:rPr>
                <w:color w:val="auto"/>
                <w:sz w:val="18"/>
                <w:szCs w:val="18"/>
                <w:vertAlign w:val="superscript"/>
                <w:lang w:val="en-GB"/>
              </w:rPr>
              <w:t>-2</w:t>
            </w:r>
            <w:r w:rsidRPr="007D0D8E">
              <w:rPr>
                <w:color w:val="auto"/>
                <w:sz w:val="18"/>
                <w:szCs w:val="18"/>
                <w:lang w:val="en-GB"/>
              </w:rPr>
              <w:t>]</w:t>
            </w:r>
          </w:p>
        </w:tc>
      </w:tr>
      <w:tr w:rsidR="000B5D03" w:rsidRPr="007D0D8E" w14:paraId="58EB7FED"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D08566C" w14:textId="2B867E34" w:rsidR="000B5D03" w:rsidRPr="007D0D8E" w:rsidRDefault="000B5D03" w:rsidP="007147B5">
            <w:pPr>
              <w:rPr>
                <w:sz w:val="18"/>
                <w:szCs w:val="18"/>
                <w:lang w:val="en-GB"/>
              </w:rPr>
            </w:pPr>
            <w:r>
              <w:rPr>
                <w:sz w:val="18"/>
                <w:szCs w:val="18"/>
                <w:lang w:val="en-GB"/>
              </w:rPr>
              <w:t>59</w:t>
            </w:r>
          </w:p>
        </w:tc>
        <w:tc>
          <w:tcPr>
            <w:tcW w:w="1502" w:type="dxa"/>
          </w:tcPr>
          <w:p w14:paraId="269DE1BE" w14:textId="5B62168F"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proofErr w:type="gramStart"/>
            <w:r w:rsidRPr="007D0D8E">
              <w:rPr>
                <w:color w:val="auto"/>
                <w:sz w:val="18"/>
                <w:szCs w:val="18"/>
                <w:lang w:val="en-GB"/>
              </w:rPr>
              <w:t>qn1</w:t>
            </w:r>
            <w:proofErr w:type="gramEnd"/>
            <w:r w:rsidRPr="007D0D8E">
              <w:rPr>
                <w:color w:val="auto"/>
                <w:sz w:val="18"/>
                <w:szCs w:val="18"/>
                <w:lang w:val="en-GB"/>
              </w:rPr>
              <w:t>_sf</w:t>
            </w:r>
          </w:p>
        </w:tc>
        <w:tc>
          <w:tcPr>
            <w:tcW w:w="6281" w:type="dxa"/>
          </w:tcPr>
          <w:p w14:paraId="11E9FF15" w14:textId="77777777" w:rsidR="000B5D03" w:rsidRPr="007D0D8E" w:rsidRDefault="000B5D03" w:rsidP="009503DF">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Net all-wave radiation for snow-free area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4230BA78"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19F4E34" w14:textId="61A45479" w:rsidR="000B5D03" w:rsidRPr="007D0D8E" w:rsidRDefault="000B5D03" w:rsidP="002D7F70">
            <w:pPr>
              <w:rPr>
                <w:sz w:val="18"/>
                <w:szCs w:val="18"/>
                <w:lang w:val="en-GB"/>
              </w:rPr>
            </w:pPr>
            <w:r>
              <w:rPr>
                <w:sz w:val="18"/>
                <w:szCs w:val="18"/>
                <w:lang w:val="en-GB"/>
              </w:rPr>
              <w:t>60</w:t>
            </w:r>
          </w:p>
        </w:tc>
        <w:tc>
          <w:tcPr>
            <w:tcW w:w="1502" w:type="dxa"/>
          </w:tcPr>
          <w:p w14:paraId="5D9782E2" w14:textId="23E84B59" w:rsidR="000B5D03" w:rsidRPr="007D0D8E" w:rsidRDefault="000B5D03" w:rsidP="002D7F70">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proofErr w:type="gramStart"/>
            <w:r w:rsidRPr="007D0D8E">
              <w:rPr>
                <w:color w:val="auto"/>
                <w:sz w:val="18"/>
                <w:szCs w:val="18"/>
                <w:lang w:val="en-GB"/>
              </w:rPr>
              <w:t>qn1</w:t>
            </w:r>
            <w:proofErr w:type="gramEnd"/>
            <w:r w:rsidRPr="007D0D8E">
              <w:rPr>
                <w:color w:val="auto"/>
                <w:sz w:val="18"/>
                <w:szCs w:val="18"/>
                <w:lang w:val="en-GB"/>
              </w:rPr>
              <w:t>_s</w:t>
            </w:r>
          </w:p>
        </w:tc>
        <w:tc>
          <w:tcPr>
            <w:tcW w:w="6281" w:type="dxa"/>
          </w:tcPr>
          <w:p w14:paraId="18850580" w14:textId="77777777" w:rsidR="000B5D03" w:rsidRPr="007D0D8E" w:rsidRDefault="000B5D03" w:rsidP="009503DF">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Net all-wave radiation for snow surface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32D15EC3"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35E45288" w14:textId="7849A003" w:rsidR="000B5D03" w:rsidRPr="007D0D8E" w:rsidRDefault="000B5D03" w:rsidP="007147B5">
            <w:pPr>
              <w:rPr>
                <w:sz w:val="18"/>
                <w:szCs w:val="18"/>
                <w:lang w:val="en-GB"/>
              </w:rPr>
            </w:pPr>
            <w:r>
              <w:rPr>
                <w:sz w:val="18"/>
                <w:szCs w:val="18"/>
                <w:lang w:val="en-GB"/>
              </w:rPr>
              <w:t>61</w:t>
            </w:r>
          </w:p>
        </w:tc>
        <w:tc>
          <w:tcPr>
            <w:tcW w:w="1502" w:type="dxa"/>
          </w:tcPr>
          <w:p w14:paraId="626E658F" w14:textId="7787F58E"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Qm</w:t>
            </w:r>
          </w:p>
        </w:tc>
        <w:tc>
          <w:tcPr>
            <w:tcW w:w="6281" w:type="dxa"/>
          </w:tcPr>
          <w:p w14:paraId="403B023B"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Snow related heat exchange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7BFCB21A"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70497B21" w14:textId="3B8C8F2C" w:rsidR="000B5D03" w:rsidRPr="007D0D8E" w:rsidRDefault="000B5D03" w:rsidP="008460A1">
            <w:pPr>
              <w:rPr>
                <w:sz w:val="18"/>
                <w:szCs w:val="18"/>
                <w:lang w:val="en-GB"/>
              </w:rPr>
            </w:pPr>
            <w:r>
              <w:rPr>
                <w:sz w:val="18"/>
                <w:szCs w:val="18"/>
                <w:lang w:val="en-GB"/>
              </w:rPr>
              <w:t>62</w:t>
            </w:r>
          </w:p>
        </w:tc>
        <w:tc>
          <w:tcPr>
            <w:tcW w:w="1502" w:type="dxa"/>
          </w:tcPr>
          <w:p w14:paraId="252D23B3" w14:textId="133EEE52" w:rsidR="000B5D03" w:rsidRPr="007D0D8E" w:rsidRDefault="000B5D03" w:rsidP="008460A1">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QmFreez</w:t>
            </w:r>
          </w:p>
        </w:tc>
        <w:tc>
          <w:tcPr>
            <w:tcW w:w="6281" w:type="dxa"/>
          </w:tcPr>
          <w:p w14:paraId="4FBF6118"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Internal energy change [W m</w:t>
            </w:r>
            <w:r w:rsidRPr="007D0D8E">
              <w:rPr>
                <w:color w:val="auto"/>
                <w:sz w:val="18"/>
                <w:szCs w:val="18"/>
                <w:vertAlign w:val="superscript"/>
                <w:lang w:val="en-GB"/>
              </w:rPr>
              <w:t>-2</w:t>
            </w:r>
            <w:r w:rsidRPr="007D0D8E">
              <w:rPr>
                <w:color w:val="auto"/>
                <w:sz w:val="18"/>
                <w:szCs w:val="18"/>
                <w:lang w:val="en-GB"/>
              </w:rPr>
              <w:t>]</w:t>
            </w:r>
          </w:p>
        </w:tc>
      </w:tr>
      <w:tr w:rsidR="000B5D03" w:rsidRPr="007D0D8E" w14:paraId="0244084B"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4836AFDC" w14:textId="1A5D5D09" w:rsidR="000B5D03" w:rsidRPr="007D0D8E" w:rsidRDefault="000B5D03" w:rsidP="008460A1">
            <w:pPr>
              <w:rPr>
                <w:sz w:val="18"/>
                <w:szCs w:val="18"/>
                <w:lang w:val="en-GB"/>
              </w:rPr>
            </w:pPr>
            <w:r>
              <w:rPr>
                <w:sz w:val="18"/>
                <w:szCs w:val="18"/>
                <w:lang w:val="en-GB"/>
              </w:rPr>
              <w:t>63</w:t>
            </w:r>
          </w:p>
        </w:tc>
        <w:tc>
          <w:tcPr>
            <w:tcW w:w="1502" w:type="dxa"/>
          </w:tcPr>
          <w:p w14:paraId="28498E3A" w14:textId="4E059BCC" w:rsidR="000B5D03" w:rsidRPr="007D0D8E" w:rsidRDefault="000B5D03" w:rsidP="008460A1">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QmRain</w:t>
            </w:r>
          </w:p>
        </w:tc>
        <w:tc>
          <w:tcPr>
            <w:tcW w:w="6281" w:type="dxa"/>
          </w:tcPr>
          <w:p w14:paraId="28E2076F" w14:textId="40D04038" w:rsidR="000B5D03" w:rsidRPr="007D0D8E" w:rsidRDefault="000B5D03" w:rsidP="00341CEF">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Pr>
                <w:color w:val="auto"/>
                <w:sz w:val="18"/>
                <w:szCs w:val="18"/>
                <w:lang w:val="en-GB"/>
              </w:rPr>
              <w:t xml:space="preserve">Heat release by rain on snow </w:t>
            </w:r>
            <w:r w:rsidRPr="007D0D8E">
              <w:rPr>
                <w:color w:val="auto"/>
                <w:sz w:val="18"/>
                <w:szCs w:val="18"/>
                <w:lang w:val="en-GB"/>
              </w:rPr>
              <w:t>[W m</w:t>
            </w:r>
            <w:r w:rsidRPr="007D0D8E">
              <w:rPr>
                <w:color w:val="auto"/>
                <w:sz w:val="18"/>
                <w:szCs w:val="18"/>
                <w:vertAlign w:val="superscript"/>
                <w:lang w:val="en-GB"/>
              </w:rPr>
              <w:t>-2</w:t>
            </w:r>
            <w:r w:rsidRPr="007D0D8E">
              <w:rPr>
                <w:color w:val="auto"/>
                <w:sz w:val="18"/>
                <w:szCs w:val="18"/>
                <w:lang w:val="en-GB"/>
              </w:rPr>
              <w:t>]</w:t>
            </w:r>
          </w:p>
        </w:tc>
      </w:tr>
      <w:tr w:rsidR="000B5D03" w:rsidRPr="007D0D8E" w14:paraId="1830F975"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A6A84D9" w14:textId="0AC6D1C7" w:rsidR="000B5D03" w:rsidRPr="007D0D8E" w:rsidRDefault="000B5D03" w:rsidP="007147B5">
            <w:pPr>
              <w:rPr>
                <w:sz w:val="18"/>
                <w:szCs w:val="18"/>
                <w:lang w:val="en-GB"/>
              </w:rPr>
            </w:pPr>
            <w:r>
              <w:rPr>
                <w:sz w:val="18"/>
                <w:szCs w:val="18"/>
                <w:lang w:val="en-GB"/>
              </w:rPr>
              <w:t>64</w:t>
            </w:r>
          </w:p>
        </w:tc>
        <w:tc>
          <w:tcPr>
            <w:tcW w:w="1502" w:type="dxa"/>
          </w:tcPr>
          <w:p w14:paraId="06FEC5FE" w14:textId="75056116"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SWE</w:t>
            </w:r>
          </w:p>
        </w:tc>
        <w:tc>
          <w:tcPr>
            <w:tcW w:w="6281" w:type="dxa"/>
          </w:tcPr>
          <w:p w14:paraId="76FE6336"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Snow water equivalent [mm]</w:t>
            </w:r>
          </w:p>
        </w:tc>
      </w:tr>
      <w:tr w:rsidR="000B5D03" w:rsidRPr="007D0D8E" w14:paraId="68A02DF5"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5211158" w14:textId="086A78EB" w:rsidR="000B5D03" w:rsidRPr="007D0D8E" w:rsidRDefault="000B5D03" w:rsidP="007147B5">
            <w:pPr>
              <w:rPr>
                <w:sz w:val="18"/>
                <w:szCs w:val="18"/>
                <w:lang w:val="en-GB"/>
              </w:rPr>
            </w:pPr>
            <w:r>
              <w:rPr>
                <w:sz w:val="18"/>
                <w:szCs w:val="18"/>
                <w:lang w:val="en-GB"/>
              </w:rPr>
              <w:t>65</w:t>
            </w:r>
          </w:p>
        </w:tc>
        <w:tc>
          <w:tcPr>
            <w:tcW w:w="1502" w:type="dxa"/>
          </w:tcPr>
          <w:p w14:paraId="29DEC8F5" w14:textId="13775C6A"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Mw</w:t>
            </w:r>
          </w:p>
        </w:tc>
        <w:tc>
          <w:tcPr>
            <w:tcW w:w="6281" w:type="dxa"/>
          </w:tcPr>
          <w:p w14:paraId="62D03578" w14:textId="77777777" w:rsidR="000B5D03" w:rsidRPr="007D0D8E" w:rsidRDefault="000B5D03" w:rsidP="007147B5">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Meltwater [mm]</w:t>
            </w:r>
          </w:p>
        </w:tc>
      </w:tr>
      <w:tr w:rsidR="000B5D03" w:rsidRPr="007D0D8E" w14:paraId="2FEBC370"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509CF352" w14:textId="77AD76A1" w:rsidR="000B5D03" w:rsidRPr="007D0D8E" w:rsidRDefault="000B5D03" w:rsidP="007147B5">
            <w:pPr>
              <w:rPr>
                <w:sz w:val="18"/>
                <w:szCs w:val="18"/>
                <w:lang w:val="en-GB"/>
              </w:rPr>
            </w:pPr>
            <w:r>
              <w:rPr>
                <w:sz w:val="18"/>
                <w:szCs w:val="18"/>
                <w:lang w:val="en-GB"/>
              </w:rPr>
              <w:t>66</w:t>
            </w:r>
          </w:p>
        </w:tc>
        <w:tc>
          <w:tcPr>
            <w:tcW w:w="1502" w:type="dxa"/>
          </w:tcPr>
          <w:p w14:paraId="64100963" w14:textId="40A337B5"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Mwstore</w:t>
            </w:r>
          </w:p>
        </w:tc>
        <w:tc>
          <w:tcPr>
            <w:tcW w:w="6281" w:type="dxa"/>
          </w:tcPr>
          <w:p w14:paraId="5644FEB2" w14:textId="77777777" w:rsidR="000B5D03" w:rsidRPr="007D0D8E" w:rsidRDefault="000B5D03" w:rsidP="007147B5">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Meltwater store [mm]</w:t>
            </w:r>
          </w:p>
        </w:tc>
      </w:tr>
      <w:tr w:rsidR="000B5D03" w:rsidRPr="007D0D8E" w14:paraId="08CE1997"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245FC814" w14:textId="54AD0595" w:rsidR="000B5D03" w:rsidRPr="007D0D8E" w:rsidRDefault="000B5D03" w:rsidP="00A363D7">
            <w:pPr>
              <w:rPr>
                <w:sz w:val="18"/>
                <w:szCs w:val="18"/>
                <w:lang w:val="en-GB"/>
              </w:rPr>
            </w:pPr>
            <w:r>
              <w:rPr>
                <w:sz w:val="18"/>
                <w:szCs w:val="18"/>
                <w:lang w:val="en-GB"/>
              </w:rPr>
              <w:t>67</w:t>
            </w:r>
          </w:p>
        </w:tc>
        <w:tc>
          <w:tcPr>
            <w:tcW w:w="1502" w:type="dxa"/>
          </w:tcPr>
          <w:p w14:paraId="02B57230" w14:textId="302F5F17" w:rsidR="000B5D03" w:rsidRPr="007D0D8E" w:rsidRDefault="000B5D03" w:rsidP="00A363D7">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SnowRem_Paved</w:t>
            </w:r>
          </w:p>
        </w:tc>
        <w:tc>
          <w:tcPr>
            <w:tcW w:w="6281" w:type="dxa"/>
          </w:tcPr>
          <w:p w14:paraId="05EA4E65" w14:textId="77777777" w:rsidR="000B5D03" w:rsidRPr="007D0D8E" w:rsidRDefault="000B5D03" w:rsidP="00FF30E7">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rFonts w:cs="Times New Roman"/>
                <w:color w:val="auto"/>
                <w:sz w:val="18"/>
                <w:szCs w:val="18"/>
                <w:lang w:val="en-GB"/>
              </w:rPr>
              <w:t>Snow removal from paved surfaces [mm]</w:t>
            </w:r>
          </w:p>
        </w:tc>
      </w:tr>
      <w:tr w:rsidR="000B5D03" w:rsidRPr="007D0D8E" w14:paraId="7EE12D5B"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4532D985" w14:textId="0CBC1227" w:rsidR="000B5D03" w:rsidRPr="007D0D8E" w:rsidRDefault="000B5D03" w:rsidP="00A363D7">
            <w:pPr>
              <w:rPr>
                <w:sz w:val="18"/>
                <w:szCs w:val="18"/>
                <w:lang w:val="en-GB"/>
              </w:rPr>
            </w:pPr>
            <w:r>
              <w:rPr>
                <w:sz w:val="18"/>
                <w:szCs w:val="18"/>
                <w:lang w:val="en-GB"/>
              </w:rPr>
              <w:t>68</w:t>
            </w:r>
          </w:p>
        </w:tc>
        <w:tc>
          <w:tcPr>
            <w:tcW w:w="1502" w:type="dxa"/>
          </w:tcPr>
          <w:p w14:paraId="65B8765B" w14:textId="098B6F20" w:rsidR="000B5D03" w:rsidRPr="007D0D8E" w:rsidRDefault="000B5D03" w:rsidP="00A363D7">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SnowRem_Bldgs</w:t>
            </w:r>
          </w:p>
        </w:tc>
        <w:tc>
          <w:tcPr>
            <w:tcW w:w="6281" w:type="dxa"/>
          </w:tcPr>
          <w:p w14:paraId="70A18110" w14:textId="77777777" w:rsidR="000B5D03" w:rsidRPr="007D0D8E" w:rsidRDefault="000B5D03" w:rsidP="00A363D7">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rFonts w:cs="Times New Roman"/>
                <w:color w:val="auto"/>
                <w:sz w:val="18"/>
                <w:szCs w:val="18"/>
                <w:lang w:val="en-GB"/>
              </w:rPr>
              <w:t>Snow removal from buildings [mm]</w:t>
            </w:r>
          </w:p>
        </w:tc>
      </w:tr>
      <w:tr w:rsidR="000B5D03" w:rsidRPr="007D0D8E" w14:paraId="5CA3D3BB" w14:textId="77777777" w:rsidTr="000B5D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503" w:type="dxa"/>
          </w:tcPr>
          <w:p w14:paraId="1879A877" w14:textId="261120A9" w:rsidR="000B5D03" w:rsidRPr="007D0D8E" w:rsidRDefault="000B5D03" w:rsidP="009F4A30">
            <w:pPr>
              <w:rPr>
                <w:sz w:val="18"/>
                <w:szCs w:val="18"/>
                <w:lang w:val="en-GB"/>
              </w:rPr>
            </w:pPr>
            <w:r>
              <w:rPr>
                <w:sz w:val="18"/>
                <w:szCs w:val="18"/>
                <w:lang w:val="en-GB"/>
              </w:rPr>
              <w:t>69</w:t>
            </w:r>
          </w:p>
        </w:tc>
        <w:tc>
          <w:tcPr>
            <w:tcW w:w="1502" w:type="dxa"/>
          </w:tcPr>
          <w:p w14:paraId="1F9607A7" w14:textId="4ACF9450" w:rsidR="000B5D03" w:rsidRPr="007D0D8E" w:rsidRDefault="000B5D03" w:rsidP="009F4A30">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ChSnow/i</w:t>
            </w:r>
          </w:p>
        </w:tc>
        <w:tc>
          <w:tcPr>
            <w:tcW w:w="6281" w:type="dxa"/>
          </w:tcPr>
          <w:p w14:paraId="59B0546E" w14:textId="77777777" w:rsidR="000B5D03" w:rsidRPr="007D0D8E" w:rsidRDefault="000B5D03" w:rsidP="009F4A30">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Change in snowpack [mm]</w:t>
            </w:r>
          </w:p>
        </w:tc>
      </w:tr>
      <w:tr w:rsidR="000B5D03" w:rsidRPr="007D0D8E" w14:paraId="3C5A442E" w14:textId="77777777" w:rsidTr="000B5D03">
        <w:trPr>
          <w:trHeight w:val="170"/>
        </w:trPr>
        <w:tc>
          <w:tcPr>
            <w:cnfStyle w:val="001000000000" w:firstRow="0" w:lastRow="0" w:firstColumn="1" w:lastColumn="0" w:oddVBand="0" w:evenVBand="0" w:oddHBand="0" w:evenHBand="0" w:firstRowFirstColumn="0" w:firstRowLastColumn="0" w:lastRowFirstColumn="0" w:lastRowLastColumn="0"/>
            <w:tcW w:w="1503" w:type="dxa"/>
          </w:tcPr>
          <w:p w14:paraId="61CD9574" w14:textId="7A1EB999" w:rsidR="000B5D03" w:rsidRDefault="000B5D03" w:rsidP="006D011C">
            <w:pPr>
              <w:rPr>
                <w:rFonts w:cs="Times New Roman"/>
                <w:sz w:val="18"/>
                <w:szCs w:val="18"/>
                <w:lang w:val="en-GB"/>
              </w:rPr>
            </w:pPr>
            <w:r>
              <w:rPr>
                <w:rFonts w:cs="Times New Roman"/>
                <w:sz w:val="18"/>
                <w:szCs w:val="18"/>
                <w:lang w:val="en-GB"/>
              </w:rPr>
              <w:t>70</w:t>
            </w:r>
          </w:p>
        </w:tc>
        <w:tc>
          <w:tcPr>
            <w:tcW w:w="1502" w:type="dxa"/>
          </w:tcPr>
          <w:p w14:paraId="13FE899F" w14:textId="0E40AA2F" w:rsidR="000B5D03" w:rsidRPr="007D0D8E" w:rsidRDefault="000B5D03" w:rsidP="006D011C">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proofErr w:type="gramStart"/>
            <w:r>
              <w:rPr>
                <w:rFonts w:cs="Times New Roman"/>
                <w:color w:val="auto"/>
                <w:sz w:val="18"/>
                <w:szCs w:val="18"/>
                <w:lang w:val="en-GB"/>
              </w:rPr>
              <w:t>albSnow</w:t>
            </w:r>
            <w:proofErr w:type="gramEnd"/>
          </w:p>
        </w:tc>
        <w:tc>
          <w:tcPr>
            <w:tcW w:w="6281" w:type="dxa"/>
          </w:tcPr>
          <w:p w14:paraId="26F266B0" w14:textId="323A5186" w:rsidR="000B5D03" w:rsidRPr="007D0D8E" w:rsidRDefault="000B5D03"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Pr>
                <w:rFonts w:cs="Times New Roman"/>
                <w:color w:val="auto"/>
                <w:sz w:val="18"/>
                <w:szCs w:val="18"/>
                <w:lang w:val="en-GB"/>
              </w:rPr>
              <w:t>Snow albedo [-]</w:t>
            </w:r>
          </w:p>
        </w:tc>
      </w:tr>
      <w:tr w:rsidR="00DB6E60" w:rsidRPr="007D0D8E" w14:paraId="58583B21" w14:textId="77777777" w:rsidTr="000B5D03">
        <w:trPr>
          <w:cnfStyle w:val="000000100000" w:firstRow="0" w:lastRow="0" w:firstColumn="0" w:lastColumn="0" w:oddVBand="0" w:evenVBand="0" w:oddHBand="1" w:evenHBand="0" w:firstRowFirstColumn="0" w:firstRowLastColumn="0" w:lastRowFirstColumn="0" w:lastRowLastColumn="0"/>
          <w:trHeight w:val="170"/>
          <w:ins w:id="98" w:author="Leena" w:date="2015-05-09T04:46:00Z"/>
        </w:trPr>
        <w:tc>
          <w:tcPr>
            <w:cnfStyle w:val="001000000000" w:firstRow="0" w:lastRow="0" w:firstColumn="1" w:lastColumn="0" w:oddVBand="0" w:evenVBand="0" w:oddHBand="0" w:evenHBand="0" w:firstRowFirstColumn="0" w:firstRowLastColumn="0" w:lastRowFirstColumn="0" w:lastRowLastColumn="0"/>
            <w:tcW w:w="1503" w:type="dxa"/>
          </w:tcPr>
          <w:p w14:paraId="7822F066" w14:textId="08984A5E" w:rsidR="00DB6E60" w:rsidRDefault="00DB6E60" w:rsidP="006D011C">
            <w:pPr>
              <w:rPr>
                <w:ins w:id="99" w:author="Leena" w:date="2015-05-09T04:46:00Z"/>
                <w:rFonts w:cs="Times New Roman"/>
                <w:sz w:val="18"/>
                <w:szCs w:val="18"/>
                <w:lang w:val="en-GB"/>
              </w:rPr>
            </w:pPr>
            <w:ins w:id="100" w:author="Leena" w:date="2015-05-09T04:46:00Z">
              <w:r>
                <w:rPr>
                  <w:rFonts w:cs="Times New Roman"/>
                  <w:b w:val="0"/>
                  <w:szCs w:val="20"/>
                  <w:lang w:val="en-GB"/>
                </w:rPr>
                <w:t>71</w:t>
              </w:r>
            </w:ins>
          </w:p>
        </w:tc>
        <w:tc>
          <w:tcPr>
            <w:tcW w:w="1502" w:type="dxa"/>
          </w:tcPr>
          <w:p w14:paraId="6F6D63AD" w14:textId="63C79E62" w:rsidR="00DB6E60" w:rsidRDefault="00DB6E60" w:rsidP="006D011C">
            <w:pPr>
              <w:cnfStyle w:val="000000100000" w:firstRow="0" w:lastRow="0" w:firstColumn="0" w:lastColumn="0" w:oddVBand="0" w:evenVBand="0" w:oddHBand="1" w:evenHBand="0" w:firstRowFirstColumn="0" w:firstRowLastColumn="0" w:lastRowFirstColumn="0" w:lastRowLastColumn="0"/>
              <w:rPr>
                <w:ins w:id="101" w:author="Leena" w:date="2015-05-09T04:46:00Z"/>
                <w:rFonts w:cs="Times New Roman"/>
                <w:sz w:val="18"/>
                <w:szCs w:val="18"/>
                <w:lang w:val="en-GB"/>
              </w:rPr>
            </w:pPr>
            <w:proofErr w:type="gramStart"/>
            <w:ins w:id="102" w:author="Leena" w:date="2015-05-09T04:46:00Z">
              <w:r w:rsidRPr="00A62DDF">
                <w:rPr>
                  <w:rFonts w:cs="Times New Roman"/>
                  <w:i/>
                  <w:szCs w:val="20"/>
                  <w:lang w:val="en-GB"/>
                </w:rPr>
                <w:t>delta</w:t>
              </w:r>
              <w:proofErr w:type="gramEnd"/>
              <w:r w:rsidRPr="00A62DDF">
                <w:rPr>
                  <w:rFonts w:cs="Times New Roman"/>
                  <w:i/>
                  <w:szCs w:val="20"/>
                  <w:lang w:val="en-GB"/>
                </w:rPr>
                <w:t>_Qi</w:t>
              </w:r>
            </w:ins>
          </w:p>
        </w:tc>
        <w:tc>
          <w:tcPr>
            <w:tcW w:w="6281" w:type="dxa"/>
          </w:tcPr>
          <w:p w14:paraId="5295CFF8" w14:textId="7C140371" w:rsidR="00DB6E60" w:rsidRDefault="00DB6E60" w:rsidP="0010276E">
            <w:pPr>
              <w:cnfStyle w:val="000000100000" w:firstRow="0" w:lastRow="0" w:firstColumn="0" w:lastColumn="0" w:oddVBand="0" w:evenVBand="0" w:oddHBand="1" w:evenHBand="0" w:firstRowFirstColumn="0" w:firstRowLastColumn="0" w:lastRowFirstColumn="0" w:lastRowLastColumn="0"/>
              <w:rPr>
                <w:ins w:id="103" w:author="Leena" w:date="2015-05-09T04:46:00Z"/>
                <w:rFonts w:cs="Times New Roman"/>
                <w:sz w:val="18"/>
                <w:szCs w:val="18"/>
                <w:lang w:val="en-GB"/>
              </w:rPr>
            </w:pPr>
            <w:ins w:id="104" w:author="Leena" w:date="2015-05-09T04:46:00Z">
              <w:r w:rsidRPr="00A62DDF">
                <w:rPr>
                  <w:rFonts w:cs="Times New Roman"/>
                  <w:szCs w:val="20"/>
                  <w:lang w:val="en-GB"/>
                </w:rPr>
                <w:t>Change of snow internal energy</w:t>
              </w:r>
            </w:ins>
          </w:p>
        </w:tc>
      </w:tr>
    </w:tbl>
    <w:p w14:paraId="622BEB4F" w14:textId="77777777" w:rsidR="00CD5CB0" w:rsidRDefault="00CD5CB0" w:rsidP="0078514A"/>
    <w:p w14:paraId="49EF17EE" w14:textId="77777777" w:rsidR="003E6ED4" w:rsidRPr="00E52F44" w:rsidRDefault="003E6ED4" w:rsidP="0078514A">
      <w:pPr>
        <w:rPr>
          <w:highlight w:val="yellow"/>
        </w:rPr>
      </w:pPr>
    </w:p>
    <w:p w14:paraId="16C5F80B" w14:textId="77777777" w:rsidR="00A62DDF" w:rsidRPr="00A62DDF" w:rsidRDefault="00A858C0" w:rsidP="00870E7A">
      <w:pPr>
        <w:pStyle w:val="Heading2"/>
        <w:numPr>
          <w:ilvl w:val="0"/>
          <w:numId w:val="0"/>
        </w:numPr>
      </w:pPr>
      <w:bookmarkStart w:id="105" w:name="_Toc414112052"/>
      <w:r w:rsidRPr="00A62DDF">
        <w:t>5.3</w:t>
      </w:r>
      <w:r w:rsidRPr="00A62DDF">
        <w:tab/>
      </w:r>
      <w:r w:rsidR="00DC705B" w:rsidRPr="00A62DDF">
        <w:t>SSss_YYYY_SnowOut.txt</w:t>
      </w:r>
      <w:bookmarkEnd w:id="105"/>
      <w:r w:rsidR="004430F3" w:rsidRPr="00A62DDF">
        <w:t xml:space="preserve"> </w:t>
      </w:r>
    </w:p>
    <w:p w14:paraId="7475EFC8" w14:textId="43C969C1" w:rsidR="00DC705B" w:rsidRPr="00A62DDF" w:rsidRDefault="004430F3" w:rsidP="00A62DDF">
      <w:r w:rsidRPr="00A62DDF">
        <w:rPr>
          <w:highlight w:val="yellow"/>
        </w:rPr>
        <w:t>(not in current relase)</w:t>
      </w:r>
    </w:p>
    <w:p w14:paraId="6B7CC231" w14:textId="77777777" w:rsidR="00DC705B" w:rsidRPr="00A62DDF" w:rsidRDefault="00DC705B" w:rsidP="00DC705B">
      <w:pPr>
        <w:rPr>
          <w:szCs w:val="20"/>
          <w:lang w:val="en-GB"/>
        </w:rPr>
      </w:pPr>
      <w:r w:rsidRPr="00A62DDF">
        <w:rPr>
          <w:szCs w:val="20"/>
          <w:lang w:val="en-GB"/>
        </w:rPr>
        <w:t>The program prints out a separate output file for snow (</w:t>
      </w:r>
      <w:r w:rsidRPr="00A62DDF">
        <w:rPr>
          <w:i/>
          <w:szCs w:val="20"/>
          <w:lang w:val="en-GB"/>
        </w:rPr>
        <w:t xml:space="preserve">snowUse </w:t>
      </w:r>
      <w:r w:rsidRPr="00A62DDF">
        <w:rPr>
          <w:szCs w:val="20"/>
          <w:lang w:val="en-GB"/>
        </w:rPr>
        <w:t xml:space="preserve">= 1 in </w:t>
      </w:r>
      <w:r w:rsidRPr="00A62DDF">
        <w:rPr>
          <w:b/>
          <w:szCs w:val="20"/>
          <w:lang w:val="en-GB"/>
        </w:rPr>
        <w:t>runcontrol.nml</w:t>
      </w:r>
      <w:r w:rsidRPr="00A62DDF">
        <w:rPr>
          <w:szCs w:val="20"/>
          <w:lang w:val="en-GB"/>
        </w:rPr>
        <w:t xml:space="preserve">) </w:t>
      </w:r>
    </w:p>
    <w:p w14:paraId="2C32B96E" w14:textId="77777777" w:rsidR="00DC705B" w:rsidRPr="00A62DDF" w:rsidRDefault="00DC705B" w:rsidP="00DC705B">
      <w:pPr>
        <w:rPr>
          <w:szCs w:val="20"/>
          <w:lang w:val="en-GB"/>
        </w:rPr>
      </w:pPr>
    </w:p>
    <w:p w14:paraId="31006C88" w14:textId="1C3F884D" w:rsidR="00DC705B" w:rsidRPr="00A62DDF" w:rsidRDefault="00DC705B" w:rsidP="00DC705B">
      <w:pPr>
        <w:rPr>
          <w:b/>
          <w:lang w:val="en-GB"/>
        </w:rPr>
      </w:pPr>
      <w:r w:rsidRPr="00A62DDF">
        <w:rPr>
          <w:lang w:val="en-GB"/>
        </w:rPr>
        <w:t>File format of</w:t>
      </w:r>
      <w:r w:rsidRPr="00A62DDF">
        <w:rPr>
          <w:b/>
          <w:i/>
          <w:lang w:val="en-GB"/>
        </w:rPr>
        <w:t xml:space="preserve"> SSss</w:t>
      </w:r>
      <w:r w:rsidRPr="00A62DDF">
        <w:rPr>
          <w:b/>
          <w:lang w:val="en-GB"/>
        </w:rPr>
        <w:t>_YYYY_SnowOut.txt</w:t>
      </w:r>
    </w:p>
    <w:tbl>
      <w:tblPr>
        <w:tblStyle w:val="LightShading-Accent2"/>
        <w:tblW w:w="0" w:type="auto"/>
        <w:tblInd w:w="250" w:type="dxa"/>
        <w:tblLook w:val="04A0" w:firstRow="1" w:lastRow="0" w:firstColumn="1" w:lastColumn="0" w:noHBand="0" w:noVBand="1"/>
      </w:tblPr>
      <w:tblGrid>
        <w:gridCol w:w="546"/>
        <w:gridCol w:w="1864"/>
        <w:gridCol w:w="4681"/>
        <w:gridCol w:w="741"/>
      </w:tblGrid>
      <w:tr w:rsidR="00264CFC" w:rsidRPr="00A62DDF" w14:paraId="3205D47B" w14:textId="77777777" w:rsidTr="00264CFC">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78506064" w14:textId="77777777" w:rsidR="00264CFC" w:rsidRPr="00A62DDF" w:rsidRDefault="00264CFC" w:rsidP="00264CFC">
            <w:pPr>
              <w:rPr>
                <w:rFonts w:cs="Times New Roman"/>
                <w:szCs w:val="20"/>
                <w:lang w:val="en-GB"/>
              </w:rPr>
            </w:pPr>
            <w:r w:rsidRPr="00A62DDF">
              <w:rPr>
                <w:rFonts w:cs="Times New Roman"/>
                <w:szCs w:val="20"/>
                <w:lang w:val="en-GB"/>
              </w:rPr>
              <w:t>Col</w:t>
            </w:r>
          </w:p>
        </w:tc>
        <w:tc>
          <w:tcPr>
            <w:tcW w:w="1864" w:type="dxa"/>
          </w:tcPr>
          <w:p w14:paraId="3E8EC501" w14:textId="77777777" w:rsidR="00264CFC" w:rsidRPr="00A62DDF" w:rsidRDefault="00264CFC" w:rsidP="00264CFC">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 xml:space="preserve">Header </w:t>
            </w:r>
          </w:p>
        </w:tc>
        <w:tc>
          <w:tcPr>
            <w:tcW w:w="4681" w:type="dxa"/>
          </w:tcPr>
          <w:p w14:paraId="062887C4" w14:textId="77777777" w:rsidR="00264CFC" w:rsidRPr="00A62DDF" w:rsidRDefault="00264CFC" w:rsidP="00264CFC">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Name</w:t>
            </w:r>
          </w:p>
        </w:tc>
        <w:tc>
          <w:tcPr>
            <w:tcW w:w="741" w:type="dxa"/>
          </w:tcPr>
          <w:p w14:paraId="5BED19DB" w14:textId="77777777" w:rsidR="00264CFC" w:rsidRPr="00A62DDF" w:rsidRDefault="00264CFC" w:rsidP="00264CFC">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Units</w:t>
            </w:r>
          </w:p>
        </w:tc>
      </w:tr>
      <w:tr w:rsidR="00BF5F69" w:rsidRPr="00A62DDF" w14:paraId="794AD3AE"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49A7551" w14:textId="700515D5" w:rsidR="00BF5F69" w:rsidRPr="00A62DDF" w:rsidRDefault="00BF5F69" w:rsidP="00264CFC">
            <w:pPr>
              <w:rPr>
                <w:rFonts w:cs="Times New Roman"/>
                <w:b w:val="0"/>
                <w:szCs w:val="20"/>
                <w:lang w:val="en-GB"/>
              </w:rPr>
            </w:pPr>
            <w:r w:rsidRPr="00A62DDF">
              <w:rPr>
                <w:rFonts w:cs="Times New Roman"/>
                <w:b w:val="0"/>
                <w:szCs w:val="20"/>
                <w:lang w:val="en-GB"/>
              </w:rPr>
              <w:t>1</w:t>
            </w:r>
          </w:p>
        </w:tc>
        <w:tc>
          <w:tcPr>
            <w:tcW w:w="1864" w:type="dxa"/>
          </w:tcPr>
          <w:p w14:paraId="54936CCE" w14:textId="6AC69A23" w:rsidR="00BF5F69" w:rsidRPr="00A62DDF" w:rsidRDefault="00FC4442"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Year</w:t>
            </w:r>
          </w:p>
        </w:tc>
        <w:tc>
          <w:tcPr>
            <w:tcW w:w="4681" w:type="dxa"/>
          </w:tcPr>
          <w:p w14:paraId="36C20682" w14:textId="60142500" w:rsidR="00BF5F69" w:rsidRPr="00A62DDF" w:rsidRDefault="00FC4442"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Year of run</w:t>
            </w:r>
          </w:p>
        </w:tc>
        <w:tc>
          <w:tcPr>
            <w:tcW w:w="741" w:type="dxa"/>
          </w:tcPr>
          <w:p w14:paraId="4C8083B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BF5F69" w:rsidRPr="00A62DDF" w14:paraId="5C5C065C"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24B53812" w14:textId="01FAE2BB" w:rsidR="00BF5F69" w:rsidRPr="00A62DDF" w:rsidRDefault="00BF5F69" w:rsidP="00264CFC">
            <w:pPr>
              <w:rPr>
                <w:rFonts w:cs="Times New Roman"/>
                <w:b w:val="0"/>
                <w:szCs w:val="20"/>
                <w:lang w:val="en-GB"/>
              </w:rPr>
            </w:pPr>
            <w:r w:rsidRPr="00A62DDF">
              <w:rPr>
                <w:rFonts w:cs="Times New Roman"/>
                <w:b w:val="0"/>
                <w:szCs w:val="20"/>
                <w:lang w:val="en-GB"/>
              </w:rPr>
              <w:t>2</w:t>
            </w:r>
          </w:p>
        </w:tc>
        <w:tc>
          <w:tcPr>
            <w:tcW w:w="1864" w:type="dxa"/>
          </w:tcPr>
          <w:p w14:paraId="5734C5A8"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Doy</w:t>
            </w:r>
          </w:p>
        </w:tc>
        <w:tc>
          <w:tcPr>
            <w:tcW w:w="4681" w:type="dxa"/>
          </w:tcPr>
          <w:p w14:paraId="1E8FA3F0"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Day of year</w:t>
            </w:r>
          </w:p>
        </w:tc>
        <w:tc>
          <w:tcPr>
            <w:tcW w:w="741" w:type="dxa"/>
          </w:tcPr>
          <w:p w14:paraId="0790E2D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BF5F69" w:rsidRPr="00A62DDF" w14:paraId="06F13479"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16CDB9A" w14:textId="661138E6" w:rsidR="00BF5F69" w:rsidRPr="00A62DDF" w:rsidRDefault="00BF5F69" w:rsidP="00264CFC">
            <w:pPr>
              <w:rPr>
                <w:rFonts w:cs="Times New Roman"/>
                <w:b w:val="0"/>
                <w:szCs w:val="20"/>
                <w:lang w:val="en-GB"/>
              </w:rPr>
            </w:pPr>
            <w:r w:rsidRPr="00A62DDF">
              <w:rPr>
                <w:rFonts w:cs="Times New Roman"/>
                <w:b w:val="0"/>
                <w:szCs w:val="20"/>
                <w:lang w:val="en-GB"/>
              </w:rPr>
              <w:t>3</w:t>
            </w:r>
          </w:p>
        </w:tc>
        <w:tc>
          <w:tcPr>
            <w:tcW w:w="1864" w:type="dxa"/>
          </w:tcPr>
          <w:p w14:paraId="5831772A"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It</w:t>
            </w:r>
          </w:p>
        </w:tc>
        <w:tc>
          <w:tcPr>
            <w:tcW w:w="4681" w:type="dxa"/>
          </w:tcPr>
          <w:p w14:paraId="7CB56663"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Time</w:t>
            </w:r>
          </w:p>
        </w:tc>
        <w:tc>
          <w:tcPr>
            <w:tcW w:w="741" w:type="dxa"/>
          </w:tcPr>
          <w:p w14:paraId="5625E5E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BF5F69" w:rsidRPr="00A62DDF" w14:paraId="3B3073B4"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E76B4DC" w14:textId="26657461" w:rsidR="00BF5F69" w:rsidRPr="00A62DDF" w:rsidRDefault="00BF5F69" w:rsidP="00264CFC">
            <w:pPr>
              <w:rPr>
                <w:rFonts w:cs="Times New Roman"/>
                <w:b w:val="0"/>
                <w:szCs w:val="20"/>
                <w:lang w:val="en-GB"/>
              </w:rPr>
            </w:pPr>
            <w:r w:rsidRPr="00A62DDF">
              <w:rPr>
                <w:rFonts w:cs="Times New Roman"/>
                <w:b w:val="0"/>
                <w:szCs w:val="20"/>
                <w:lang w:val="en-GB"/>
              </w:rPr>
              <w:t>4</w:t>
            </w:r>
          </w:p>
        </w:tc>
        <w:tc>
          <w:tcPr>
            <w:tcW w:w="1864" w:type="dxa"/>
          </w:tcPr>
          <w:p w14:paraId="5B0550E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Dectime</w:t>
            </w:r>
          </w:p>
        </w:tc>
        <w:tc>
          <w:tcPr>
            <w:tcW w:w="4681" w:type="dxa"/>
          </w:tcPr>
          <w:p w14:paraId="75FCDCC5"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Decimal time</w:t>
            </w:r>
          </w:p>
        </w:tc>
        <w:tc>
          <w:tcPr>
            <w:tcW w:w="741" w:type="dxa"/>
          </w:tcPr>
          <w:p w14:paraId="00AE5646"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BF5F69" w:rsidRPr="00A62DDF" w14:paraId="1681AAD3"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CD383AD" w14:textId="18C80C91" w:rsidR="00BF5F69" w:rsidRPr="00A62DDF" w:rsidRDefault="00BF5F69" w:rsidP="00264CFC">
            <w:pPr>
              <w:rPr>
                <w:rFonts w:cs="Times New Roman"/>
                <w:b w:val="0"/>
                <w:szCs w:val="20"/>
                <w:lang w:val="en-GB"/>
              </w:rPr>
            </w:pPr>
            <w:r w:rsidRPr="00A62DDF">
              <w:rPr>
                <w:rFonts w:cs="Times New Roman"/>
                <w:b w:val="0"/>
                <w:szCs w:val="20"/>
                <w:lang w:val="en-GB"/>
              </w:rPr>
              <w:t>5</w:t>
            </w:r>
          </w:p>
        </w:tc>
        <w:tc>
          <w:tcPr>
            <w:tcW w:w="1864" w:type="dxa"/>
          </w:tcPr>
          <w:p w14:paraId="696F6D7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SWE_pav</w:t>
            </w:r>
          </w:p>
        </w:tc>
        <w:tc>
          <w:tcPr>
            <w:tcW w:w="4681" w:type="dxa"/>
          </w:tcPr>
          <w:p w14:paraId="72C87F5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 xml:space="preserve">Snow water equivalent – paved  </w:t>
            </w:r>
          </w:p>
        </w:tc>
        <w:tc>
          <w:tcPr>
            <w:tcW w:w="741" w:type="dxa"/>
          </w:tcPr>
          <w:p w14:paraId="10C952F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2AE29775"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07831E3F" w14:textId="2F03B2C0" w:rsidR="00BF5F69" w:rsidRPr="00A62DDF" w:rsidRDefault="00BF5F69" w:rsidP="00264CFC">
            <w:pPr>
              <w:rPr>
                <w:rFonts w:cs="Times New Roman"/>
                <w:b w:val="0"/>
                <w:szCs w:val="20"/>
                <w:lang w:val="en-GB"/>
              </w:rPr>
            </w:pPr>
            <w:r w:rsidRPr="00A62DDF">
              <w:rPr>
                <w:rFonts w:cs="Times New Roman"/>
                <w:b w:val="0"/>
                <w:szCs w:val="20"/>
                <w:lang w:val="en-GB"/>
              </w:rPr>
              <w:t>6</w:t>
            </w:r>
          </w:p>
        </w:tc>
        <w:tc>
          <w:tcPr>
            <w:tcW w:w="1864" w:type="dxa"/>
          </w:tcPr>
          <w:p w14:paraId="4C2C1633" w14:textId="4614F81A"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SWE_bldg</w:t>
            </w:r>
            <w:r w:rsidR="00DB4665">
              <w:rPr>
                <w:rFonts w:cs="Times New Roman"/>
                <w:i/>
                <w:szCs w:val="20"/>
                <w:lang w:val="en-GB"/>
              </w:rPr>
              <w:t>s</w:t>
            </w:r>
          </w:p>
        </w:tc>
        <w:tc>
          <w:tcPr>
            <w:tcW w:w="4681" w:type="dxa"/>
          </w:tcPr>
          <w:p w14:paraId="525C8F06"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water equivalent – buildings</w:t>
            </w:r>
          </w:p>
        </w:tc>
        <w:tc>
          <w:tcPr>
            <w:tcW w:w="741" w:type="dxa"/>
          </w:tcPr>
          <w:p w14:paraId="43E7B39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652694F8"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1D91BED" w14:textId="1A076DB4" w:rsidR="00BF5F69" w:rsidRPr="00A62DDF" w:rsidRDefault="00BF5F69" w:rsidP="00264CFC">
            <w:pPr>
              <w:rPr>
                <w:rFonts w:cs="Times New Roman"/>
                <w:b w:val="0"/>
                <w:szCs w:val="20"/>
                <w:lang w:val="en-GB"/>
              </w:rPr>
            </w:pPr>
            <w:r w:rsidRPr="00A62DDF">
              <w:rPr>
                <w:rFonts w:cs="Times New Roman"/>
                <w:b w:val="0"/>
                <w:szCs w:val="20"/>
                <w:lang w:val="en-GB"/>
              </w:rPr>
              <w:t>7</w:t>
            </w:r>
          </w:p>
        </w:tc>
        <w:tc>
          <w:tcPr>
            <w:tcW w:w="1864" w:type="dxa"/>
          </w:tcPr>
          <w:p w14:paraId="11112453" w14:textId="60A81FF4"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SWE_E</w:t>
            </w:r>
            <w:r>
              <w:rPr>
                <w:rFonts w:cs="Times New Roman"/>
                <w:i/>
                <w:szCs w:val="20"/>
                <w:lang w:val="en-GB"/>
              </w:rPr>
              <w:t>ve</w:t>
            </w:r>
            <w:r w:rsidRPr="00A62DDF">
              <w:rPr>
                <w:rFonts w:cs="Times New Roman"/>
                <w:i/>
                <w:szCs w:val="20"/>
                <w:lang w:val="en-GB"/>
              </w:rPr>
              <w:t>T</w:t>
            </w:r>
            <w:r>
              <w:rPr>
                <w:rFonts w:cs="Times New Roman"/>
                <w:i/>
                <w:szCs w:val="20"/>
                <w:lang w:val="en-GB"/>
              </w:rPr>
              <w:t>r</w:t>
            </w:r>
          </w:p>
        </w:tc>
        <w:tc>
          <w:tcPr>
            <w:tcW w:w="4681" w:type="dxa"/>
          </w:tcPr>
          <w:p w14:paraId="59AB33BB"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 xml:space="preserve">Snow water equivalent – evergreen </w:t>
            </w:r>
          </w:p>
        </w:tc>
        <w:tc>
          <w:tcPr>
            <w:tcW w:w="741" w:type="dxa"/>
          </w:tcPr>
          <w:p w14:paraId="17EC73E3"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65774C9C"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42DCF34" w14:textId="196A72F6" w:rsidR="00BF5F69" w:rsidRPr="00A62DDF" w:rsidRDefault="00BF5F69" w:rsidP="00264CFC">
            <w:pPr>
              <w:rPr>
                <w:rFonts w:cs="Times New Roman"/>
                <w:b w:val="0"/>
                <w:szCs w:val="20"/>
                <w:lang w:val="en-GB"/>
              </w:rPr>
            </w:pPr>
            <w:r w:rsidRPr="00A62DDF">
              <w:rPr>
                <w:rFonts w:cs="Times New Roman"/>
                <w:b w:val="0"/>
                <w:szCs w:val="20"/>
                <w:lang w:val="en-GB"/>
              </w:rPr>
              <w:t>8</w:t>
            </w:r>
          </w:p>
        </w:tc>
        <w:tc>
          <w:tcPr>
            <w:tcW w:w="1864" w:type="dxa"/>
          </w:tcPr>
          <w:p w14:paraId="3C72C0F4" w14:textId="78BA366F"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SWE_D</w:t>
            </w:r>
            <w:r>
              <w:rPr>
                <w:rFonts w:cs="Times New Roman"/>
                <w:i/>
                <w:szCs w:val="20"/>
                <w:lang w:val="en-GB"/>
              </w:rPr>
              <w:t>ec</w:t>
            </w:r>
            <w:r w:rsidRPr="00A62DDF">
              <w:rPr>
                <w:rFonts w:cs="Times New Roman"/>
                <w:i/>
                <w:szCs w:val="20"/>
                <w:lang w:val="en-GB"/>
              </w:rPr>
              <w:t>T</w:t>
            </w:r>
            <w:r>
              <w:rPr>
                <w:rFonts w:cs="Times New Roman"/>
                <w:i/>
                <w:szCs w:val="20"/>
                <w:lang w:val="en-GB"/>
              </w:rPr>
              <w:t>r</w:t>
            </w:r>
          </w:p>
        </w:tc>
        <w:tc>
          <w:tcPr>
            <w:tcW w:w="4681" w:type="dxa"/>
          </w:tcPr>
          <w:p w14:paraId="196119EC"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water equivalent – deciduous</w:t>
            </w:r>
          </w:p>
        </w:tc>
        <w:tc>
          <w:tcPr>
            <w:tcW w:w="741" w:type="dxa"/>
          </w:tcPr>
          <w:p w14:paraId="3D2C3EF0"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0EFC567E"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CC2EB31" w14:textId="7411D6AF" w:rsidR="00BF5F69" w:rsidRPr="00A62DDF" w:rsidRDefault="00BF5F69" w:rsidP="00264CFC">
            <w:pPr>
              <w:rPr>
                <w:rFonts w:cs="Times New Roman"/>
                <w:b w:val="0"/>
                <w:szCs w:val="20"/>
                <w:lang w:val="en-GB"/>
              </w:rPr>
            </w:pPr>
            <w:r w:rsidRPr="00A62DDF">
              <w:rPr>
                <w:rFonts w:cs="Times New Roman"/>
                <w:b w:val="0"/>
                <w:szCs w:val="20"/>
                <w:lang w:val="en-GB"/>
              </w:rPr>
              <w:t>9</w:t>
            </w:r>
          </w:p>
        </w:tc>
        <w:tc>
          <w:tcPr>
            <w:tcW w:w="1864" w:type="dxa"/>
          </w:tcPr>
          <w:p w14:paraId="4CC58D91" w14:textId="4C72729D"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SWE_</w:t>
            </w:r>
            <w:r>
              <w:rPr>
                <w:rFonts w:cs="Times New Roman"/>
                <w:i/>
                <w:szCs w:val="20"/>
                <w:lang w:val="en-GB"/>
              </w:rPr>
              <w:t>Grass</w:t>
            </w:r>
          </w:p>
        </w:tc>
        <w:tc>
          <w:tcPr>
            <w:tcW w:w="4681" w:type="dxa"/>
          </w:tcPr>
          <w:p w14:paraId="51D4DA8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 xml:space="preserve">Snow water equivalent – irrigated grass </w:t>
            </w:r>
          </w:p>
        </w:tc>
        <w:tc>
          <w:tcPr>
            <w:tcW w:w="741" w:type="dxa"/>
          </w:tcPr>
          <w:p w14:paraId="6DD13C1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2ED0F170"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018EE28A" w14:textId="41442606" w:rsidR="00BF5F69" w:rsidRPr="00A62DDF" w:rsidRDefault="00BF5F69" w:rsidP="00264CFC">
            <w:pPr>
              <w:rPr>
                <w:rFonts w:cs="Times New Roman"/>
                <w:b w:val="0"/>
                <w:szCs w:val="20"/>
                <w:lang w:val="en-GB"/>
              </w:rPr>
            </w:pPr>
            <w:r w:rsidRPr="00A62DDF">
              <w:rPr>
                <w:rFonts w:cs="Times New Roman"/>
                <w:b w:val="0"/>
                <w:szCs w:val="20"/>
                <w:lang w:val="en-GB"/>
              </w:rPr>
              <w:t>10</w:t>
            </w:r>
          </w:p>
        </w:tc>
        <w:tc>
          <w:tcPr>
            <w:tcW w:w="1864" w:type="dxa"/>
          </w:tcPr>
          <w:p w14:paraId="6195758A" w14:textId="6166961A"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SWE_</w:t>
            </w:r>
            <w:r>
              <w:rPr>
                <w:rFonts w:cs="Times New Roman"/>
                <w:i/>
                <w:szCs w:val="20"/>
                <w:lang w:val="en-GB"/>
              </w:rPr>
              <w:t>BSoil</w:t>
            </w:r>
          </w:p>
        </w:tc>
        <w:tc>
          <w:tcPr>
            <w:tcW w:w="4681" w:type="dxa"/>
          </w:tcPr>
          <w:p w14:paraId="3DCB0BD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 xml:space="preserve">Snow water equivalent – unirrigated grass </w:t>
            </w:r>
          </w:p>
        </w:tc>
        <w:tc>
          <w:tcPr>
            <w:tcW w:w="741" w:type="dxa"/>
          </w:tcPr>
          <w:p w14:paraId="319150A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2497438B"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0CB2171" w14:textId="61F3E94C" w:rsidR="00BF5F69" w:rsidRPr="00A62DDF" w:rsidRDefault="00BF5F69" w:rsidP="00264CFC">
            <w:pPr>
              <w:rPr>
                <w:rFonts w:cs="Times New Roman"/>
                <w:b w:val="0"/>
                <w:szCs w:val="20"/>
                <w:lang w:val="en-GB"/>
              </w:rPr>
            </w:pPr>
            <w:r w:rsidRPr="00A62DDF">
              <w:rPr>
                <w:rFonts w:cs="Times New Roman"/>
                <w:b w:val="0"/>
                <w:szCs w:val="20"/>
                <w:lang w:val="en-GB"/>
              </w:rPr>
              <w:t>11</w:t>
            </w:r>
          </w:p>
        </w:tc>
        <w:tc>
          <w:tcPr>
            <w:tcW w:w="1864" w:type="dxa"/>
          </w:tcPr>
          <w:p w14:paraId="2BCEB808"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SWE_wtr</w:t>
            </w:r>
          </w:p>
        </w:tc>
        <w:tc>
          <w:tcPr>
            <w:tcW w:w="4681" w:type="dxa"/>
          </w:tcPr>
          <w:p w14:paraId="3476C56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water equivalent – water surface</w:t>
            </w:r>
          </w:p>
        </w:tc>
        <w:tc>
          <w:tcPr>
            <w:tcW w:w="741" w:type="dxa"/>
          </w:tcPr>
          <w:p w14:paraId="4B80BB1E"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69F418E0"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D1173B8" w14:textId="35233DD6" w:rsidR="00BF5F69" w:rsidRPr="00A62DDF" w:rsidRDefault="00DB4665" w:rsidP="00264CFC">
            <w:pPr>
              <w:rPr>
                <w:rFonts w:cs="Times New Roman"/>
                <w:b w:val="0"/>
                <w:szCs w:val="20"/>
                <w:lang w:val="en-GB"/>
              </w:rPr>
            </w:pPr>
            <w:r>
              <w:rPr>
                <w:rFonts w:cs="Times New Roman"/>
                <w:b w:val="0"/>
                <w:szCs w:val="20"/>
                <w:lang w:val="en-GB"/>
              </w:rPr>
              <w:t>12</w:t>
            </w:r>
          </w:p>
        </w:tc>
        <w:tc>
          <w:tcPr>
            <w:tcW w:w="1864" w:type="dxa"/>
          </w:tcPr>
          <w:p w14:paraId="41910B4C"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Mw_pav</w:t>
            </w:r>
          </w:p>
        </w:tc>
        <w:tc>
          <w:tcPr>
            <w:tcW w:w="4681" w:type="dxa"/>
          </w:tcPr>
          <w:p w14:paraId="746B37F3"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 xml:space="preserve">Meltwater – paved  </w:t>
            </w:r>
          </w:p>
        </w:tc>
        <w:tc>
          <w:tcPr>
            <w:tcW w:w="741" w:type="dxa"/>
          </w:tcPr>
          <w:p w14:paraId="504E6135"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 h</w:t>
            </w:r>
            <w:r w:rsidRPr="00A62DDF">
              <w:rPr>
                <w:rFonts w:cs="Times New Roman"/>
                <w:szCs w:val="20"/>
                <w:vertAlign w:val="superscript"/>
                <w:lang w:val="en-GB"/>
              </w:rPr>
              <w:t>-1</w:t>
            </w:r>
          </w:p>
        </w:tc>
      </w:tr>
      <w:tr w:rsidR="00BF5F69" w:rsidRPr="00A62DDF" w14:paraId="1C039E45"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46B356C" w14:textId="6297C5FE" w:rsidR="00BF5F69" w:rsidRPr="00A62DDF" w:rsidRDefault="00DB4665" w:rsidP="00264CFC">
            <w:pPr>
              <w:rPr>
                <w:rFonts w:cs="Times New Roman"/>
                <w:b w:val="0"/>
                <w:szCs w:val="20"/>
                <w:lang w:val="en-GB"/>
              </w:rPr>
            </w:pPr>
            <w:r>
              <w:rPr>
                <w:rFonts w:cs="Times New Roman"/>
                <w:b w:val="0"/>
                <w:szCs w:val="20"/>
                <w:lang w:val="en-GB"/>
              </w:rPr>
              <w:t>13</w:t>
            </w:r>
          </w:p>
        </w:tc>
        <w:tc>
          <w:tcPr>
            <w:tcW w:w="1864" w:type="dxa"/>
          </w:tcPr>
          <w:p w14:paraId="2FED473A" w14:textId="2D7EC7A0"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Mw_bldg</w:t>
            </w:r>
            <w:r w:rsidR="00DB4665">
              <w:rPr>
                <w:rFonts w:cs="Times New Roman"/>
                <w:i/>
                <w:szCs w:val="20"/>
                <w:lang w:val="en-GB"/>
              </w:rPr>
              <w:t>s</w:t>
            </w:r>
          </w:p>
        </w:tc>
        <w:tc>
          <w:tcPr>
            <w:tcW w:w="4681" w:type="dxa"/>
          </w:tcPr>
          <w:p w14:paraId="3CD2517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Meltwater – buildings</w:t>
            </w:r>
          </w:p>
        </w:tc>
        <w:tc>
          <w:tcPr>
            <w:tcW w:w="741" w:type="dxa"/>
          </w:tcPr>
          <w:p w14:paraId="6B8D04F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 h</w:t>
            </w:r>
            <w:r w:rsidRPr="00A62DDF">
              <w:rPr>
                <w:rFonts w:cs="Times New Roman"/>
                <w:szCs w:val="20"/>
                <w:vertAlign w:val="superscript"/>
                <w:lang w:val="en-GB"/>
              </w:rPr>
              <w:t>-1</w:t>
            </w:r>
          </w:p>
        </w:tc>
      </w:tr>
      <w:tr w:rsidR="00BF5F69" w:rsidRPr="00A62DDF" w14:paraId="45DBD4AA"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51DB7556" w14:textId="7E3CBE4E" w:rsidR="00BF5F69" w:rsidRPr="00A62DDF" w:rsidRDefault="00DB4665" w:rsidP="00264CFC">
            <w:pPr>
              <w:rPr>
                <w:rFonts w:cs="Times New Roman"/>
                <w:b w:val="0"/>
                <w:szCs w:val="20"/>
                <w:lang w:val="en-GB"/>
              </w:rPr>
            </w:pPr>
            <w:r>
              <w:rPr>
                <w:rFonts w:cs="Times New Roman"/>
                <w:b w:val="0"/>
                <w:szCs w:val="20"/>
                <w:lang w:val="en-GB"/>
              </w:rPr>
              <w:t>14</w:t>
            </w:r>
          </w:p>
        </w:tc>
        <w:tc>
          <w:tcPr>
            <w:tcW w:w="1864" w:type="dxa"/>
          </w:tcPr>
          <w:p w14:paraId="6B314DE4" w14:textId="3857070B"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Mw_E</w:t>
            </w:r>
            <w:r w:rsidR="00DB4665">
              <w:rPr>
                <w:rFonts w:cs="Times New Roman"/>
                <w:i/>
                <w:szCs w:val="20"/>
                <w:lang w:val="en-GB"/>
              </w:rPr>
              <w:t>ve</w:t>
            </w:r>
            <w:r w:rsidRPr="00A62DDF">
              <w:rPr>
                <w:rFonts w:cs="Times New Roman"/>
                <w:i/>
                <w:szCs w:val="20"/>
                <w:lang w:val="en-GB"/>
              </w:rPr>
              <w:t>T</w:t>
            </w:r>
            <w:r w:rsidR="00DB4665">
              <w:rPr>
                <w:rFonts w:cs="Times New Roman"/>
                <w:i/>
                <w:szCs w:val="20"/>
                <w:lang w:val="en-GB"/>
              </w:rPr>
              <w:t>r</w:t>
            </w:r>
          </w:p>
        </w:tc>
        <w:tc>
          <w:tcPr>
            <w:tcW w:w="4681" w:type="dxa"/>
          </w:tcPr>
          <w:p w14:paraId="5D860203"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Meltwater – evergreen</w:t>
            </w:r>
          </w:p>
        </w:tc>
        <w:tc>
          <w:tcPr>
            <w:tcW w:w="741" w:type="dxa"/>
          </w:tcPr>
          <w:p w14:paraId="7908135D"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 h</w:t>
            </w:r>
            <w:r w:rsidRPr="00A62DDF">
              <w:rPr>
                <w:rFonts w:cs="Times New Roman"/>
                <w:szCs w:val="20"/>
                <w:vertAlign w:val="superscript"/>
                <w:lang w:val="en-GB"/>
              </w:rPr>
              <w:t>-1</w:t>
            </w:r>
          </w:p>
        </w:tc>
      </w:tr>
      <w:tr w:rsidR="00BF5F69" w:rsidRPr="00A62DDF" w14:paraId="145A8F00"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D7A5D98" w14:textId="532B3528" w:rsidR="00BF5F69" w:rsidRPr="00A62DDF" w:rsidRDefault="00DB4665" w:rsidP="00264CFC">
            <w:pPr>
              <w:rPr>
                <w:rFonts w:cs="Times New Roman"/>
                <w:b w:val="0"/>
                <w:szCs w:val="20"/>
                <w:lang w:val="en-GB"/>
              </w:rPr>
            </w:pPr>
            <w:r>
              <w:rPr>
                <w:rFonts w:cs="Times New Roman"/>
                <w:b w:val="0"/>
                <w:szCs w:val="20"/>
                <w:lang w:val="en-GB"/>
              </w:rPr>
              <w:t>15</w:t>
            </w:r>
          </w:p>
        </w:tc>
        <w:tc>
          <w:tcPr>
            <w:tcW w:w="1864" w:type="dxa"/>
          </w:tcPr>
          <w:p w14:paraId="7A654FE8" w14:textId="49D09C2D"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Mw_D</w:t>
            </w:r>
            <w:r w:rsidR="00DB4665">
              <w:rPr>
                <w:rFonts w:cs="Times New Roman"/>
                <w:i/>
                <w:szCs w:val="20"/>
                <w:lang w:val="en-GB"/>
              </w:rPr>
              <w:t>ec</w:t>
            </w:r>
            <w:r w:rsidRPr="00A62DDF">
              <w:rPr>
                <w:rFonts w:cs="Times New Roman"/>
                <w:i/>
                <w:szCs w:val="20"/>
                <w:lang w:val="en-GB"/>
              </w:rPr>
              <w:t>T</w:t>
            </w:r>
            <w:r w:rsidR="00DB4665">
              <w:rPr>
                <w:rFonts w:cs="Times New Roman"/>
                <w:i/>
                <w:szCs w:val="20"/>
                <w:lang w:val="en-GB"/>
              </w:rPr>
              <w:t>r</w:t>
            </w:r>
          </w:p>
        </w:tc>
        <w:tc>
          <w:tcPr>
            <w:tcW w:w="4681" w:type="dxa"/>
          </w:tcPr>
          <w:p w14:paraId="1BB7604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Meltwater – deciduous</w:t>
            </w:r>
          </w:p>
        </w:tc>
        <w:tc>
          <w:tcPr>
            <w:tcW w:w="741" w:type="dxa"/>
          </w:tcPr>
          <w:p w14:paraId="64F489E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 h</w:t>
            </w:r>
            <w:r w:rsidRPr="00A62DDF">
              <w:rPr>
                <w:rFonts w:cs="Times New Roman"/>
                <w:szCs w:val="20"/>
                <w:vertAlign w:val="superscript"/>
                <w:lang w:val="en-GB"/>
              </w:rPr>
              <w:t>-1</w:t>
            </w:r>
          </w:p>
        </w:tc>
      </w:tr>
      <w:tr w:rsidR="00BF5F69" w:rsidRPr="00A62DDF" w14:paraId="4A826C5A"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712CBC0D" w14:textId="7DFC818E" w:rsidR="00BF5F69" w:rsidRPr="00A62DDF" w:rsidRDefault="00DB4665" w:rsidP="00264CFC">
            <w:pPr>
              <w:rPr>
                <w:rFonts w:cs="Times New Roman"/>
                <w:b w:val="0"/>
                <w:szCs w:val="20"/>
                <w:lang w:val="en-GB"/>
              </w:rPr>
            </w:pPr>
            <w:r>
              <w:rPr>
                <w:rFonts w:cs="Times New Roman"/>
                <w:b w:val="0"/>
                <w:szCs w:val="20"/>
                <w:lang w:val="en-GB"/>
              </w:rPr>
              <w:t>16</w:t>
            </w:r>
          </w:p>
        </w:tc>
        <w:tc>
          <w:tcPr>
            <w:tcW w:w="1864" w:type="dxa"/>
          </w:tcPr>
          <w:p w14:paraId="5C3742BF" w14:textId="6A182AF5" w:rsidR="00BF5F69" w:rsidRPr="00A62DDF" w:rsidRDefault="00DB4665"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Mw_</w:t>
            </w:r>
            <w:r w:rsidR="00BF5F69" w:rsidRPr="00A62DDF">
              <w:rPr>
                <w:rFonts w:cs="Times New Roman"/>
                <w:i/>
                <w:szCs w:val="20"/>
                <w:lang w:val="en-GB"/>
              </w:rPr>
              <w:t>G</w:t>
            </w:r>
            <w:r>
              <w:rPr>
                <w:rFonts w:cs="Times New Roman"/>
                <w:i/>
                <w:szCs w:val="20"/>
                <w:lang w:val="en-GB"/>
              </w:rPr>
              <w:t>rass</w:t>
            </w:r>
          </w:p>
        </w:tc>
        <w:tc>
          <w:tcPr>
            <w:tcW w:w="4681" w:type="dxa"/>
          </w:tcPr>
          <w:p w14:paraId="4F087553"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Meltwater – irrigated grass</w:t>
            </w:r>
          </w:p>
        </w:tc>
        <w:tc>
          <w:tcPr>
            <w:tcW w:w="741" w:type="dxa"/>
          </w:tcPr>
          <w:p w14:paraId="1289C620"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 h</w:t>
            </w:r>
            <w:r w:rsidRPr="00A62DDF">
              <w:rPr>
                <w:rFonts w:cs="Times New Roman"/>
                <w:szCs w:val="20"/>
                <w:vertAlign w:val="superscript"/>
                <w:lang w:val="en-GB"/>
              </w:rPr>
              <w:t>-1</w:t>
            </w:r>
          </w:p>
        </w:tc>
      </w:tr>
      <w:tr w:rsidR="00BF5F69" w:rsidRPr="00A62DDF" w14:paraId="0DE77104"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0883916A" w14:textId="22FD6740" w:rsidR="00BF5F69" w:rsidRPr="00A62DDF" w:rsidRDefault="00DB4665" w:rsidP="00264CFC">
            <w:pPr>
              <w:rPr>
                <w:rFonts w:cs="Times New Roman"/>
                <w:b w:val="0"/>
                <w:szCs w:val="20"/>
                <w:lang w:val="en-GB"/>
              </w:rPr>
            </w:pPr>
            <w:r>
              <w:rPr>
                <w:rFonts w:cs="Times New Roman"/>
                <w:b w:val="0"/>
                <w:szCs w:val="20"/>
                <w:lang w:val="en-GB"/>
              </w:rPr>
              <w:t>17</w:t>
            </w:r>
          </w:p>
        </w:tc>
        <w:tc>
          <w:tcPr>
            <w:tcW w:w="1864" w:type="dxa"/>
          </w:tcPr>
          <w:p w14:paraId="3A6E4562" w14:textId="5512F167" w:rsidR="00BF5F69" w:rsidRPr="00A62DDF" w:rsidRDefault="00DB4665"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Mw_BSoil</w:t>
            </w:r>
          </w:p>
        </w:tc>
        <w:tc>
          <w:tcPr>
            <w:tcW w:w="4681" w:type="dxa"/>
          </w:tcPr>
          <w:p w14:paraId="33688B15"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Meltwater – unirrigated grass</w:t>
            </w:r>
          </w:p>
        </w:tc>
        <w:tc>
          <w:tcPr>
            <w:tcW w:w="741" w:type="dxa"/>
          </w:tcPr>
          <w:p w14:paraId="4CAC6D3C"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 h</w:t>
            </w:r>
            <w:r w:rsidRPr="00A62DDF">
              <w:rPr>
                <w:rFonts w:cs="Times New Roman"/>
                <w:szCs w:val="20"/>
                <w:vertAlign w:val="superscript"/>
                <w:lang w:val="en-GB"/>
              </w:rPr>
              <w:t>-1</w:t>
            </w:r>
          </w:p>
        </w:tc>
      </w:tr>
      <w:tr w:rsidR="00BF5F69" w:rsidRPr="00A62DDF" w14:paraId="1292B6D0"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02E74E3E" w14:textId="30330A27" w:rsidR="00BF5F69" w:rsidRPr="00A62DDF" w:rsidRDefault="00DB4665" w:rsidP="00264CFC">
            <w:pPr>
              <w:rPr>
                <w:rFonts w:cs="Times New Roman"/>
                <w:b w:val="0"/>
                <w:szCs w:val="20"/>
                <w:lang w:val="en-GB"/>
              </w:rPr>
            </w:pPr>
            <w:r>
              <w:rPr>
                <w:rFonts w:cs="Times New Roman"/>
                <w:b w:val="0"/>
                <w:szCs w:val="20"/>
                <w:lang w:val="en-GB"/>
              </w:rPr>
              <w:t>18</w:t>
            </w:r>
          </w:p>
        </w:tc>
        <w:tc>
          <w:tcPr>
            <w:tcW w:w="1864" w:type="dxa"/>
          </w:tcPr>
          <w:p w14:paraId="7EB1654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Mw_wtr</w:t>
            </w:r>
          </w:p>
        </w:tc>
        <w:tc>
          <w:tcPr>
            <w:tcW w:w="4681" w:type="dxa"/>
          </w:tcPr>
          <w:p w14:paraId="768857CC"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Meltwater – water surface</w:t>
            </w:r>
          </w:p>
        </w:tc>
        <w:tc>
          <w:tcPr>
            <w:tcW w:w="741" w:type="dxa"/>
          </w:tcPr>
          <w:p w14:paraId="679D249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 h</w:t>
            </w:r>
            <w:r w:rsidRPr="00A62DDF">
              <w:rPr>
                <w:rFonts w:cs="Times New Roman"/>
                <w:szCs w:val="20"/>
                <w:vertAlign w:val="superscript"/>
                <w:lang w:val="en-GB"/>
              </w:rPr>
              <w:t>-1</w:t>
            </w:r>
          </w:p>
        </w:tc>
      </w:tr>
      <w:tr w:rsidR="00BF5F69" w:rsidRPr="00A62DDF" w14:paraId="4527D01E"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ACAFA0B" w14:textId="3015967B" w:rsidR="00BF5F69" w:rsidRPr="00A62DDF" w:rsidRDefault="00DB4665" w:rsidP="00264CFC">
            <w:pPr>
              <w:rPr>
                <w:rFonts w:cs="Times New Roman"/>
                <w:b w:val="0"/>
                <w:szCs w:val="20"/>
                <w:lang w:val="en-GB"/>
              </w:rPr>
            </w:pPr>
            <w:r>
              <w:rPr>
                <w:rFonts w:cs="Times New Roman"/>
                <w:b w:val="0"/>
                <w:szCs w:val="20"/>
                <w:lang w:val="en-GB"/>
              </w:rPr>
              <w:t>19</w:t>
            </w:r>
          </w:p>
        </w:tc>
        <w:tc>
          <w:tcPr>
            <w:tcW w:w="1864" w:type="dxa"/>
          </w:tcPr>
          <w:p w14:paraId="67E7501C"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Qm_pav</w:t>
            </w:r>
          </w:p>
        </w:tc>
        <w:tc>
          <w:tcPr>
            <w:tcW w:w="4681" w:type="dxa"/>
          </w:tcPr>
          <w:p w14:paraId="2FF9336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 xml:space="preserve">Snowmelt related heat – paved  </w:t>
            </w:r>
          </w:p>
        </w:tc>
        <w:tc>
          <w:tcPr>
            <w:tcW w:w="741" w:type="dxa"/>
          </w:tcPr>
          <w:p w14:paraId="0635486A"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209F26AA"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2367DEED" w14:textId="31DB77DE" w:rsidR="00BF5F69" w:rsidRPr="00A62DDF" w:rsidRDefault="00DB4665" w:rsidP="00264CFC">
            <w:pPr>
              <w:rPr>
                <w:rFonts w:cs="Times New Roman"/>
                <w:b w:val="0"/>
                <w:szCs w:val="20"/>
                <w:lang w:val="en-GB"/>
              </w:rPr>
            </w:pPr>
            <w:r>
              <w:rPr>
                <w:rFonts w:cs="Times New Roman"/>
                <w:b w:val="0"/>
                <w:szCs w:val="20"/>
                <w:lang w:val="en-GB"/>
              </w:rPr>
              <w:t>20</w:t>
            </w:r>
          </w:p>
        </w:tc>
        <w:tc>
          <w:tcPr>
            <w:tcW w:w="1864" w:type="dxa"/>
          </w:tcPr>
          <w:p w14:paraId="62DFDD46" w14:textId="52C3DC0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Qm_bldg</w:t>
            </w:r>
            <w:r w:rsidR="00DB4665">
              <w:rPr>
                <w:rFonts w:cs="Times New Roman"/>
                <w:i/>
                <w:szCs w:val="20"/>
                <w:lang w:val="en-GB"/>
              </w:rPr>
              <w:t>s</w:t>
            </w:r>
          </w:p>
        </w:tc>
        <w:tc>
          <w:tcPr>
            <w:tcW w:w="4681" w:type="dxa"/>
          </w:tcPr>
          <w:p w14:paraId="4138A297"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Snowmelt related heat – buildings</w:t>
            </w:r>
          </w:p>
        </w:tc>
        <w:tc>
          <w:tcPr>
            <w:tcW w:w="741" w:type="dxa"/>
          </w:tcPr>
          <w:p w14:paraId="34C264BB"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73708EAE"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49AFB3D" w14:textId="47776DFB" w:rsidR="00BF5F69" w:rsidRPr="00A62DDF" w:rsidRDefault="00DB4665" w:rsidP="00264CFC">
            <w:pPr>
              <w:rPr>
                <w:rFonts w:cs="Times New Roman"/>
                <w:b w:val="0"/>
                <w:szCs w:val="20"/>
                <w:lang w:val="en-GB"/>
              </w:rPr>
            </w:pPr>
            <w:r>
              <w:rPr>
                <w:rFonts w:cs="Times New Roman"/>
                <w:b w:val="0"/>
                <w:szCs w:val="20"/>
                <w:lang w:val="en-GB"/>
              </w:rPr>
              <w:t>21</w:t>
            </w:r>
          </w:p>
        </w:tc>
        <w:tc>
          <w:tcPr>
            <w:tcW w:w="1864" w:type="dxa"/>
          </w:tcPr>
          <w:p w14:paraId="18A4FE79" w14:textId="1482400A"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Qm_E</w:t>
            </w:r>
            <w:r w:rsidR="00DB4665">
              <w:rPr>
                <w:rFonts w:cs="Times New Roman"/>
                <w:i/>
                <w:szCs w:val="20"/>
                <w:lang w:val="en-GB"/>
              </w:rPr>
              <w:t>ve</w:t>
            </w:r>
            <w:r w:rsidRPr="00A62DDF">
              <w:rPr>
                <w:rFonts w:cs="Times New Roman"/>
                <w:i/>
                <w:szCs w:val="20"/>
                <w:lang w:val="en-GB"/>
              </w:rPr>
              <w:t>T</w:t>
            </w:r>
            <w:r w:rsidR="00DB4665">
              <w:rPr>
                <w:rFonts w:cs="Times New Roman"/>
                <w:i/>
                <w:szCs w:val="20"/>
                <w:lang w:val="en-GB"/>
              </w:rPr>
              <w:t>r</w:t>
            </w:r>
          </w:p>
        </w:tc>
        <w:tc>
          <w:tcPr>
            <w:tcW w:w="4681" w:type="dxa"/>
          </w:tcPr>
          <w:p w14:paraId="0CC31AF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Snowmelt related heat – evergreen</w:t>
            </w:r>
          </w:p>
        </w:tc>
        <w:tc>
          <w:tcPr>
            <w:tcW w:w="741" w:type="dxa"/>
          </w:tcPr>
          <w:p w14:paraId="33EF03C6"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5E29011E"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401E9B8D" w14:textId="148CD064" w:rsidR="00BF5F69" w:rsidRPr="00A62DDF" w:rsidRDefault="00DB4665" w:rsidP="00264CFC">
            <w:pPr>
              <w:rPr>
                <w:rFonts w:cs="Times New Roman"/>
                <w:b w:val="0"/>
                <w:szCs w:val="20"/>
                <w:lang w:val="en-GB"/>
              </w:rPr>
            </w:pPr>
            <w:r>
              <w:rPr>
                <w:rFonts w:cs="Times New Roman"/>
                <w:b w:val="0"/>
                <w:szCs w:val="20"/>
                <w:lang w:val="en-GB"/>
              </w:rPr>
              <w:t>22</w:t>
            </w:r>
          </w:p>
        </w:tc>
        <w:tc>
          <w:tcPr>
            <w:tcW w:w="1864" w:type="dxa"/>
          </w:tcPr>
          <w:p w14:paraId="71425141" w14:textId="0E108DB1"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Qm_D</w:t>
            </w:r>
            <w:r w:rsidR="00DB4665">
              <w:rPr>
                <w:rFonts w:cs="Times New Roman"/>
                <w:i/>
                <w:szCs w:val="20"/>
                <w:lang w:val="en-GB"/>
              </w:rPr>
              <w:t>ec</w:t>
            </w:r>
            <w:r w:rsidRPr="00A62DDF">
              <w:rPr>
                <w:rFonts w:cs="Times New Roman"/>
                <w:i/>
                <w:szCs w:val="20"/>
                <w:lang w:val="en-GB"/>
              </w:rPr>
              <w:t>T</w:t>
            </w:r>
            <w:r w:rsidR="00DB4665">
              <w:rPr>
                <w:rFonts w:cs="Times New Roman"/>
                <w:i/>
                <w:szCs w:val="20"/>
                <w:lang w:val="en-GB"/>
              </w:rPr>
              <w:t>t</w:t>
            </w:r>
          </w:p>
        </w:tc>
        <w:tc>
          <w:tcPr>
            <w:tcW w:w="4681" w:type="dxa"/>
          </w:tcPr>
          <w:p w14:paraId="18340D1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Snowmelt related heat – deciduous</w:t>
            </w:r>
          </w:p>
        </w:tc>
        <w:tc>
          <w:tcPr>
            <w:tcW w:w="741" w:type="dxa"/>
          </w:tcPr>
          <w:p w14:paraId="1FE63918"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5FCB6542"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61CCCF7" w14:textId="58C68E55" w:rsidR="00BF5F69" w:rsidRPr="00A62DDF" w:rsidRDefault="00DB4665" w:rsidP="00264CFC">
            <w:pPr>
              <w:rPr>
                <w:rFonts w:cs="Times New Roman"/>
                <w:b w:val="0"/>
                <w:szCs w:val="20"/>
                <w:lang w:val="en-GB"/>
              </w:rPr>
            </w:pPr>
            <w:r>
              <w:rPr>
                <w:rFonts w:cs="Times New Roman"/>
                <w:b w:val="0"/>
                <w:szCs w:val="20"/>
                <w:lang w:val="en-GB"/>
              </w:rPr>
              <w:t>23</w:t>
            </w:r>
          </w:p>
        </w:tc>
        <w:tc>
          <w:tcPr>
            <w:tcW w:w="1864" w:type="dxa"/>
          </w:tcPr>
          <w:p w14:paraId="79EFFD3D" w14:textId="10BF0A71" w:rsidR="00BF5F69" w:rsidRPr="00A62DDF" w:rsidRDefault="00DB4665"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Qm_</w:t>
            </w:r>
            <w:r w:rsidR="00BF5F69" w:rsidRPr="00A62DDF">
              <w:rPr>
                <w:rFonts w:cs="Times New Roman"/>
                <w:i/>
                <w:szCs w:val="20"/>
                <w:lang w:val="en-GB"/>
              </w:rPr>
              <w:t>G</w:t>
            </w:r>
            <w:r>
              <w:rPr>
                <w:rFonts w:cs="Times New Roman"/>
                <w:i/>
                <w:szCs w:val="20"/>
                <w:lang w:val="en-GB"/>
              </w:rPr>
              <w:t>rass</w:t>
            </w:r>
          </w:p>
        </w:tc>
        <w:tc>
          <w:tcPr>
            <w:tcW w:w="4681" w:type="dxa"/>
          </w:tcPr>
          <w:p w14:paraId="06D30161"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Snowmelt related heat – irrigated grass</w:t>
            </w:r>
          </w:p>
        </w:tc>
        <w:tc>
          <w:tcPr>
            <w:tcW w:w="741" w:type="dxa"/>
          </w:tcPr>
          <w:p w14:paraId="67E88F39"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2F28A57E"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8F86FDE" w14:textId="0072B27B" w:rsidR="00BF5F69" w:rsidRPr="00A62DDF" w:rsidRDefault="00DB4665" w:rsidP="00264CFC">
            <w:pPr>
              <w:rPr>
                <w:rFonts w:cs="Times New Roman"/>
                <w:b w:val="0"/>
                <w:szCs w:val="20"/>
                <w:lang w:val="en-GB"/>
              </w:rPr>
            </w:pPr>
            <w:r>
              <w:rPr>
                <w:rFonts w:cs="Times New Roman"/>
                <w:b w:val="0"/>
                <w:szCs w:val="20"/>
                <w:lang w:val="en-GB"/>
              </w:rPr>
              <w:t>24</w:t>
            </w:r>
          </w:p>
        </w:tc>
        <w:tc>
          <w:tcPr>
            <w:tcW w:w="1864" w:type="dxa"/>
          </w:tcPr>
          <w:p w14:paraId="0DE857CA" w14:textId="03EF8296" w:rsidR="00BF5F69" w:rsidRPr="00A62DDF" w:rsidRDefault="00DB4665"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Qm_BSoil</w:t>
            </w:r>
          </w:p>
        </w:tc>
        <w:tc>
          <w:tcPr>
            <w:tcW w:w="4681" w:type="dxa"/>
          </w:tcPr>
          <w:p w14:paraId="257CA671"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Snowmelt related heat – unirrigated grass</w:t>
            </w:r>
          </w:p>
        </w:tc>
        <w:tc>
          <w:tcPr>
            <w:tcW w:w="741" w:type="dxa"/>
          </w:tcPr>
          <w:p w14:paraId="3A0A1086"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3FF8B762"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561B12F" w14:textId="68706361" w:rsidR="00BF5F69" w:rsidRPr="00A62DDF" w:rsidRDefault="00DB4665" w:rsidP="00264CFC">
            <w:pPr>
              <w:rPr>
                <w:rFonts w:cs="Times New Roman"/>
                <w:b w:val="0"/>
                <w:szCs w:val="20"/>
                <w:lang w:val="en-GB"/>
              </w:rPr>
            </w:pPr>
            <w:r>
              <w:rPr>
                <w:rFonts w:cs="Times New Roman"/>
                <w:b w:val="0"/>
                <w:szCs w:val="20"/>
                <w:lang w:val="en-GB"/>
              </w:rPr>
              <w:t>25</w:t>
            </w:r>
          </w:p>
        </w:tc>
        <w:tc>
          <w:tcPr>
            <w:tcW w:w="1864" w:type="dxa"/>
          </w:tcPr>
          <w:p w14:paraId="4FD72CD1"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Qm_wtr</w:t>
            </w:r>
          </w:p>
        </w:tc>
        <w:tc>
          <w:tcPr>
            <w:tcW w:w="4681" w:type="dxa"/>
          </w:tcPr>
          <w:p w14:paraId="0CDF387A"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Snowmelt related heat – water surface</w:t>
            </w:r>
          </w:p>
        </w:tc>
        <w:tc>
          <w:tcPr>
            <w:tcW w:w="741" w:type="dxa"/>
          </w:tcPr>
          <w:p w14:paraId="6A865F08"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6E2E6E34"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439FFFA5" w14:textId="5C7C5241" w:rsidR="00BF5F69" w:rsidRPr="00A62DDF" w:rsidRDefault="00DB4665" w:rsidP="00264CFC">
            <w:pPr>
              <w:rPr>
                <w:rFonts w:cs="Times New Roman"/>
                <w:b w:val="0"/>
                <w:szCs w:val="20"/>
                <w:lang w:val="en-GB"/>
              </w:rPr>
            </w:pPr>
            <w:r>
              <w:rPr>
                <w:rFonts w:cs="Times New Roman"/>
                <w:b w:val="0"/>
                <w:szCs w:val="20"/>
                <w:lang w:val="en-GB"/>
              </w:rPr>
              <w:t>26</w:t>
            </w:r>
          </w:p>
        </w:tc>
        <w:tc>
          <w:tcPr>
            <w:tcW w:w="1864" w:type="dxa"/>
          </w:tcPr>
          <w:p w14:paraId="6C1F3CFF"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Qa_pav</w:t>
            </w:r>
          </w:p>
        </w:tc>
        <w:tc>
          <w:tcPr>
            <w:tcW w:w="4681" w:type="dxa"/>
          </w:tcPr>
          <w:p w14:paraId="0573FD99"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 xml:space="preserve">Advective heat – paved  </w:t>
            </w:r>
          </w:p>
        </w:tc>
        <w:tc>
          <w:tcPr>
            <w:tcW w:w="741" w:type="dxa"/>
          </w:tcPr>
          <w:p w14:paraId="4DD48CE8"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6BEC89C8"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0646BD80" w14:textId="61A40825" w:rsidR="00BF5F69" w:rsidRPr="00A62DDF" w:rsidRDefault="00DB4665" w:rsidP="00264CFC">
            <w:pPr>
              <w:rPr>
                <w:rFonts w:cs="Times New Roman"/>
                <w:b w:val="0"/>
                <w:szCs w:val="20"/>
                <w:lang w:val="en-GB"/>
              </w:rPr>
            </w:pPr>
            <w:r>
              <w:rPr>
                <w:rFonts w:cs="Times New Roman"/>
                <w:b w:val="0"/>
                <w:szCs w:val="20"/>
                <w:lang w:val="en-GB"/>
              </w:rPr>
              <w:t>27</w:t>
            </w:r>
            <w:r w:rsidR="00BF5F69" w:rsidRPr="00A62DDF">
              <w:rPr>
                <w:rFonts w:cs="Times New Roman"/>
                <w:b w:val="0"/>
                <w:szCs w:val="20"/>
                <w:lang w:val="en-GB"/>
              </w:rPr>
              <w:t xml:space="preserve"> </w:t>
            </w:r>
          </w:p>
        </w:tc>
        <w:tc>
          <w:tcPr>
            <w:tcW w:w="1864" w:type="dxa"/>
          </w:tcPr>
          <w:p w14:paraId="62E08DAC" w14:textId="16716666"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Qa_bldg</w:t>
            </w:r>
            <w:r w:rsidR="00DB4665">
              <w:rPr>
                <w:rFonts w:cs="Times New Roman"/>
                <w:i/>
                <w:szCs w:val="20"/>
                <w:lang w:val="en-GB"/>
              </w:rPr>
              <w:t>s</w:t>
            </w:r>
          </w:p>
        </w:tc>
        <w:tc>
          <w:tcPr>
            <w:tcW w:w="4681" w:type="dxa"/>
          </w:tcPr>
          <w:p w14:paraId="5BA7E5D6"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Advective heat – buildings</w:t>
            </w:r>
          </w:p>
        </w:tc>
        <w:tc>
          <w:tcPr>
            <w:tcW w:w="741" w:type="dxa"/>
          </w:tcPr>
          <w:p w14:paraId="5329213A"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0815066A"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C6EA415" w14:textId="409DE833" w:rsidR="00BF5F69" w:rsidRPr="00A62DDF" w:rsidRDefault="00DB4665" w:rsidP="00264CFC">
            <w:pPr>
              <w:rPr>
                <w:rFonts w:cs="Times New Roman"/>
                <w:b w:val="0"/>
                <w:szCs w:val="20"/>
                <w:lang w:val="en-GB"/>
              </w:rPr>
            </w:pPr>
            <w:r>
              <w:rPr>
                <w:rFonts w:cs="Times New Roman"/>
                <w:b w:val="0"/>
                <w:szCs w:val="20"/>
                <w:lang w:val="en-GB"/>
              </w:rPr>
              <w:t>28</w:t>
            </w:r>
          </w:p>
        </w:tc>
        <w:tc>
          <w:tcPr>
            <w:tcW w:w="1864" w:type="dxa"/>
          </w:tcPr>
          <w:p w14:paraId="6B999F28" w14:textId="0CE296E4"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Qa_E</w:t>
            </w:r>
            <w:r w:rsidR="00DB4665">
              <w:rPr>
                <w:rFonts w:cs="Times New Roman"/>
                <w:i/>
                <w:szCs w:val="20"/>
                <w:lang w:val="en-GB"/>
              </w:rPr>
              <w:t>ve</w:t>
            </w:r>
            <w:r w:rsidRPr="00A62DDF">
              <w:rPr>
                <w:rFonts w:cs="Times New Roman"/>
                <w:i/>
                <w:szCs w:val="20"/>
                <w:lang w:val="en-GB"/>
              </w:rPr>
              <w:t>T</w:t>
            </w:r>
            <w:r w:rsidR="00DB4665">
              <w:rPr>
                <w:rFonts w:cs="Times New Roman"/>
                <w:i/>
                <w:szCs w:val="20"/>
                <w:lang w:val="en-GB"/>
              </w:rPr>
              <w:t>r</w:t>
            </w:r>
          </w:p>
        </w:tc>
        <w:tc>
          <w:tcPr>
            <w:tcW w:w="4681" w:type="dxa"/>
          </w:tcPr>
          <w:p w14:paraId="7F7BA02A"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Advective heat – evergreen</w:t>
            </w:r>
          </w:p>
        </w:tc>
        <w:tc>
          <w:tcPr>
            <w:tcW w:w="741" w:type="dxa"/>
          </w:tcPr>
          <w:p w14:paraId="44BC54FB"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61EC7B56"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9A3D332" w14:textId="0193F3DE" w:rsidR="00BF5F69" w:rsidRPr="00A62DDF" w:rsidRDefault="00DB4665" w:rsidP="00264CFC">
            <w:pPr>
              <w:rPr>
                <w:rFonts w:cs="Times New Roman"/>
                <w:b w:val="0"/>
                <w:szCs w:val="20"/>
                <w:lang w:val="en-GB"/>
              </w:rPr>
            </w:pPr>
            <w:r>
              <w:rPr>
                <w:rFonts w:cs="Times New Roman"/>
                <w:b w:val="0"/>
                <w:szCs w:val="20"/>
                <w:lang w:val="en-GB"/>
              </w:rPr>
              <w:t>29</w:t>
            </w:r>
          </w:p>
        </w:tc>
        <w:tc>
          <w:tcPr>
            <w:tcW w:w="1864" w:type="dxa"/>
          </w:tcPr>
          <w:p w14:paraId="0CE9F1F8" w14:textId="0C89ABF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Qa_D</w:t>
            </w:r>
            <w:r w:rsidR="00DB4665">
              <w:rPr>
                <w:rFonts w:cs="Times New Roman"/>
                <w:i/>
                <w:szCs w:val="20"/>
                <w:lang w:val="en-GB"/>
              </w:rPr>
              <w:t>ec</w:t>
            </w:r>
            <w:r w:rsidRPr="00A62DDF">
              <w:rPr>
                <w:rFonts w:cs="Times New Roman"/>
                <w:i/>
                <w:szCs w:val="20"/>
                <w:lang w:val="en-GB"/>
              </w:rPr>
              <w:t>T</w:t>
            </w:r>
            <w:r w:rsidR="00DB4665">
              <w:rPr>
                <w:rFonts w:cs="Times New Roman"/>
                <w:i/>
                <w:szCs w:val="20"/>
                <w:lang w:val="en-GB"/>
              </w:rPr>
              <w:t>r</w:t>
            </w:r>
          </w:p>
        </w:tc>
        <w:tc>
          <w:tcPr>
            <w:tcW w:w="4681" w:type="dxa"/>
          </w:tcPr>
          <w:p w14:paraId="05F4718B"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Advective heat – deciduous</w:t>
            </w:r>
          </w:p>
        </w:tc>
        <w:tc>
          <w:tcPr>
            <w:tcW w:w="741" w:type="dxa"/>
          </w:tcPr>
          <w:p w14:paraId="0DB488B0"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3391CB3B"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4844834F" w14:textId="11706873" w:rsidR="00BF5F69" w:rsidRPr="00A62DDF" w:rsidRDefault="00DB4665" w:rsidP="00264CFC">
            <w:pPr>
              <w:rPr>
                <w:rFonts w:cs="Times New Roman"/>
                <w:b w:val="0"/>
                <w:szCs w:val="20"/>
                <w:lang w:val="en-GB"/>
              </w:rPr>
            </w:pPr>
            <w:r>
              <w:rPr>
                <w:rFonts w:cs="Times New Roman"/>
                <w:b w:val="0"/>
                <w:szCs w:val="20"/>
                <w:lang w:val="en-GB"/>
              </w:rPr>
              <w:t>30</w:t>
            </w:r>
          </w:p>
        </w:tc>
        <w:tc>
          <w:tcPr>
            <w:tcW w:w="1864" w:type="dxa"/>
          </w:tcPr>
          <w:p w14:paraId="076E4B37" w14:textId="3F1B4186" w:rsidR="00BF5F69" w:rsidRPr="00A62DDF" w:rsidRDefault="00DB4665"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Qa_</w:t>
            </w:r>
            <w:r w:rsidR="00BF5F69" w:rsidRPr="00A62DDF">
              <w:rPr>
                <w:rFonts w:cs="Times New Roman"/>
                <w:i/>
                <w:szCs w:val="20"/>
                <w:lang w:val="en-GB"/>
              </w:rPr>
              <w:t>G</w:t>
            </w:r>
            <w:r>
              <w:rPr>
                <w:rFonts w:cs="Times New Roman"/>
                <w:i/>
                <w:szCs w:val="20"/>
                <w:lang w:val="en-GB"/>
              </w:rPr>
              <w:t>rass</w:t>
            </w:r>
          </w:p>
        </w:tc>
        <w:tc>
          <w:tcPr>
            <w:tcW w:w="4681" w:type="dxa"/>
          </w:tcPr>
          <w:p w14:paraId="2D482478"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Advective heat – irrigated grass</w:t>
            </w:r>
          </w:p>
        </w:tc>
        <w:tc>
          <w:tcPr>
            <w:tcW w:w="741" w:type="dxa"/>
          </w:tcPr>
          <w:p w14:paraId="43ABDED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53CA9832"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7B2E7570" w14:textId="2CCBF69A" w:rsidR="00BF5F69" w:rsidRPr="00A62DDF" w:rsidRDefault="00DB4665" w:rsidP="00264CFC">
            <w:pPr>
              <w:rPr>
                <w:rFonts w:cs="Times New Roman"/>
                <w:b w:val="0"/>
                <w:szCs w:val="20"/>
                <w:lang w:val="en-GB"/>
              </w:rPr>
            </w:pPr>
            <w:r>
              <w:rPr>
                <w:rFonts w:cs="Times New Roman"/>
                <w:b w:val="0"/>
                <w:szCs w:val="20"/>
                <w:lang w:val="en-GB"/>
              </w:rPr>
              <w:lastRenderedPageBreak/>
              <w:t>31</w:t>
            </w:r>
          </w:p>
        </w:tc>
        <w:tc>
          <w:tcPr>
            <w:tcW w:w="1864" w:type="dxa"/>
          </w:tcPr>
          <w:p w14:paraId="405C562E" w14:textId="048636B7" w:rsidR="00BF5F69" w:rsidRPr="00A62DDF" w:rsidRDefault="00DB4665"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Qa_BSoil</w:t>
            </w:r>
          </w:p>
        </w:tc>
        <w:tc>
          <w:tcPr>
            <w:tcW w:w="4681" w:type="dxa"/>
          </w:tcPr>
          <w:p w14:paraId="3162EC5E"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Advective heat – unirrigated grass</w:t>
            </w:r>
          </w:p>
        </w:tc>
        <w:tc>
          <w:tcPr>
            <w:tcW w:w="741" w:type="dxa"/>
          </w:tcPr>
          <w:p w14:paraId="3B129AD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79448094"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E3DA68F" w14:textId="13DC85A7" w:rsidR="00BF5F69" w:rsidRPr="00A62DDF" w:rsidRDefault="00DB4665" w:rsidP="00264CFC">
            <w:pPr>
              <w:rPr>
                <w:rFonts w:cs="Times New Roman"/>
                <w:b w:val="0"/>
                <w:szCs w:val="20"/>
                <w:lang w:val="en-GB"/>
              </w:rPr>
            </w:pPr>
            <w:r>
              <w:rPr>
                <w:rFonts w:cs="Times New Roman"/>
                <w:b w:val="0"/>
                <w:szCs w:val="20"/>
                <w:lang w:val="en-GB"/>
              </w:rPr>
              <w:t>32</w:t>
            </w:r>
          </w:p>
        </w:tc>
        <w:tc>
          <w:tcPr>
            <w:tcW w:w="1864" w:type="dxa"/>
          </w:tcPr>
          <w:p w14:paraId="3E2B811C"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Qa _wtr</w:t>
            </w:r>
          </w:p>
        </w:tc>
        <w:tc>
          <w:tcPr>
            <w:tcW w:w="4681" w:type="dxa"/>
          </w:tcPr>
          <w:p w14:paraId="2604DBC0"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Advective heat – water surface</w:t>
            </w:r>
          </w:p>
        </w:tc>
        <w:tc>
          <w:tcPr>
            <w:tcW w:w="741" w:type="dxa"/>
          </w:tcPr>
          <w:p w14:paraId="236F20A8"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163AB836"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405ACC5" w14:textId="32D0CB04" w:rsidR="00BF5F69" w:rsidRPr="00A62DDF" w:rsidRDefault="00DB4665" w:rsidP="00264CFC">
            <w:pPr>
              <w:rPr>
                <w:rFonts w:cs="Times New Roman"/>
                <w:b w:val="0"/>
                <w:szCs w:val="20"/>
                <w:lang w:val="en-GB"/>
              </w:rPr>
            </w:pPr>
            <w:r>
              <w:rPr>
                <w:rFonts w:cs="Times New Roman"/>
                <w:b w:val="0"/>
                <w:szCs w:val="20"/>
                <w:lang w:val="en-GB"/>
              </w:rPr>
              <w:t>33</w:t>
            </w:r>
          </w:p>
        </w:tc>
        <w:tc>
          <w:tcPr>
            <w:tcW w:w="1864" w:type="dxa"/>
          </w:tcPr>
          <w:p w14:paraId="78C1D6E8"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QmFr_pav</w:t>
            </w:r>
          </w:p>
        </w:tc>
        <w:tc>
          <w:tcPr>
            <w:tcW w:w="4681" w:type="dxa"/>
          </w:tcPr>
          <w:p w14:paraId="3F5E7E37"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Heat related to freezing of surface store – paved</w:t>
            </w:r>
          </w:p>
        </w:tc>
        <w:tc>
          <w:tcPr>
            <w:tcW w:w="741" w:type="dxa"/>
          </w:tcPr>
          <w:p w14:paraId="271CC83E"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10A12546"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5B9A03E" w14:textId="6C6A050B" w:rsidR="00BF5F69" w:rsidRPr="00A62DDF" w:rsidRDefault="00DB4665" w:rsidP="00264CFC">
            <w:pPr>
              <w:rPr>
                <w:rFonts w:cs="Times New Roman"/>
                <w:b w:val="0"/>
                <w:szCs w:val="20"/>
                <w:lang w:val="en-GB"/>
              </w:rPr>
            </w:pPr>
            <w:r>
              <w:rPr>
                <w:rFonts w:cs="Times New Roman"/>
                <w:b w:val="0"/>
                <w:szCs w:val="20"/>
                <w:lang w:val="en-GB"/>
              </w:rPr>
              <w:t>34</w:t>
            </w:r>
          </w:p>
        </w:tc>
        <w:tc>
          <w:tcPr>
            <w:tcW w:w="1864" w:type="dxa"/>
          </w:tcPr>
          <w:p w14:paraId="1D45664F" w14:textId="2BEDC24E"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QmFr_bldg</w:t>
            </w:r>
            <w:r w:rsidR="00DB4665">
              <w:rPr>
                <w:rFonts w:cs="Times New Roman"/>
                <w:i/>
                <w:szCs w:val="20"/>
                <w:lang w:val="en-GB"/>
              </w:rPr>
              <w:t>s</w:t>
            </w:r>
          </w:p>
        </w:tc>
        <w:tc>
          <w:tcPr>
            <w:tcW w:w="4681" w:type="dxa"/>
          </w:tcPr>
          <w:p w14:paraId="0A729AE0"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Heat related to freezing of surface store – buildings</w:t>
            </w:r>
          </w:p>
        </w:tc>
        <w:tc>
          <w:tcPr>
            <w:tcW w:w="741" w:type="dxa"/>
          </w:tcPr>
          <w:p w14:paraId="69AC435D"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6C00DD54"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11FA3C8" w14:textId="3B20AB00" w:rsidR="00BF5F69" w:rsidRPr="00A62DDF" w:rsidRDefault="00DB4665" w:rsidP="00264CFC">
            <w:pPr>
              <w:rPr>
                <w:rFonts w:cs="Times New Roman"/>
                <w:b w:val="0"/>
                <w:szCs w:val="20"/>
                <w:lang w:val="en-GB"/>
              </w:rPr>
            </w:pPr>
            <w:r>
              <w:rPr>
                <w:rFonts w:cs="Times New Roman"/>
                <w:b w:val="0"/>
                <w:szCs w:val="20"/>
                <w:lang w:val="en-GB"/>
              </w:rPr>
              <w:t>35</w:t>
            </w:r>
          </w:p>
        </w:tc>
        <w:tc>
          <w:tcPr>
            <w:tcW w:w="1864" w:type="dxa"/>
          </w:tcPr>
          <w:p w14:paraId="05DAEFB9" w14:textId="1238536B"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QmFr_E</w:t>
            </w:r>
            <w:r w:rsidR="00DB4665">
              <w:rPr>
                <w:rFonts w:cs="Times New Roman"/>
                <w:i/>
                <w:szCs w:val="20"/>
                <w:lang w:val="en-GB"/>
              </w:rPr>
              <w:t>ve</w:t>
            </w:r>
            <w:r w:rsidRPr="00A62DDF">
              <w:rPr>
                <w:rFonts w:cs="Times New Roman"/>
                <w:i/>
                <w:szCs w:val="20"/>
                <w:lang w:val="en-GB"/>
              </w:rPr>
              <w:t>T</w:t>
            </w:r>
            <w:r w:rsidR="00DB4665">
              <w:rPr>
                <w:rFonts w:cs="Times New Roman"/>
                <w:i/>
                <w:szCs w:val="20"/>
                <w:lang w:val="en-GB"/>
              </w:rPr>
              <w:t>r</w:t>
            </w:r>
          </w:p>
        </w:tc>
        <w:tc>
          <w:tcPr>
            <w:tcW w:w="4681" w:type="dxa"/>
          </w:tcPr>
          <w:p w14:paraId="3B2B4B4C"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Heat related to freezing of surface store – evergreen</w:t>
            </w:r>
          </w:p>
        </w:tc>
        <w:tc>
          <w:tcPr>
            <w:tcW w:w="741" w:type="dxa"/>
          </w:tcPr>
          <w:p w14:paraId="06F47A3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4FB3D516"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7837C172" w14:textId="7809F53B" w:rsidR="00BF5F69" w:rsidRPr="00A62DDF" w:rsidRDefault="00DB4665" w:rsidP="00264CFC">
            <w:pPr>
              <w:rPr>
                <w:rFonts w:cs="Times New Roman"/>
                <w:b w:val="0"/>
                <w:szCs w:val="20"/>
                <w:lang w:val="en-GB"/>
              </w:rPr>
            </w:pPr>
            <w:r>
              <w:rPr>
                <w:rFonts w:cs="Times New Roman"/>
                <w:b w:val="0"/>
                <w:szCs w:val="20"/>
                <w:lang w:val="en-GB"/>
              </w:rPr>
              <w:t>36</w:t>
            </w:r>
          </w:p>
        </w:tc>
        <w:tc>
          <w:tcPr>
            <w:tcW w:w="1864" w:type="dxa"/>
          </w:tcPr>
          <w:p w14:paraId="0E051BD7" w14:textId="07D04C12"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QmFr_D</w:t>
            </w:r>
            <w:r w:rsidR="00DB4665">
              <w:rPr>
                <w:rFonts w:cs="Times New Roman"/>
                <w:i/>
                <w:szCs w:val="20"/>
                <w:lang w:val="en-GB"/>
              </w:rPr>
              <w:t>ec</w:t>
            </w:r>
            <w:r w:rsidRPr="00A62DDF">
              <w:rPr>
                <w:rFonts w:cs="Times New Roman"/>
                <w:i/>
                <w:szCs w:val="20"/>
                <w:lang w:val="en-GB"/>
              </w:rPr>
              <w:t>T</w:t>
            </w:r>
            <w:r w:rsidR="00DB4665">
              <w:rPr>
                <w:rFonts w:cs="Times New Roman"/>
                <w:i/>
                <w:szCs w:val="20"/>
                <w:lang w:val="en-GB"/>
              </w:rPr>
              <w:t>r</w:t>
            </w:r>
          </w:p>
        </w:tc>
        <w:tc>
          <w:tcPr>
            <w:tcW w:w="4681" w:type="dxa"/>
          </w:tcPr>
          <w:p w14:paraId="7509D075"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Heat related to freezing of surface store – deciduous</w:t>
            </w:r>
          </w:p>
        </w:tc>
        <w:tc>
          <w:tcPr>
            <w:tcW w:w="741" w:type="dxa"/>
          </w:tcPr>
          <w:p w14:paraId="148F120A"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4A7E39FD"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1028376" w14:textId="56828FDC" w:rsidR="00BF5F69" w:rsidRPr="00A62DDF" w:rsidRDefault="00DB4665" w:rsidP="00264CFC">
            <w:pPr>
              <w:rPr>
                <w:rFonts w:cs="Times New Roman"/>
                <w:b w:val="0"/>
                <w:szCs w:val="20"/>
                <w:lang w:val="en-GB"/>
              </w:rPr>
            </w:pPr>
            <w:r>
              <w:rPr>
                <w:rFonts w:cs="Times New Roman"/>
                <w:b w:val="0"/>
                <w:szCs w:val="20"/>
                <w:lang w:val="en-GB"/>
              </w:rPr>
              <w:t>37</w:t>
            </w:r>
          </w:p>
        </w:tc>
        <w:tc>
          <w:tcPr>
            <w:tcW w:w="1864" w:type="dxa"/>
          </w:tcPr>
          <w:p w14:paraId="187A10E0" w14:textId="371CC177" w:rsidR="00BF5F69" w:rsidRPr="00A62DDF" w:rsidRDefault="00DB4665"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QmFr_</w:t>
            </w:r>
            <w:r w:rsidR="00BF5F69" w:rsidRPr="00A62DDF">
              <w:rPr>
                <w:rFonts w:cs="Times New Roman"/>
                <w:i/>
                <w:szCs w:val="20"/>
                <w:lang w:val="en-GB"/>
              </w:rPr>
              <w:t>G</w:t>
            </w:r>
            <w:r>
              <w:rPr>
                <w:rFonts w:cs="Times New Roman"/>
                <w:i/>
                <w:szCs w:val="20"/>
                <w:lang w:val="en-GB"/>
              </w:rPr>
              <w:t>rass</w:t>
            </w:r>
          </w:p>
        </w:tc>
        <w:tc>
          <w:tcPr>
            <w:tcW w:w="4681" w:type="dxa"/>
          </w:tcPr>
          <w:p w14:paraId="1DE60E09"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Heat related to freezing of surface store – irrigated grass</w:t>
            </w:r>
          </w:p>
        </w:tc>
        <w:tc>
          <w:tcPr>
            <w:tcW w:w="741" w:type="dxa"/>
          </w:tcPr>
          <w:p w14:paraId="1DB52CA3"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76ACB149"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7837167" w14:textId="485D64D9" w:rsidR="00BF5F69" w:rsidRPr="00A62DDF" w:rsidRDefault="00DB4665" w:rsidP="00264CFC">
            <w:pPr>
              <w:rPr>
                <w:rFonts w:cs="Times New Roman"/>
                <w:b w:val="0"/>
                <w:szCs w:val="20"/>
                <w:lang w:val="en-GB"/>
              </w:rPr>
            </w:pPr>
            <w:r>
              <w:rPr>
                <w:rFonts w:cs="Times New Roman"/>
                <w:b w:val="0"/>
                <w:szCs w:val="20"/>
                <w:lang w:val="en-GB"/>
              </w:rPr>
              <w:t>38</w:t>
            </w:r>
          </w:p>
        </w:tc>
        <w:tc>
          <w:tcPr>
            <w:tcW w:w="1864" w:type="dxa"/>
          </w:tcPr>
          <w:p w14:paraId="38A27C19" w14:textId="7E93AA7F" w:rsidR="00BF5F69" w:rsidRPr="00A62DDF" w:rsidRDefault="00DB4665"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QmFr_BSoil</w:t>
            </w:r>
          </w:p>
        </w:tc>
        <w:tc>
          <w:tcPr>
            <w:tcW w:w="4681" w:type="dxa"/>
          </w:tcPr>
          <w:p w14:paraId="4C7F9257"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Heat related to freezing of surface store – unirrigated grass</w:t>
            </w:r>
          </w:p>
        </w:tc>
        <w:tc>
          <w:tcPr>
            <w:tcW w:w="741" w:type="dxa"/>
          </w:tcPr>
          <w:p w14:paraId="551DE37A"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0F1E03D7"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A1A21EC" w14:textId="1830117A" w:rsidR="00BF5F69" w:rsidRPr="00A62DDF" w:rsidRDefault="00DB4665" w:rsidP="00264CFC">
            <w:pPr>
              <w:rPr>
                <w:rFonts w:cs="Times New Roman"/>
                <w:b w:val="0"/>
                <w:szCs w:val="20"/>
                <w:lang w:val="en-GB"/>
              </w:rPr>
            </w:pPr>
            <w:r>
              <w:rPr>
                <w:rFonts w:cs="Times New Roman"/>
                <w:b w:val="0"/>
                <w:szCs w:val="20"/>
                <w:lang w:val="en-GB"/>
              </w:rPr>
              <w:t>39</w:t>
            </w:r>
          </w:p>
        </w:tc>
        <w:tc>
          <w:tcPr>
            <w:tcW w:w="1864" w:type="dxa"/>
          </w:tcPr>
          <w:p w14:paraId="379443DC"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QmFr_wtr</w:t>
            </w:r>
          </w:p>
        </w:tc>
        <w:tc>
          <w:tcPr>
            <w:tcW w:w="4681" w:type="dxa"/>
          </w:tcPr>
          <w:p w14:paraId="4DFC22B1"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Heat related to freezing of surface store – water</w:t>
            </w:r>
          </w:p>
        </w:tc>
        <w:tc>
          <w:tcPr>
            <w:tcW w:w="741" w:type="dxa"/>
          </w:tcPr>
          <w:p w14:paraId="5CCBBCFC"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6CBDFBA1"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0D85FEFD" w14:textId="38B9831E" w:rsidR="00BF5F69" w:rsidRPr="00A62DDF" w:rsidRDefault="00DB4665" w:rsidP="00264CFC">
            <w:pPr>
              <w:rPr>
                <w:rFonts w:cs="Times New Roman"/>
                <w:b w:val="0"/>
                <w:szCs w:val="20"/>
                <w:lang w:val="en-GB"/>
              </w:rPr>
            </w:pPr>
            <w:r>
              <w:rPr>
                <w:rFonts w:cs="Times New Roman"/>
                <w:b w:val="0"/>
                <w:szCs w:val="20"/>
                <w:lang w:val="en-GB"/>
              </w:rPr>
              <w:t>40</w:t>
            </w:r>
          </w:p>
        </w:tc>
        <w:tc>
          <w:tcPr>
            <w:tcW w:w="1864" w:type="dxa"/>
          </w:tcPr>
          <w:p w14:paraId="6893E60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fr</w:t>
            </w:r>
            <w:proofErr w:type="gramEnd"/>
            <w:r w:rsidRPr="00A62DDF">
              <w:rPr>
                <w:rFonts w:cs="Times New Roman"/>
                <w:i/>
                <w:szCs w:val="20"/>
                <w:lang w:val="en-GB"/>
              </w:rPr>
              <w:t>_pav</w:t>
            </w:r>
          </w:p>
        </w:tc>
        <w:tc>
          <w:tcPr>
            <w:tcW w:w="4681" w:type="dxa"/>
          </w:tcPr>
          <w:p w14:paraId="0CEBBA1D"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Fraction of snow – paved</w:t>
            </w:r>
          </w:p>
        </w:tc>
        <w:tc>
          <w:tcPr>
            <w:tcW w:w="741" w:type="dxa"/>
          </w:tcPr>
          <w:p w14:paraId="4A4FA6C7"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t>
            </w:r>
          </w:p>
        </w:tc>
      </w:tr>
      <w:tr w:rsidR="00BF5F69" w:rsidRPr="00A62DDF" w14:paraId="609F5904"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F6B3970" w14:textId="3EB1652C" w:rsidR="00BF5F69" w:rsidRPr="00A62DDF" w:rsidRDefault="00DB4665" w:rsidP="00264CFC">
            <w:pPr>
              <w:rPr>
                <w:rFonts w:cs="Times New Roman"/>
                <w:b w:val="0"/>
                <w:szCs w:val="20"/>
                <w:lang w:val="en-GB"/>
              </w:rPr>
            </w:pPr>
            <w:r>
              <w:rPr>
                <w:rFonts w:cs="Times New Roman"/>
                <w:b w:val="0"/>
                <w:szCs w:val="20"/>
                <w:lang w:val="en-GB"/>
              </w:rPr>
              <w:t>41</w:t>
            </w:r>
          </w:p>
        </w:tc>
        <w:tc>
          <w:tcPr>
            <w:tcW w:w="1864" w:type="dxa"/>
          </w:tcPr>
          <w:p w14:paraId="5F875188" w14:textId="0200CEC4"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fr</w:t>
            </w:r>
            <w:proofErr w:type="gramEnd"/>
            <w:r w:rsidRPr="00A62DDF">
              <w:rPr>
                <w:rFonts w:cs="Times New Roman"/>
                <w:i/>
                <w:szCs w:val="20"/>
                <w:lang w:val="en-GB"/>
              </w:rPr>
              <w:t>_bldg</w:t>
            </w:r>
            <w:r w:rsidR="00DB4665">
              <w:rPr>
                <w:rFonts w:cs="Times New Roman"/>
                <w:i/>
                <w:szCs w:val="20"/>
                <w:lang w:val="en-GB"/>
              </w:rPr>
              <w:t>s</w:t>
            </w:r>
          </w:p>
        </w:tc>
        <w:tc>
          <w:tcPr>
            <w:tcW w:w="4681" w:type="dxa"/>
          </w:tcPr>
          <w:p w14:paraId="654FB20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Fraction of snow – buildings</w:t>
            </w:r>
          </w:p>
        </w:tc>
        <w:tc>
          <w:tcPr>
            <w:tcW w:w="741" w:type="dxa"/>
          </w:tcPr>
          <w:p w14:paraId="3D6ED99E"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t>
            </w:r>
          </w:p>
        </w:tc>
      </w:tr>
      <w:tr w:rsidR="00BF5F69" w:rsidRPr="00A62DDF" w14:paraId="5DE9E880"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5C26C764" w14:textId="5CE20C98" w:rsidR="00BF5F69" w:rsidRPr="00A62DDF" w:rsidRDefault="00DB4665" w:rsidP="00264CFC">
            <w:pPr>
              <w:rPr>
                <w:rFonts w:cs="Times New Roman"/>
                <w:b w:val="0"/>
                <w:szCs w:val="20"/>
                <w:lang w:val="en-GB"/>
              </w:rPr>
            </w:pPr>
            <w:r>
              <w:rPr>
                <w:rFonts w:cs="Times New Roman"/>
                <w:b w:val="0"/>
                <w:szCs w:val="20"/>
                <w:lang w:val="en-GB"/>
              </w:rPr>
              <w:t>42</w:t>
            </w:r>
          </w:p>
        </w:tc>
        <w:tc>
          <w:tcPr>
            <w:tcW w:w="1864" w:type="dxa"/>
          </w:tcPr>
          <w:p w14:paraId="56BC3878" w14:textId="11FECD7A"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fr</w:t>
            </w:r>
            <w:proofErr w:type="gramEnd"/>
            <w:r w:rsidRPr="00A62DDF">
              <w:rPr>
                <w:rFonts w:cs="Times New Roman"/>
                <w:i/>
                <w:szCs w:val="20"/>
                <w:lang w:val="en-GB"/>
              </w:rPr>
              <w:t>_E</w:t>
            </w:r>
            <w:r w:rsidR="00DB4665">
              <w:rPr>
                <w:rFonts w:cs="Times New Roman"/>
                <w:i/>
                <w:szCs w:val="20"/>
                <w:lang w:val="en-GB"/>
              </w:rPr>
              <w:t>ve</w:t>
            </w:r>
            <w:r w:rsidRPr="00A62DDF">
              <w:rPr>
                <w:rFonts w:cs="Times New Roman"/>
                <w:i/>
                <w:szCs w:val="20"/>
                <w:lang w:val="en-GB"/>
              </w:rPr>
              <w:t>T</w:t>
            </w:r>
            <w:r w:rsidR="00DB4665">
              <w:rPr>
                <w:rFonts w:cs="Times New Roman"/>
                <w:i/>
                <w:szCs w:val="20"/>
                <w:lang w:val="en-GB"/>
              </w:rPr>
              <w:t>r</w:t>
            </w:r>
          </w:p>
        </w:tc>
        <w:tc>
          <w:tcPr>
            <w:tcW w:w="4681" w:type="dxa"/>
          </w:tcPr>
          <w:p w14:paraId="0DCF3813"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 xml:space="preserve">Fraction of snow – evergreen </w:t>
            </w:r>
          </w:p>
        </w:tc>
        <w:tc>
          <w:tcPr>
            <w:tcW w:w="741" w:type="dxa"/>
          </w:tcPr>
          <w:p w14:paraId="61A6FAA1"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t>
            </w:r>
          </w:p>
        </w:tc>
      </w:tr>
      <w:tr w:rsidR="00BF5F69" w:rsidRPr="00A62DDF" w14:paraId="7A6C7D7B"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7189538F" w14:textId="07DBBBFE" w:rsidR="00BF5F69" w:rsidRPr="00A62DDF" w:rsidRDefault="00DB4665" w:rsidP="00264CFC">
            <w:pPr>
              <w:rPr>
                <w:rFonts w:cs="Times New Roman"/>
                <w:b w:val="0"/>
                <w:szCs w:val="20"/>
                <w:lang w:val="en-GB"/>
              </w:rPr>
            </w:pPr>
            <w:r>
              <w:rPr>
                <w:rFonts w:cs="Times New Roman"/>
                <w:b w:val="0"/>
                <w:szCs w:val="20"/>
                <w:lang w:val="en-GB"/>
              </w:rPr>
              <w:t>43</w:t>
            </w:r>
          </w:p>
        </w:tc>
        <w:tc>
          <w:tcPr>
            <w:tcW w:w="1864" w:type="dxa"/>
          </w:tcPr>
          <w:p w14:paraId="3C5785B8" w14:textId="43E21C12"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fr</w:t>
            </w:r>
            <w:proofErr w:type="gramEnd"/>
            <w:r w:rsidRPr="00A62DDF">
              <w:rPr>
                <w:rFonts w:cs="Times New Roman"/>
                <w:i/>
                <w:szCs w:val="20"/>
                <w:lang w:val="en-GB"/>
              </w:rPr>
              <w:t>_D</w:t>
            </w:r>
            <w:r w:rsidR="00DB4665">
              <w:rPr>
                <w:rFonts w:cs="Times New Roman"/>
                <w:i/>
                <w:szCs w:val="20"/>
                <w:lang w:val="en-GB"/>
              </w:rPr>
              <w:t>ec</w:t>
            </w:r>
            <w:r w:rsidRPr="00A62DDF">
              <w:rPr>
                <w:rFonts w:cs="Times New Roman"/>
                <w:i/>
                <w:szCs w:val="20"/>
                <w:lang w:val="en-GB"/>
              </w:rPr>
              <w:t>T</w:t>
            </w:r>
            <w:r w:rsidR="00DB4665">
              <w:rPr>
                <w:rFonts w:cs="Times New Roman"/>
                <w:i/>
                <w:szCs w:val="20"/>
                <w:lang w:val="en-GB"/>
              </w:rPr>
              <w:t>r</w:t>
            </w:r>
          </w:p>
        </w:tc>
        <w:tc>
          <w:tcPr>
            <w:tcW w:w="4681" w:type="dxa"/>
          </w:tcPr>
          <w:p w14:paraId="04B1A58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Fraction of snow – deciduous</w:t>
            </w:r>
          </w:p>
        </w:tc>
        <w:tc>
          <w:tcPr>
            <w:tcW w:w="741" w:type="dxa"/>
          </w:tcPr>
          <w:p w14:paraId="2E291DE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t>
            </w:r>
          </w:p>
        </w:tc>
      </w:tr>
      <w:tr w:rsidR="00BF5F69" w:rsidRPr="00A62DDF" w14:paraId="116EDCEE"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2F16C6BB" w14:textId="6EE4E423" w:rsidR="00BF5F69" w:rsidRPr="00A62DDF" w:rsidRDefault="00DB4665" w:rsidP="00264CFC">
            <w:pPr>
              <w:rPr>
                <w:rFonts w:cs="Times New Roman"/>
                <w:b w:val="0"/>
                <w:szCs w:val="20"/>
                <w:lang w:val="en-GB"/>
              </w:rPr>
            </w:pPr>
            <w:r>
              <w:rPr>
                <w:rFonts w:cs="Times New Roman"/>
                <w:b w:val="0"/>
                <w:szCs w:val="20"/>
                <w:lang w:val="en-GB"/>
              </w:rPr>
              <w:t>44</w:t>
            </w:r>
          </w:p>
        </w:tc>
        <w:tc>
          <w:tcPr>
            <w:tcW w:w="1864" w:type="dxa"/>
          </w:tcPr>
          <w:p w14:paraId="17D2AEE8" w14:textId="193B17F8" w:rsidR="00BF5F69" w:rsidRPr="00A62DDF" w:rsidRDefault="00DB4665"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Pr>
                <w:rFonts w:cs="Times New Roman"/>
                <w:i/>
                <w:szCs w:val="20"/>
                <w:lang w:val="en-GB"/>
              </w:rPr>
              <w:t>fr</w:t>
            </w:r>
            <w:proofErr w:type="gramEnd"/>
            <w:r>
              <w:rPr>
                <w:rFonts w:cs="Times New Roman"/>
                <w:i/>
                <w:szCs w:val="20"/>
                <w:lang w:val="en-GB"/>
              </w:rPr>
              <w:t>_</w:t>
            </w:r>
            <w:r w:rsidR="00BF5F69" w:rsidRPr="00A62DDF">
              <w:rPr>
                <w:rFonts w:cs="Times New Roman"/>
                <w:i/>
                <w:szCs w:val="20"/>
                <w:lang w:val="en-GB"/>
              </w:rPr>
              <w:t>G</w:t>
            </w:r>
            <w:r>
              <w:rPr>
                <w:rFonts w:cs="Times New Roman"/>
                <w:i/>
                <w:szCs w:val="20"/>
                <w:lang w:val="en-GB"/>
              </w:rPr>
              <w:t>rass</w:t>
            </w:r>
          </w:p>
        </w:tc>
        <w:tc>
          <w:tcPr>
            <w:tcW w:w="4681" w:type="dxa"/>
          </w:tcPr>
          <w:p w14:paraId="088CABE3"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Fraction of snow – irrigated grass</w:t>
            </w:r>
          </w:p>
        </w:tc>
        <w:tc>
          <w:tcPr>
            <w:tcW w:w="741" w:type="dxa"/>
          </w:tcPr>
          <w:p w14:paraId="17AAE06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t>
            </w:r>
          </w:p>
        </w:tc>
      </w:tr>
      <w:tr w:rsidR="00BF5F69" w:rsidRPr="00A62DDF" w14:paraId="1591693F"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51E5B51" w14:textId="4BB72517" w:rsidR="00BF5F69" w:rsidRPr="00A62DDF" w:rsidRDefault="00DB4665" w:rsidP="00264CFC">
            <w:pPr>
              <w:rPr>
                <w:rFonts w:cs="Times New Roman"/>
                <w:b w:val="0"/>
                <w:szCs w:val="20"/>
                <w:lang w:val="en-GB"/>
              </w:rPr>
            </w:pPr>
            <w:r>
              <w:rPr>
                <w:rFonts w:cs="Times New Roman"/>
                <w:b w:val="0"/>
                <w:szCs w:val="20"/>
                <w:lang w:val="en-GB"/>
              </w:rPr>
              <w:t>45</w:t>
            </w:r>
          </w:p>
        </w:tc>
        <w:tc>
          <w:tcPr>
            <w:tcW w:w="1864" w:type="dxa"/>
          </w:tcPr>
          <w:p w14:paraId="58A22FDB" w14:textId="7BFAE45F" w:rsidR="00BF5F69" w:rsidRPr="00A62DDF" w:rsidRDefault="00DB4665"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Pr>
                <w:rFonts w:cs="Times New Roman"/>
                <w:i/>
                <w:szCs w:val="20"/>
                <w:lang w:val="en-GB"/>
              </w:rPr>
              <w:t>fr</w:t>
            </w:r>
            <w:proofErr w:type="gramEnd"/>
            <w:r>
              <w:rPr>
                <w:rFonts w:cs="Times New Roman"/>
                <w:i/>
                <w:szCs w:val="20"/>
                <w:lang w:val="en-GB"/>
              </w:rPr>
              <w:t>_BSoil</w:t>
            </w:r>
          </w:p>
        </w:tc>
        <w:tc>
          <w:tcPr>
            <w:tcW w:w="4681" w:type="dxa"/>
          </w:tcPr>
          <w:p w14:paraId="6112C0F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Fraction of snow – unirrigated grass</w:t>
            </w:r>
          </w:p>
        </w:tc>
        <w:tc>
          <w:tcPr>
            <w:tcW w:w="741" w:type="dxa"/>
          </w:tcPr>
          <w:p w14:paraId="2780DC55"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t>
            </w:r>
          </w:p>
        </w:tc>
      </w:tr>
      <w:tr w:rsidR="00BF5F69" w:rsidRPr="00A62DDF" w14:paraId="387B747E"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349F7A6" w14:textId="229DF3B9" w:rsidR="00BF5F69" w:rsidRPr="00A62DDF" w:rsidRDefault="00DB4665" w:rsidP="00264CFC">
            <w:pPr>
              <w:rPr>
                <w:rFonts w:cs="Times New Roman"/>
                <w:b w:val="0"/>
                <w:szCs w:val="20"/>
                <w:lang w:val="en-GB"/>
              </w:rPr>
            </w:pPr>
            <w:r>
              <w:rPr>
                <w:rFonts w:cs="Times New Roman"/>
                <w:b w:val="0"/>
                <w:szCs w:val="20"/>
                <w:lang w:val="en-GB"/>
              </w:rPr>
              <w:t>46</w:t>
            </w:r>
          </w:p>
        </w:tc>
        <w:tc>
          <w:tcPr>
            <w:tcW w:w="1864" w:type="dxa"/>
          </w:tcPr>
          <w:p w14:paraId="17AE4E69"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RainSn_pav</w:t>
            </w:r>
          </w:p>
        </w:tc>
        <w:tc>
          <w:tcPr>
            <w:tcW w:w="4681" w:type="dxa"/>
          </w:tcPr>
          <w:p w14:paraId="1502C0FA"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Rain on snow – paved</w:t>
            </w:r>
          </w:p>
        </w:tc>
        <w:tc>
          <w:tcPr>
            <w:tcW w:w="741" w:type="dxa"/>
          </w:tcPr>
          <w:p w14:paraId="25B1FE74"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7520FD1B"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7330E322" w14:textId="1131E7C6" w:rsidR="00BF5F69" w:rsidRPr="00A62DDF" w:rsidRDefault="00DB4665" w:rsidP="00264CFC">
            <w:pPr>
              <w:rPr>
                <w:rFonts w:cs="Times New Roman"/>
                <w:b w:val="0"/>
                <w:szCs w:val="20"/>
                <w:lang w:val="en-GB"/>
              </w:rPr>
            </w:pPr>
            <w:r>
              <w:rPr>
                <w:rFonts w:cs="Times New Roman"/>
                <w:b w:val="0"/>
                <w:szCs w:val="20"/>
                <w:lang w:val="en-GB"/>
              </w:rPr>
              <w:t>47</w:t>
            </w:r>
          </w:p>
        </w:tc>
        <w:tc>
          <w:tcPr>
            <w:tcW w:w="1864" w:type="dxa"/>
          </w:tcPr>
          <w:p w14:paraId="358675A1" w14:textId="1C8190D9"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RainSn_bldg</w:t>
            </w:r>
            <w:r w:rsidR="00DB4665">
              <w:rPr>
                <w:rFonts w:cs="Times New Roman"/>
                <w:i/>
                <w:szCs w:val="20"/>
                <w:lang w:val="en-GB"/>
              </w:rPr>
              <w:t>s</w:t>
            </w:r>
          </w:p>
        </w:tc>
        <w:tc>
          <w:tcPr>
            <w:tcW w:w="4681" w:type="dxa"/>
          </w:tcPr>
          <w:p w14:paraId="025B7915"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Rain on snow – buildings</w:t>
            </w:r>
          </w:p>
        </w:tc>
        <w:tc>
          <w:tcPr>
            <w:tcW w:w="741" w:type="dxa"/>
          </w:tcPr>
          <w:p w14:paraId="0A40DB1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3CC7D117"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0D9AF528" w14:textId="75FAD670" w:rsidR="00BF5F69" w:rsidRPr="00A62DDF" w:rsidRDefault="00DB4665" w:rsidP="00264CFC">
            <w:pPr>
              <w:rPr>
                <w:rFonts w:cs="Times New Roman"/>
                <w:b w:val="0"/>
                <w:szCs w:val="20"/>
                <w:lang w:val="en-GB"/>
              </w:rPr>
            </w:pPr>
            <w:r>
              <w:rPr>
                <w:rFonts w:cs="Times New Roman"/>
                <w:b w:val="0"/>
                <w:szCs w:val="20"/>
                <w:lang w:val="en-GB"/>
              </w:rPr>
              <w:t>48</w:t>
            </w:r>
          </w:p>
        </w:tc>
        <w:tc>
          <w:tcPr>
            <w:tcW w:w="1864" w:type="dxa"/>
          </w:tcPr>
          <w:p w14:paraId="0CBBA992" w14:textId="2DCE231C"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RainSn_E</w:t>
            </w:r>
            <w:r w:rsidR="00DB4665">
              <w:rPr>
                <w:rFonts w:cs="Times New Roman"/>
                <w:i/>
                <w:szCs w:val="20"/>
                <w:lang w:val="en-GB"/>
              </w:rPr>
              <w:t>ve</w:t>
            </w:r>
            <w:r w:rsidRPr="00A62DDF">
              <w:rPr>
                <w:rFonts w:cs="Times New Roman"/>
                <w:i/>
                <w:szCs w:val="20"/>
                <w:lang w:val="en-GB"/>
              </w:rPr>
              <w:t>T</w:t>
            </w:r>
            <w:r w:rsidR="00DB4665">
              <w:rPr>
                <w:rFonts w:cs="Times New Roman"/>
                <w:i/>
                <w:szCs w:val="20"/>
                <w:lang w:val="en-GB"/>
              </w:rPr>
              <w:t>r</w:t>
            </w:r>
          </w:p>
        </w:tc>
        <w:tc>
          <w:tcPr>
            <w:tcW w:w="4681" w:type="dxa"/>
          </w:tcPr>
          <w:p w14:paraId="1664F5B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Rain on snow – evergreen</w:t>
            </w:r>
          </w:p>
        </w:tc>
        <w:tc>
          <w:tcPr>
            <w:tcW w:w="741" w:type="dxa"/>
          </w:tcPr>
          <w:p w14:paraId="3A327539"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4B18EE4E"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8AD40D6" w14:textId="5DC2FD70" w:rsidR="00BF5F69" w:rsidRPr="00A62DDF" w:rsidRDefault="00DB4665" w:rsidP="00264CFC">
            <w:pPr>
              <w:rPr>
                <w:rFonts w:cs="Times New Roman"/>
                <w:b w:val="0"/>
                <w:szCs w:val="20"/>
                <w:lang w:val="en-GB"/>
              </w:rPr>
            </w:pPr>
            <w:r>
              <w:rPr>
                <w:rFonts w:cs="Times New Roman"/>
                <w:b w:val="0"/>
                <w:szCs w:val="20"/>
                <w:lang w:val="en-GB"/>
              </w:rPr>
              <w:t>49</w:t>
            </w:r>
          </w:p>
        </w:tc>
        <w:tc>
          <w:tcPr>
            <w:tcW w:w="1864" w:type="dxa"/>
          </w:tcPr>
          <w:p w14:paraId="099D37A6" w14:textId="3836441D"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RainSn_D</w:t>
            </w:r>
            <w:r w:rsidR="00DB4665">
              <w:rPr>
                <w:rFonts w:cs="Times New Roman"/>
                <w:i/>
                <w:szCs w:val="20"/>
                <w:lang w:val="en-GB"/>
              </w:rPr>
              <w:t>ec</w:t>
            </w:r>
            <w:r w:rsidRPr="00A62DDF">
              <w:rPr>
                <w:rFonts w:cs="Times New Roman"/>
                <w:i/>
                <w:szCs w:val="20"/>
                <w:lang w:val="en-GB"/>
              </w:rPr>
              <w:t>T</w:t>
            </w:r>
            <w:r w:rsidR="00DB4665">
              <w:rPr>
                <w:rFonts w:cs="Times New Roman"/>
                <w:i/>
                <w:szCs w:val="20"/>
                <w:lang w:val="en-GB"/>
              </w:rPr>
              <w:t>r</w:t>
            </w:r>
          </w:p>
        </w:tc>
        <w:tc>
          <w:tcPr>
            <w:tcW w:w="4681" w:type="dxa"/>
          </w:tcPr>
          <w:p w14:paraId="6F6C8FFA"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Rain on snow – deciduous</w:t>
            </w:r>
          </w:p>
        </w:tc>
        <w:tc>
          <w:tcPr>
            <w:tcW w:w="741" w:type="dxa"/>
          </w:tcPr>
          <w:p w14:paraId="32DC5E43"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2BAEF065"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67B087F" w14:textId="3227E064" w:rsidR="00BF5F69" w:rsidRPr="00A62DDF" w:rsidRDefault="00DB4665" w:rsidP="00264CFC">
            <w:pPr>
              <w:rPr>
                <w:rFonts w:cs="Times New Roman"/>
                <w:b w:val="0"/>
                <w:szCs w:val="20"/>
                <w:lang w:val="en-GB"/>
              </w:rPr>
            </w:pPr>
            <w:r>
              <w:rPr>
                <w:rFonts w:cs="Times New Roman"/>
                <w:b w:val="0"/>
                <w:szCs w:val="20"/>
                <w:lang w:val="en-GB"/>
              </w:rPr>
              <w:t>50</w:t>
            </w:r>
          </w:p>
        </w:tc>
        <w:tc>
          <w:tcPr>
            <w:tcW w:w="1864" w:type="dxa"/>
          </w:tcPr>
          <w:p w14:paraId="0901A1AB" w14:textId="5E783E05" w:rsidR="00BF5F69" w:rsidRPr="00A62DDF" w:rsidRDefault="00DB4665"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RainSn_</w:t>
            </w:r>
            <w:r w:rsidR="00BF5F69" w:rsidRPr="00A62DDF">
              <w:rPr>
                <w:rFonts w:cs="Times New Roman"/>
                <w:i/>
                <w:szCs w:val="20"/>
                <w:lang w:val="en-GB"/>
              </w:rPr>
              <w:t>G</w:t>
            </w:r>
            <w:r>
              <w:rPr>
                <w:rFonts w:cs="Times New Roman"/>
                <w:i/>
                <w:szCs w:val="20"/>
                <w:lang w:val="en-GB"/>
              </w:rPr>
              <w:t>rass</w:t>
            </w:r>
          </w:p>
        </w:tc>
        <w:tc>
          <w:tcPr>
            <w:tcW w:w="4681" w:type="dxa"/>
          </w:tcPr>
          <w:p w14:paraId="1EA3D31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Rain on snow – irrigated grass</w:t>
            </w:r>
          </w:p>
        </w:tc>
        <w:tc>
          <w:tcPr>
            <w:tcW w:w="741" w:type="dxa"/>
          </w:tcPr>
          <w:p w14:paraId="0DE52AFD"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6544CB91"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71492D47" w14:textId="046FA628" w:rsidR="00BF5F69" w:rsidRPr="00A62DDF" w:rsidRDefault="00DB4665" w:rsidP="00264CFC">
            <w:pPr>
              <w:rPr>
                <w:rFonts w:cs="Times New Roman"/>
                <w:b w:val="0"/>
                <w:szCs w:val="20"/>
                <w:lang w:val="en-GB"/>
              </w:rPr>
            </w:pPr>
            <w:r>
              <w:rPr>
                <w:rFonts w:cs="Times New Roman"/>
                <w:b w:val="0"/>
                <w:szCs w:val="20"/>
                <w:lang w:val="en-GB"/>
              </w:rPr>
              <w:t>51</w:t>
            </w:r>
          </w:p>
        </w:tc>
        <w:tc>
          <w:tcPr>
            <w:tcW w:w="1864" w:type="dxa"/>
          </w:tcPr>
          <w:p w14:paraId="1F5AEDCA" w14:textId="293A535A" w:rsidR="00BF5F69" w:rsidRPr="00A62DDF" w:rsidRDefault="00DB4665"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RainSn_BSoil</w:t>
            </w:r>
          </w:p>
        </w:tc>
        <w:tc>
          <w:tcPr>
            <w:tcW w:w="4681" w:type="dxa"/>
          </w:tcPr>
          <w:p w14:paraId="7E610E8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Rain on snow – unirrigated grass</w:t>
            </w:r>
          </w:p>
        </w:tc>
        <w:tc>
          <w:tcPr>
            <w:tcW w:w="741" w:type="dxa"/>
          </w:tcPr>
          <w:p w14:paraId="6C787C48"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07252D06"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B426BCB" w14:textId="783398A6" w:rsidR="00BF5F69" w:rsidRPr="00A62DDF" w:rsidRDefault="00DB4665" w:rsidP="00264CFC">
            <w:pPr>
              <w:rPr>
                <w:rFonts w:cs="Times New Roman"/>
                <w:b w:val="0"/>
                <w:szCs w:val="20"/>
                <w:lang w:val="en-GB"/>
              </w:rPr>
            </w:pPr>
            <w:r>
              <w:rPr>
                <w:rFonts w:cs="Times New Roman"/>
                <w:b w:val="0"/>
                <w:szCs w:val="20"/>
                <w:lang w:val="en-GB"/>
              </w:rPr>
              <w:t>52</w:t>
            </w:r>
          </w:p>
        </w:tc>
        <w:tc>
          <w:tcPr>
            <w:tcW w:w="1864" w:type="dxa"/>
          </w:tcPr>
          <w:p w14:paraId="5E2E16B9"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RainSn_wtr</w:t>
            </w:r>
          </w:p>
        </w:tc>
        <w:tc>
          <w:tcPr>
            <w:tcW w:w="4681" w:type="dxa"/>
          </w:tcPr>
          <w:p w14:paraId="292A9817"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Rain on snow –  water surface</w:t>
            </w:r>
          </w:p>
        </w:tc>
        <w:tc>
          <w:tcPr>
            <w:tcW w:w="741" w:type="dxa"/>
          </w:tcPr>
          <w:p w14:paraId="62197EDF"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5EF2463C"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383CE3E5" w14:textId="75AF32A0" w:rsidR="00BF5F69" w:rsidRPr="00A62DDF" w:rsidRDefault="00DB4665" w:rsidP="00264CFC">
            <w:pPr>
              <w:rPr>
                <w:rFonts w:cs="Times New Roman"/>
                <w:b w:val="0"/>
                <w:szCs w:val="20"/>
                <w:lang w:val="en-GB"/>
              </w:rPr>
            </w:pPr>
            <w:r>
              <w:rPr>
                <w:rFonts w:cs="Times New Roman"/>
                <w:b w:val="0"/>
                <w:szCs w:val="20"/>
                <w:lang w:val="en-GB"/>
              </w:rPr>
              <w:t>53</w:t>
            </w:r>
          </w:p>
        </w:tc>
        <w:tc>
          <w:tcPr>
            <w:tcW w:w="1864" w:type="dxa"/>
          </w:tcPr>
          <w:p w14:paraId="12FFA22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qn</w:t>
            </w:r>
            <w:proofErr w:type="gramEnd"/>
            <w:r w:rsidRPr="00A62DDF">
              <w:rPr>
                <w:rFonts w:cs="Times New Roman"/>
                <w:i/>
                <w:szCs w:val="20"/>
                <w:lang w:val="en-GB"/>
              </w:rPr>
              <w:t>_pavSnow</w:t>
            </w:r>
          </w:p>
        </w:tc>
        <w:tc>
          <w:tcPr>
            <w:tcW w:w="4681" w:type="dxa"/>
          </w:tcPr>
          <w:p w14:paraId="73FD9E51"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Net all-wave radiation – paved</w:t>
            </w:r>
          </w:p>
        </w:tc>
        <w:tc>
          <w:tcPr>
            <w:tcW w:w="741" w:type="dxa"/>
          </w:tcPr>
          <w:p w14:paraId="63AF80E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576E79F5"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0F7D5DD7" w14:textId="7F001492" w:rsidR="00BF5F69" w:rsidRPr="00A62DDF" w:rsidRDefault="00DB4665" w:rsidP="00264CFC">
            <w:pPr>
              <w:rPr>
                <w:rFonts w:cs="Times New Roman"/>
                <w:b w:val="0"/>
                <w:szCs w:val="20"/>
                <w:lang w:val="en-GB"/>
              </w:rPr>
            </w:pPr>
            <w:r>
              <w:rPr>
                <w:rFonts w:cs="Times New Roman"/>
                <w:b w:val="0"/>
                <w:szCs w:val="20"/>
                <w:lang w:val="en-GB"/>
              </w:rPr>
              <w:t>54</w:t>
            </w:r>
          </w:p>
        </w:tc>
        <w:tc>
          <w:tcPr>
            <w:tcW w:w="1864" w:type="dxa"/>
          </w:tcPr>
          <w:p w14:paraId="5785C61D" w14:textId="41223341"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qn</w:t>
            </w:r>
            <w:proofErr w:type="gramEnd"/>
            <w:r w:rsidRPr="00A62DDF">
              <w:rPr>
                <w:rFonts w:cs="Times New Roman"/>
                <w:i/>
                <w:szCs w:val="20"/>
                <w:lang w:val="en-GB"/>
              </w:rPr>
              <w:t>_blg</w:t>
            </w:r>
            <w:r w:rsidR="00DB4665">
              <w:rPr>
                <w:rFonts w:cs="Times New Roman"/>
                <w:i/>
                <w:szCs w:val="20"/>
                <w:lang w:val="en-GB"/>
              </w:rPr>
              <w:t>s</w:t>
            </w:r>
            <w:r w:rsidRPr="00A62DDF">
              <w:rPr>
                <w:rFonts w:cs="Times New Roman"/>
                <w:i/>
                <w:szCs w:val="20"/>
                <w:lang w:val="en-GB"/>
              </w:rPr>
              <w:t>Snow</w:t>
            </w:r>
          </w:p>
        </w:tc>
        <w:tc>
          <w:tcPr>
            <w:tcW w:w="4681" w:type="dxa"/>
          </w:tcPr>
          <w:p w14:paraId="420E2B8A"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Net all-wave radiation – buildings</w:t>
            </w:r>
          </w:p>
        </w:tc>
        <w:tc>
          <w:tcPr>
            <w:tcW w:w="741" w:type="dxa"/>
          </w:tcPr>
          <w:p w14:paraId="34A92147"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61361AD2"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4498BB0" w14:textId="7F069AB8" w:rsidR="00BF5F69" w:rsidRPr="00A62DDF" w:rsidRDefault="00DB4665" w:rsidP="00264CFC">
            <w:pPr>
              <w:rPr>
                <w:rFonts w:cs="Times New Roman"/>
                <w:b w:val="0"/>
                <w:szCs w:val="20"/>
                <w:lang w:val="en-GB"/>
              </w:rPr>
            </w:pPr>
            <w:r>
              <w:rPr>
                <w:rFonts w:cs="Times New Roman"/>
                <w:b w:val="0"/>
                <w:szCs w:val="20"/>
                <w:lang w:val="en-GB"/>
              </w:rPr>
              <w:t>55</w:t>
            </w:r>
          </w:p>
        </w:tc>
        <w:tc>
          <w:tcPr>
            <w:tcW w:w="1864" w:type="dxa"/>
          </w:tcPr>
          <w:p w14:paraId="5480B70D" w14:textId="3BD9A9D9"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qn</w:t>
            </w:r>
            <w:proofErr w:type="gramEnd"/>
            <w:r w:rsidRPr="00A62DDF">
              <w:rPr>
                <w:rFonts w:cs="Times New Roman"/>
                <w:i/>
                <w:szCs w:val="20"/>
                <w:lang w:val="en-GB"/>
              </w:rPr>
              <w:t>_E</w:t>
            </w:r>
            <w:r w:rsidR="00DB4665">
              <w:rPr>
                <w:rFonts w:cs="Times New Roman"/>
                <w:i/>
                <w:szCs w:val="20"/>
                <w:lang w:val="en-GB"/>
              </w:rPr>
              <w:t>ve</w:t>
            </w:r>
            <w:r w:rsidRPr="00A62DDF">
              <w:rPr>
                <w:rFonts w:cs="Times New Roman"/>
                <w:i/>
                <w:szCs w:val="20"/>
                <w:lang w:val="en-GB"/>
              </w:rPr>
              <w:t>T</w:t>
            </w:r>
            <w:r w:rsidR="00DB4665">
              <w:rPr>
                <w:rFonts w:cs="Times New Roman"/>
                <w:i/>
                <w:szCs w:val="20"/>
                <w:lang w:val="en-GB"/>
              </w:rPr>
              <w:t>r</w:t>
            </w:r>
            <w:r w:rsidRPr="00A62DDF">
              <w:rPr>
                <w:rFonts w:cs="Times New Roman"/>
                <w:i/>
                <w:szCs w:val="20"/>
                <w:lang w:val="en-GB"/>
              </w:rPr>
              <w:t>Snow</w:t>
            </w:r>
          </w:p>
        </w:tc>
        <w:tc>
          <w:tcPr>
            <w:tcW w:w="4681" w:type="dxa"/>
          </w:tcPr>
          <w:p w14:paraId="68FB5EF0"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Net all-wave radiation – evergreen</w:t>
            </w:r>
          </w:p>
        </w:tc>
        <w:tc>
          <w:tcPr>
            <w:tcW w:w="741" w:type="dxa"/>
          </w:tcPr>
          <w:p w14:paraId="0E7608A3"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4303A61E"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73AFE0AC" w14:textId="0095EE13" w:rsidR="00BF5F69" w:rsidRPr="00A62DDF" w:rsidRDefault="00DB4665" w:rsidP="00264CFC">
            <w:pPr>
              <w:rPr>
                <w:rFonts w:cs="Times New Roman"/>
                <w:b w:val="0"/>
                <w:szCs w:val="20"/>
                <w:lang w:val="en-GB"/>
              </w:rPr>
            </w:pPr>
            <w:r>
              <w:rPr>
                <w:rFonts w:cs="Times New Roman"/>
                <w:b w:val="0"/>
                <w:szCs w:val="20"/>
                <w:lang w:val="en-GB"/>
              </w:rPr>
              <w:t>56</w:t>
            </w:r>
          </w:p>
        </w:tc>
        <w:tc>
          <w:tcPr>
            <w:tcW w:w="1864" w:type="dxa"/>
          </w:tcPr>
          <w:p w14:paraId="3D4B2663" w14:textId="4FB61EDF"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qn</w:t>
            </w:r>
            <w:proofErr w:type="gramEnd"/>
            <w:r w:rsidRPr="00A62DDF">
              <w:rPr>
                <w:rFonts w:cs="Times New Roman"/>
                <w:i/>
                <w:szCs w:val="20"/>
                <w:lang w:val="en-GB"/>
              </w:rPr>
              <w:t>_D</w:t>
            </w:r>
            <w:r w:rsidR="00A45E61">
              <w:rPr>
                <w:rFonts w:cs="Times New Roman"/>
                <w:i/>
                <w:szCs w:val="20"/>
                <w:lang w:val="en-GB"/>
              </w:rPr>
              <w:t>ec</w:t>
            </w:r>
            <w:r w:rsidRPr="00A62DDF">
              <w:rPr>
                <w:rFonts w:cs="Times New Roman"/>
                <w:i/>
                <w:szCs w:val="20"/>
                <w:lang w:val="en-GB"/>
              </w:rPr>
              <w:t>T</w:t>
            </w:r>
            <w:r w:rsidR="00A45E61">
              <w:rPr>
                <w:rFonts w:cs="Times New Roman"/>
                <w:i/>
                <w:szCs w:val="20"/>
                <w:lang w:val="en-GB"/>
              </w:rPr>
              <w:t>r</w:t>
            </w:r>
            <w:r w:rsidRPr="00A62DDF">
              <w:rPr>
                <w:rFonts w:cs="Times New Roman"/>
                <w:i/>
                <w:szCs w:val="20"/>
                <w:lang w:val="en-GB"/>
              </w:rPr>
              <w:t>Snow</w:t>
            </w:r>
          </w:p>
        </w:tc>
        <w:tc>
          <w:tcPr>
            <w:tcW w:w="4681" w:type="dxa"/>
          </w:tcPr>
          <w:p w14:paraId="070C8035"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Net all-wave radiation – deciduous</w:t>
            </w:r>
          </w:p>
        </w:tc>
        <w:tc>
          <w:tcPr>
            <w:tcW w:w="741" w:type="dxa"/>
          </w:tcPr>
          <w:p w14:paraId="059F1560"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7E0518E1"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7E08A71C" w14:textId="1BE9F91D" w:rsidR="00BF5F69" w:rsidRPr="00A62DDF" w:rsidRDefault="00DB6E60" w:rsidP="00264CFC">
            <w:pPr>
              <w:rPr>
                <w:rFonts w:cs="Times New Roman"/>
                <w:b w:val="0"/>
                <w:szCs w:val="20"/>
                <w:lang w:val="en-GB"/>
              </w:rPr>
            </w:pPr>
            <w:r>
              <w:rPr>
                <w:rFonts w:cs="Times New Roman"/>
                <w:b w:val="0"/>
                <w:szCs w:val="20"/>
                <w:lang w:val="en-GB"/>
              </w:rPr>
              <w:t>57</w:t>
            </w:r>
          </w:p>
        </w:tc>
        <w:tc>
          <w:tcPr>
            <w:tcW w:w="1864" w:type="dxa"/>
          </w:tcPr>
          <w:p w14:paraId="2CFFD1B0" w14:textId="1C86D999" w:rsidR="00BF5F69" w:rsidRPr="00A62DDF" w:rsidRDefault="00A45E61"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Pr>
                <w:rFonts w:cs="Times New Roman"/>
                <w:i/>
                <w:szCs w:val="20"/>
                <w:lang w:val="en-GB"/>
              </w:rPr>
              <w:t>qn</w:t>
            </w:r>
            <w:proofErr w:type="gramEnd"/>
            <w:r>
              <w:rPr>
                <w:rFonts w:cs="Times New Roman"/>
                <w:i/>
                <w:szCs w:val="20"/>
                <w:lang w:val="en-GB"/>
              </w:rPr>
              <w:t>_</w:t>
            </w:r>
            <w:r w:rsidR="00BF5F69" w:rsidRPr="00A62DDF">
              <w:rPr>
                <w:rFonts w:cs="Times New Roman"/>
                <w:i/>
                <w:szCs w:val="20"/>
                <w:lang w:val="en-GB"/>
              </w:rPr>
              <w:t>G</w:t>
            </w:r>
            <w:r>
              <w:rPr>
                <w:rFonts w:cs="Times New Roman"/>
                <w:i/>
                <w:szCs w:val="20"/>
                <w:lang w:val="en-GB"/>
              </w:rPr>
              <w:t>rass</w:t>
            </w:r>
            <w:r w:rsidR="00BF5F69" w:rsidRPr="00A62DDF">
              <w:rPr>
                <w:rFonts w:cs="Times New Roman"/>
                <w:i/>
                <w:szCs w:val="20"/>
                <w:lang w:val="en-GB"/>
              </w:rPr>
              <w:t>Snow</w:t>
            </w:r>
          </w:p>
        </w:tc>
        <w:tc>
          <w:tcPr>
            <w:tcW w:w="4681" w:type="dxa"/>
          </w:tcPr>
          <w:p w14:paraId="6D1C11CB"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Net all-wave radiation – irrigated grass</w:t>
            </w:r>
          </w:p>
        </w:tc>
        <w:tc>
          <w:tcPr>
            <w:tcW w:w="741" w:type="dxa"/>
          </w:tcPr>
          <w:p w14:paraId="68E3962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3DF6C87B"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24987C75" w14:textId="6AD4709E" w:rsidR="00BF5F69" w:rsidRPr="00A62DDF" w:rsidRDefault="00DB6E60" w:rsidP="00264CFC">
            <w:pPr>
              <w:rPr>
                <w:rFonts w:cs="Times New Roman"/>
                <w:b w:val="0"/>
                <w:szCs w:val="20"/>
                <w:lang w:val="en-GB"/>
              </w:rPr>
            </w:pPr>
            <w:r>
              <w:rPr>
                <w:rFonts w:cs="Times New Roman"/>
                <w:b w:val="0"/>
                <w:szCs w:val="20"/>
                <w:lang w:val="en-GB"/>
              </w:rPr>
              <w:t>58</w:t>
            </w:r>
          </w:p>
        </w:tc>
        <w:tc>
          <w:tcPr>
            <w:tcW w:w="1864" w:type="dxa"/>
          </w:tcPr>
          <w:p w14:paraId="08EB4CC7" w14:textId="1EC7AEEC" w:rsidR="00BF5F69" w:rsidRPr="00A62DDF" w:rsidRDefault="00A45E61"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Pr>
                <w:rFonts w:cs="Times New Roman"/>
                <w:i/>
                <w:szCs w:val="20"/>
                <w:lang w:val="en-GB"/>
              </w:rPr>
              <w:t>qn</w:t>
            </w:r>
            <w:proofErr w:type="gramEnd"/>
            <w:r>
              <w:rPr>
                <w:rFonts w:cs="Times New Roman"/>
                <w:i/>
                <w:szCs w:val="20"/>
                <w:lang w:val="en-GB"/>
              </w:rPr>
              <w:t>_BSoil</w:t>
            </w:r>
            <w:r w:rsidR="00BF5F69" w:rsidRPr="00A62DDF">
              <w:rPr>
                <w:rFonts w:cs="Times New Roman"/>
                <w:i/>
                <w:szCs w:val="20"/>
                <w:lang w:val="en-GB"/>
              </w:rPr>
              <w:t>Snow</w:t>
            </w:r>
          </w:p>
        </w:tc>
        <w:tc>
          <w:tcPr>
            <w:tcW w:w="4681" w:type="dxa"/>
          </w:tcPr>
          <w:p w14:paraId="45ED3194"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Net all-wave radiation – unirrigated grass</w:t>
            </w:r>
          </w:p>
        </w:tc>
        <w:tc>
          <w:tcPr>
            <w:tcW w:w="741" w:type="dxa"/>
          </w:tcPr>
          <w:p w14:paraId="3793D8F4"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113B4458"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3F75E73B" w14:textId="2BDDE587" w:rsidR="00BF5F69" w:rsidRPr="00A62DDF" w:rsidRDefault="00DB6E60" w:rsidP="00264CFC">
            <w:pPr>
              <w:rPr>
                <w:rFonts w:cs="Times New Roman"/>
                <w:b w:val="0"/>
                <w:szCs w:val="20"/>
                <w:lang w:val="en-GB"/>
              </w:rPr>
            </w:pPr>
            <w:r>
              <w:rPr>
                <w:rFonts w:cs="Times New Roman"/>
                <w:b w:val="0"/>
                <w:szCs w:val="20"/>
                <w:lang w:val="en-GB"/>
              </w:rPr>
              <w:t>59</w:t>
            </w:r>
          </w:p>
        </w:tc>
        <w:tc>
          <w:tcPr>
            <w:tcW w:w="1864" w:type="dxa"/>
          </w:tcPr>
          <w:p w14:paraId="2934A66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qn</w:t>
            </w:r>
            <w:proofErr w:type="gramEnd"/>
            <w:r w:rsidRPr="00A62DDF">
              <w:rPr>
                <w:rFonts w:cs="Times New Roman"/>
                <w:i/>
                <w:szCs w:val="20"/>
                <w:lang w:val="en-GB"/>
              </w:rPr>
              <w:t>_wtrSnow</w:t>
            </w:r>
          </w:p>
        </w:tc>
        <w:tc>
          <w:tcPr>
            <w:tcW w:w="4681" w:type="dxa"/>
          </w:tcPr>
          <w:p w14:paraId="63E009A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Net all-wave radiation – water body</w:t>
            </w:r>
          </w:p>
        </w:tc>
        <w:tc>
          <w:tcPr>
            <w:tcW w:w="741" w:type="dxa"/>
          </w:tcPr>
          <w:p w14:paraId="24DEC51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634F4B27"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29B9A0AA" w14:textId="7BD6D365" w:rsidR="00BF5F69" w:rsidRPr="00A62DDF" w:rsidRDefault="00DB6E60" w:rsidP="00264CFC">
            <w:pPr>
              <w:rPr>
                <w:rFonts w:cs="Times New Roman"/>
                <w:b w:val="0"/>
                <w:szCs w:val="20"/>
                <w:lang w:val="en-GB"/>
              </w:rPr>
            </w:pPr>
            <w:r>
              <w:rPr>
                <w:rFonts w:cs="Times New Roman"/>
                <w:b w:val="0"/>
                <w:szCs w:val="20"/>
                <w:lang w:val="en-GB"/>
              </w:rPr>
              <w:t>60</w:t>
            </w:r>
          </w:p>
        </w:tc>
        <w:tc>
          <w:tcPr>
            <w:tcW w:w="1864" w:type="dxa"/>
          </w:tcPr>
          <w:p w14:paraId="5155522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kup</w:t>
            </w:r>
            <w:proofErr w:type="gramEnd"/>
            <w:r w:rsidRPr="00A62DDF">
              <w:rPr>
                <w:rFonts w:cs="Times New Roman"/>
                <w:i/>
                <w:szCs w:val="20"/>
                <w:lang w:val="en-GB"/>
              </w:rPr>
              <w:t>_pav</w:t>
            </w:r>
          </w:p>
        </w:tc>
        <w:tc>
          <w:tcPr>
            <w:tcW w:w="4681" w:type="dxa"/>
          </w:tcPr>
          <w:p w14:paraId="513E7FEF"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Reflected shortwave radiation – paved</w:t>
            </w:r>
          </w:p>
        </w:tc>
        <w:tc>
          <w:tcPr>
            <w:tcW w:w="741" w:type="dxa"/>
          </w:tcPr>
          <w:p w14:paraId="65BEC9C4"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73AA35D0"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74030708" w14:textId="60CCCBA1" w:rsidR="00BF5F69" w:rsidRPr="00A62DDF" w:rsidRDefault="00DB6E60" w:rsidP="00264CFC">
            <w:pPr>
              <w:rPr>
                <w:rFonts w:cs="Times New Roman"/>
                <w:b w:val="0"/>
                <w:szCs w:val="20"/>
                <w:lang w:val="en-GB"/>
              </w:rPr>
            </w:pPr>
            <w:r>
              <w:rPr>
                <w:rFonts w:cs="Times New Roman"/>
                <w:b w:val="0"/>
                <w:szCs w:val="20"/>
                <w:lang w:val="en-GB"/>
              </w:rPr>
              <w:t>61</w:t>
            </w:r>
          </w:p>
        </w:tc>
        <w:tc>
          <w:tcPr>
            <w:tcW w:w="1864" w:type="dxa"/>
          </w:tcPr>
          <w:p w14:paraId="3331C561" w14:textId="6D8E5080"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kup</w:t>
            </w:r>
            <w:proofErr w:type="gramEnd"/>
            <w:r w:rsidRPr="00A62DDF">
              <w:rPr>
                <w:rFonts w:cs="Times New Roman"/>
                <w:i/>
                <w:szCs w:val="20"/>
                <w:lang w:val="en-GB"/>
              </w:rPr>
              <w:t>_blg</w:t>
            </w:r>
            <w:r w:rsidR="00A45E61">
              <w:rPr>
                <w:rFonts w:cs="Times New Roman"/>
                <w:i/>
                <w:szCs w:val="20"/>
                <w:lang w:val="en-GB"/>
              </w:rPr>
              <w:t>s</w:t>
            </w:r>
          </w:p>
        </w:tc>
        <w:tc>
          <w:tcPr>
            <w:tcW w:w="4681" w:type="dxa"/>
          </w:tcPr>
          <w:p w14:paraId="176DDD4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Reflected shortwave radiation – buildings</w:t>
            </w:r>
          </w:p>
        </w:tc>
        <w:tc>
          <w:tcPr>
            <w:tcW w:w="741" w:type="dxa"/>
          </w:tcPr>
          <w:p w14:paraId="6CCF9C40"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59972DFE"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3DF626C" w14:textId="2105E6DF" w:rsidR="00BF5F69" w:rsidRPr="00A62DDF" w:rsidRDefault="00DB6E60" w:rsidP="00264CFC">
            <w:pPr>
              <w:rPr>
                <w:rFonts w:cs="Times New Roman"/>
                <w:b w:val="0"/>
                <w:szCs w:val="20"/>
                <w:lang w:val="en-GB"/>
              </w:rPr>
            </w:pPr>
            <w:r>
              <w:rPr>
                <w:rFonts w:cs="Times New Roman"/>
                <w:b w:val="0"/>
                <w:szCs w:val="20"/>
                <w:lang w:val="en-GB"/>
              </w:rPr>
              <w:t>62</w:t>
            </w:r>
          </w:p>
        </w:tc>
        <w:tc>
          <w:tcPr>
            <w:tcW w:w="1864" w:type="dxa"/>
          </w:tcPr>
          <w:p w14:paraId="0BCFBECD" w14:textId="7E829EDC"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kup</w:t>
            </w:r>
            <w:proofErr w:type="gramEnd"/>
            <w:r w:rsidRPr="00A62DDF">
              <w:rPr>
                <w:rFonts w:cs="Times New Roman"/>
                <w:i/>
                <w:szCs w:val="20"/>
                <w:lang w:val="en-GB"/>
              </w:rPr>
              <w:t>_E</w:t>
            </w:r>
            <w:r w:rsidR="00A45E61">
              <w:rPr>
                <w:rFonts w:cs="Times New Roman"/>
                <w:i/>
                <w:szCs w:val="20"/>
                <w:lang w:val="en-GB"/>
              </w:rPr>
              <w:t>ve</w:t>
            </w:r>
            <w:r w:rsidRPr="00A62DDF">
              <w:rPr>
                <w:rFonts w:cs="Times New Roman"/>
                <w:i/>
                <w:szCs w:val="20"/>
                <w:lang w:val="en-GB"/>
              </w:rPr>
              <w:t>T</w:t>
            </w:r>
            <w:r w:rsidR="00A45E61">
              <w:rPr>
                <w:rFonts w:cs="Times New Roman"/>
                <w:i/>
                <w:szCs w:val="20"/>
                <w:lang w:val="en-GB"/>
              </w:rPr>
              <w:t>t</w:t>
            </w:r>
            <w:r w:rsidRPr="00A62DDF">
              <w:rPr>
                <w:rFonts w:cs="Times New Roman"/>
                <w:i/>
                <w:szCs w:val="20"/>
                <w:lang w:val="en-GB"/>
              </w:rPr>
              <w:t>Snow</w:t>
            </w:r>
          </w:p>
        </w:tc>
        <w:tc>
          <w:tcPr>
            <w:tcW w:w="4681" w:type="dxa"/>
          </w:tcPr>
          <w:p w14:paraId="3BD771B9"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Reflected shortwave radiation – evergreen</w:t>
            </w:r>
          </w:p>
        </w:tc>
        <w:tc>
          <w:tcPr>
            <w:tcW w:w="741" w:type="dxa"/>
          </w:tcPr>
          <w:p w14:paraId="5332A956"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42177C92"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7CC5CBE" w14:textId="3AC60F67" w:rsidR="00BF5F69" w:rsidRPr="00A62DDF" w:rsidRDefault="00DB6E60" w:rsidP="00264CFC">
            <w:pPr>
              <w:rPr>
                <w:rFonts w:cs="Times New Roman"/>
                <w:b w:val="0"/>
                <w:szCs w:val="20"/>
                <w:lang w:val="en-GB"/>
              </w:rPr>
            </w:pPr>
            <w:r>
              <w:rPr>
                <w:rFonts w:cs="Times New Roman"/>
                <w:b w:val="0"/>
                <w:szCs w:val="20"/>
                <w:lang w:val="en-GB"/>
              </w:rPr>
              <w:t>63</w:t>
            </w:r>
          </w:p>
        </w:tc>
        <w:tc>
          <w:tcPr>
            <w:tcW w:w="1864" w:type="dxa"/>
          </w:tcPr>
          <w:p w14:paraId="160E94FB" w14:textId="74585178"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kup</w:t>
            </w:r>
            <w:proofErr w:type="gramEnd"/>
            <w:r w:rsidRPr="00A62DDF">
              <w:rPr>
                <w:rFonts w:cs="Times New Roman"/>
                <w:i/>
                <w:szCs w:val="20"/>
                <w:lang w:val="en-GB"/>
              </w:rPr>
              <w:t>_D</w:t>
            </w:r>
            <w:r w:rsidR="00A45E61">
              <w:rPr>
                <w:rFonts w:cs="Times New Roman"/>
                <w:i/>
                <w:szCs w:val="20"/>
                <w:lang w:val="en-GB"/>
              </w:rPr>
              <w:t>ec</w:t>
            </w:r>
            <w:r w:rsidRPr="00A62DDF">
              <w:rPr>
                <w:rFonts w:cs="Times New Roman"/>
                <w:i/>
                <w:szCs w:val="20"/>
                <w:lang w:val="en-GB"/>
              </w:rPr>
              <w:t>T</w:t>
            </w:r>
            <w:r w:rsidR="00A45E61">
              <w:rPr>
                <w:rFonts w:cs="Times New Roman"/>
                <w:i/>
                <w:szCs w:val="20"/>
                <w:lang w:val="en-GB"/>
              </w:rPr>
              <w:t>r</w:t>
            </w:r>
            <w:r w:rsidRPr="00A62DDF">
              <w:rPr>
                <w:rFonts w:cs="Times New Roman"/>
                <w:i/>
                <w:szCs w:val="20"/>
                <w:lang w:val="en-GB"/>
              </w:rPr>
              <w:t>Snow</w:t>
            </w:r>
          </w:p>
        </w:tc>
        <w:tc>
          <w:tcPr>
            <w:tcW w:w="4681" w:type="dxa"/>
          </w:tcPr>
          <w:p w14:paraId="48761E40"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Reflected shortwave radiation – deciduous</w:t>
            </w:r>
          </w:p>
        </w:tc>
        <w:tc>
          <w:tcPr>
            <w:tcW w:w="741" w:type="dxa"/>
          </w:tcPr>
          <w:p w14:paraId="7673588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2FF753CC"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A12C4EF" w14:textId="373AFC7A" w:rsidR="00BF5F69" w:rsidRPr="00A62DDF" w:rsidRDefault="00DB6E60" w:rsidP="00264CFC">
            <w:pPr>
              <w:rPr>
                <w:rFonts w:cs="Times New Roman"/>
                <w:b w:val="0"/>
                <w:szCs w:val="20"/>
                <w:lang w:val="en-GB"/>
              </w:rPr>
            </w:pPr>
            <w:r>
              <w:rPr>
                <w:rFonts w:cs="Times New Roman"/>
                <w:b w:val="0"/>
                <w:szCs w:val="20"/>
                <w:lang w:val="en-GB"/>
              </w:rPr>
              <w:t>64</w:t>
            </w:r>
          </w:p>
        </w:tc>
        <w:tc>
          <w:tcPr>
            <w:tcW w:w="1864" w:type="dxa"/>
          </w:tcPr>
          <w:p w14:paraId="5D19BAC5" w14:textId="2AB4D099" w:rsidR="00BF5F69" w:rsidRPr="00A62DDF" w:rsidRDefault="00DB6E60"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Pr>
                <w:rFonts w:cs="Times New Roman"/>
                <w:i/>
                <w:szCs w:val="20"/>
                <w:lang w:val="en-GB"/>
              </w:rPr>
              <w:t>kup</w:t>
            </w:r>
            <w:proofErr w:type="gramEnd"/>
            <w:r>
              <w:rPr>
                <w:rFonts w:cs="Times New Roman"/>
                <w:i/>
                <w:szCs w:val="20"/>
                <w:lang w:val="en-GB"/>
              </w:rPr>
              <w:t>_</w:t>
            </w:r>
            <w:r w:rsidR="00BF5F69" w:rsidRPr="00A62DDF">
              <w:rPr>
                <w:rFonts w:cs="Times New Roman"/>
                <w:i/>
                <w:szCs w:val="20"/>
                <w:lang w:val="en-GB"/>
              </w:rPr>
              <w:t>G</w:t>
            </w:r>
            <w:r>
              <w:rPr>
                <w:rFonts w:cs="Times New Roman"/>
                <w:i/>
                <w:szCs w:val="20"/>
                <w:lang w:val="en-GB"/>
              </w:rPr>
              <w:t>rass</w:t>
            </w:r>
            <w:r w:rsidR="00BF5F69" w:rsidRPr="00A62DDF">
              <w:rPr>
                <w:rFonts w:cs="Times New Roman"/>
                <w:i/>
                <w:szCs w:val="20"/>
                <w:lang w:val="en-GB"/>
              </w:rPr>
              <w:t>Snow</w:t>
            </w:r>
          </w:p>
        </w:tc>
        <w:tc>
          <w:tcPr>
            <w:tcW w:w="4681" w:type="dxa"/>
          </w:tcPr>
          <w:p w14:paraId="3F1F0F61"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Reflected shortwave radiation – irrigated grass</w:t>
            </w:r>
          </w:p>
        </w:tc>
        <w:tc>
          <w:tcPr>
            <w:tcW w:w="741" w:type="dxa"/>
          </w:tcPr>
          <w:p w14:paraId="259DC0BA"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3877442E"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3E5683BD" w14:textId="00040101" w:rsidR="00BF5F69" w:rsidRPr="00A62DDF" w:rsidRDefault="00DB6E60" w:rsidP="00264CFC">
            <w:pPr>
              <w:rPr>
                <w:rFonts w:cs="Times New Roman"/>
                <w:b w:val="0"/>
                <w:szCs w:val="20"/>
                <w:lang w:val="en-GB"/>
              </w:rPr>
            </w:pPr>
            <w:r>
              <w:rPr>
                <w:rFonts w:cs="Times New Roman"/>
                <w:b w:val="0"/>
                <w:szCs w:val="20"/>
                <w:lang w:val="en-GB"/>
              </w:rPr>
              <w:t>65</w:t>
            </w:r>
          </w:p>
        </w:tc>
        <w:tc>
          <w:tcPr>
            <w:tcW w:w="1864" w:type="dxa"/>
          </w:tcPr>
          <w:p w14:paraId="1808C035" w14:textId="7725D5D7" w:rsidR="00BF5F69" w:rsidRPr="00A62DDF" w:rsidRDefault="00DB6E60"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Pr>
                <w:rFonts w:cs="Times New Roman"/>
                <w:i/>
                <w:szCs w:val="20"/>
                <w:lang w:val="en-GB"/>
              </w:rPr>
              <w:t>kup</w:t>
            </w:r>
            <w:proofErr w:type="gramEnd"/>
            <w:r>
              <w:rPr>
                <w:rFonts w:cs="Times New Roman"/>
                <w:i/>
                <w:szCs w:val="20"/>
                <w:lang w:val="en-GB"/>
              </w:rPr>
              <w:t>_BSoil</w:t>
            </w:r>
            <w:r w:rsidR="00BF5F69" w:rsidRPr="00A62DDF">
              <w:rPr>
                <w:rFonts w:cs="Times New Roman"/>
                <w:i/>
                <w:szCs w:val="20"/>
                <w:lang w:val="en-GB"/>
              </w:rPr>
              <w:t>Snow</w:t>
            </w:r>
          </w:p>
        </w:tc>
        <w:tc>
          <w:tcPr>
            <w:tcW w:w="4681" w:type="dxa"/>
          </w:tcPr>
          <w:p w14:paraId="22C25CD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Reflected shortwave radiation – unirrigated grass</w:t>
            </w:r>
          </w:p>
        </w:tc>
        <w:tc>
          <w:tcPr>
            <w:tcW w:w="741" w:type="dxa"/>
          </w:tcPr>
          <w:p w14:paraId="15715930"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380D18B1"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527F65F6" w14:textId="0DB62A5E" w:rsidR="00BF5F69" w:rsidRPr="00A62DDF" w:rsidRDefault="00DB6E60" w:rsidP="00264CFC">
            <w:pPr>
              <w:rPr>
                <w:rFonts w:cs="Times New Roman"/>
                <w:b w:val="0"/>
                <w:szCs w:val="20"/>
                <w:lang w:val="en-GB"/>
              </w:rPr>
            </w:pPr>
            <w:r>
              <w:rPr>
                <w:rFonts w:cs="Times New Roman"/>
                <w:b w:val="0"/>
                <w:szCs w:val="20"/>
                <w:lang w:val="en-GB"/>
              </w:rPr>
              <w:t>66</w:t>
            </w:r>
          </w:p>
        </w:tc>
        <w:tc>
          <w:tcPr>
            <w:tcW w:w="1864" w:type="dxa"/>
          </w:tcPr>
          <w:p w14:paraId="7C77729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kup</w:t>
            </w:r>
            <w:proofErr w:type="gramEnd"/>
            <w:r w:rsidRPr="00A62DDF">
              <w:rPr>
                <w:rFonts w:cs="Times New Roman"/>
                <w:i/>
                <w:szCs w:val="20"/>
                <w:lang w:val="en-GB"/>
              </w:rPr>
              <w:t>_wtrSnow</w:t>
            </w:r>
          </w:p>
        </w:tc>
        <w:tc>
          <w:tcPr>
            <w:tcW w:w="4681" w:type="dxa"/>
          </w:tcPr>
          <w:p w14:paraId="0D7518F4"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Reflected shortwave radiation – water body</w:t>
            </w:r>
          </w:p>
        </w:tc>
        <w:tc>
          <w:tcPr>
            <w:tcW w:w="741" w:type="dxa"/>
          </w:tcPr>
          <w:p w14:paraId="604AFE5D"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W m</w:t>
            </w:r>
            <w:r w:rsidRPr="00A62DDF">
              <w:rPr>
                <w:rFonts w:cs="Times New Roman"/>
                <w:szCs w:val="20"/>
                <w:vertAlign w:val="superscript"/>
                <w:lang w:val="en-GB"/>
              </w:rPr>
              <w:t>-2</w:t>
            </w:r>
          </w:p>
        </w:tc>
      </w:tr>
      <w:tr w:rsidR="00BF5F69" w:rsidRPr="00A62DDF" w14:paraId="50028BCF"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9790F25" w14:textId="079A59E3" w:rsidR="00BF5F69" w:rsidRPr="00A62DDF" w:rsidRDefault="00DB6E60" w:rsidP="00264CFC">
            <w:pPr>
              <w:rPr>
                <w:rFonts w:cs="Times New Roman"/>
                <w:b w:val="0"/>
                <w:szCs w:val="20"/>
                <w:lang w:val="en-GB"/>
              </w:rPr>
            </w:pPr>
            <w:r>
              <w:rPr>
                <w:rFonts w:cs="Times New Roman"/>
                <w:b w:val="0"/>
                <w:szCs w:val="20"/>
                <w:lang w:val="en-GB"/>
              </w:rPr>
              <w:t>67</w:t>
            </w:r>
          </w:p>
        </w:tc>
        <w:tc>
          <w:tcPr>
            <w:tcW w:w="1864" w:type="dxa"/>
          </w:tcPr>
          <w:p w14:paraId="6446FE4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frMelt</w:t>
            </w:r>
            <w:proofErr w:type="gramEnd"/>
            <w:r w:rsidRPr="00A62DDF">
              <w:rPr>
                <w:rFonts w:cs="Times New Roman"/>
                <w:i/>
                <w:szCs w:val="20"/>
                <w:lang w:val="en-GB"/>
              </w:rPr>
              <w:t>_pav</w:t>
            </w:r>
          </w:p>
        </w:tc>
        <w:tc>
          <w:tcPr>
            <w:tcW w:w="4681" w:type="dxa"/>
          </w:tcPr>
          <w:p w14:paraId="12957243"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Amount of freezing melt water – paved</w:t>
            </w:r>
          </w:p>
        </w:tc>
        <w:tc>
          <w:tcPr>
            <w:tcW w:w="741" w:type="dxa"/>
          </w:tcPr>
          <w:p w14:paraId="0A4D3BFA"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6E18A534"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0CBA6190" w14:textId="3E143154" w:rsidR="00BF5F69" w:rsidRPr="00A62DDF" w:rsidRDefault="00DB6E60" w:rsidP="00264CFC">
            <w:pPr>
              <w:rPr>
                <w:rFonts w:cs="Times New Roman"/>
                <w:b w:val="0"/>
                <w:szCs w:val="20"/>
                <w:lang w:val="en-GB"/>
              </w:rPr>
            </w:pPr>
            <w:r>
              <w:rPr>
                <w:rFonts w:cs="Times New Roman"/>
                <w:b w:val="0"/>
                <w:szCs w:val="20"/>
                <w:lang w:val="en-GB"/>
              </w:rPr>
              <w:t>68</w:t>
            </w:r>
          </w:p>
        </w:tc>
        <w:tc>
          <w:tcPr>
            <w:tcW w:w="1864" w:type="dxa"/>
          </w:tcPr>
          <w:p w14:paraId="653D9139" w14:textId="01899DCF"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frMelt</w:t>
            </w:r>
            <w:proofErr w:type="gramEnd"/>
            <w:r w:rsidRPr="00A62DDF">
              <w:rPr>
                <w:rFonts w:cs="Times New Roman"/>
                <w:i/>
                <w:szCs w:val="20"/>
                <w:lang w:val="en-GB"/>
              </w:rPr>
              <w:t>_bldg</w:t>
            </w:r>
            <w:r w:rsidR="00DB6E60">
              <w:rPr>
                <w:rFonts w:cs="Times New Roman"/>
                <w:i/>
                <w:szCs w:val="20"/>
                <w:lang w:val="en-GB"/>
              </w:rPr>
              <w:t>s</w:t>
            </w:r>
          </w:p>
        </w:tc>
        <w:tc>
          <w:tcPr>
            <w:tcW w:w="4681" w:type="dxa"/>
          </w:tcPr>
          <w:p w14:paraId="05F93597"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Amount of freezing melt water – buildings</w:t>
            </w:r>
          </w:p>
        </w:tc>
        <w:tc>
          <w:tcPr>
            <w:tcW w:w="741" w:type="dxa"/>
          </w:tcPr>
          <w:p w14:paraId="44899B53"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71890A1A"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286A4DE" w14:textId="708F2BC0" w:rsidR="00BF5F69" w:rsidRPr="00A62DDF" w:rsidRDefault="00DB6E60" w:rsidP="00264CFC">
            <w:pPr>
              <w:rPr>
                <w:rFonts w:cs="Times New Roman"/>
                <w:b w:val="0"/>
                <w:szCs w:val="20"/>
                <w:lang w:val="en-GB"/>
              </w:rPr>
            </w:pPr>
            <w:r>
              <w:rPr>
                <w:rFonts w:cs="Times New Roman"/>
                <w:b w:val="0"/>
                <w:szCs w:val="20"/>
                <w:lang w:val="en-GB"/>
              </w:rPr>
              <w:t>69</w:t>
            </w:r>
          </w:p>
        </w:tc>
        <w:tc>
          <w:tcPr>
            <w:tcW w:w="1864" w:type="dxa"/>
          </w:tcPr>
          <w:p w14:paraId="426F9E8F" w14:textId="6681F036"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frMelt</w:t>
            </w:r>
            <w:proofErr w:type="gramEnd"/>
            <w:r w:rsidRPr="00A62DDF">
              <w:rPr>
                <w:rFonts w:cs="Times New Roman"/>
                <w:i/>
                <w:szCs w:val="20"/>
                <w:lang w:val="en-GB"/>
              </w:rPr>
              <w:t>_E</w:t>
            </w:r>
            <w:r w:rsidR="00DB6E60">
              <w:rPr>
                <w:rFonts w:cs="Times New Roman"/>
                <w:i/>
                <w:szCs w:val="20"/>
                <w:lang w:val="en-GB"/>
              </w:rPr>
              <w:t>ve</w:t>
            </w:r>
            <w:r w:rsidRPr="00A62DDF">
              <w:rPr>
                <w:rFonts w:cs="Times New Roman"/>
                <w:i/>
                <w:szCs w:val="20"/>
                <w:lang w:val="en-GB"/>
              </w:rPr>
              <w:t>T</w:t>
            </w:r>
            <w:r w:rsidR="00DB6E60">
              <w:rPr>
                <w:rFonts w:cs="Times New Roman"/>
                <w:i/>
                <w:szCs w:val="20"/>
                <w:lang w:val="en-GB"/>
              </w:rPr>
              <w:t>r</w:t>
            </w:r>
          </w:p>
        </w:tc>
        <w:tc>
          <w:tcPr>
            <w:tcW w:w="4681" w:type="dxa"/>
          </w:tcPr>
          <w:p w14:paraId="4F22997B"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Amount of freezing melt water – evergreen</w:t>
            </w:r>
          </w:p>
        </w:tc>
        <w:tc>
          <w:tcPr>
            <w:tcW w:w="741" w:type="dxa"/>
          </w:tcPr>
          <w:p w14:paraId="7D66F319"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655FB5C1"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315589BF" w14:textId="55171290" w:rsidR="00BF5F69" w:rsidRPr="00A62DDF" w:rsidRDefault="00DB6E60" w:rsidP="00264CFC">
            <w:pPr>
              <w:rPr>
                <w:rFonts w:cs="Times New Roman"/>
                <w:b w:val="0"/>
                <w:szCs w:val="20"/>
                <w:lang w:val="en-GB"/>
              </w:rPr>
            </w:pPr>
            <w:r>
              <w:rPr>
                <w:rFonts w:cs="Times New Roman"/>
                <w:b w:val="0"/>
                <w:szCs w:val="20"/>
                <w:lang w:val="en-GB"/>
              </w:rPr>
              <w:t>70</w:t>
            </w:r>
          </w:p>
        </w:tc>
        <w:tc>
          <w:tcPr>
            <w:tcW w:w="1864" w:type="dxa"/>
          </w:tcPr>
          <w:p w14:paraId="3992396E" w14:textId="0A7147BA"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frMelt</w:t>
            </w:r>
            <w:proofErr w:type="gramEnd"/>
            <w:r w:rsidRPr="00A62DDF">
              <w:rPr>
                <w:rFonts w:cs="Times New Roman"/>
                <w:i/>
                <w:szCs w:val="20"/>
                <w:lang w:val="en-GB"/>
              </w:rPr>
              <w:t>_D</w:t>
            </w:r>
            <w:r w:rsidR="00DB6E60">
              <w:rPr>
                <w:rFonts w:cs="Times New Roman"/>
                <w:i/>
                <w:szCs w:val="20"/>
                <w:lang w:val="en-GB"/>
              </w:rPr>
              <w:t>ec</w:t>
            </w:r>
            <w:r w:rsidRPr="00A62DDF">
              <w:rPr>
                <w:rFonts w:cs="Times New Roman"/>
                <w:i/>
                <w:szCs w:val="20"/>
                <w:lang w:val="en-GB"/>
              </w:rPr>
              <w:t>T</w:t>
            </w:r>
            <w:r w:rsidR="00DB6E60">
              <w:rPr>
                <w:rFonts w:cs="Times New Roman"/>
                <w:i/>
                <w:szCs w:val="20"/>
                <w:lang w:val="en-GB"/>
              </w:rPr>
              <w:t>r</w:t>
            </w:r>
          </w:p>
        </w:tc>
        <w:tc>
          <w:tcPr>
            <w:tcW w:w="4681" w:type="dxa"/>
          </w:tcPr>
          <w:p w14:paraId="39B21105"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Amount of freezing melt water – deciduous</w:t>
            </w:r>
          </w:p>
        </w:tc>
        <w:tc>
          <w:tcPr>
            <w:tcW w:w="741" w:type="dxa"/>
          </w:tcPr>
          <w:p w14:paraId="7F43C168"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187843B7"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3CC9A70" w14:textId="5794EA3F" w:rsidR="00BF5F69" w:rsidRPr="00A62DDF" w:rsidRDefault="00DB6E60" w:rsidP="00264CFC">
            <w:pPr>
              <w:rPr>
                <w:rFonts w:cs="Times New Roman"/>
                <w:b w:val="0"/>
                <w:szCs w:val="20"/>
                <w:lang w:val="en-GB"/>
              </w:rPr>
            </w:pPr>
            <w:r>
              <w:rPr>
                <w:rFonts w:cs="Times New Roman"/>
                <w:b w:val="0"/>
                <w:szCs w:val="20"/>
                <w:lang w:val="en-GB"/>
              </w:rPr>
              <w:t>71</w:t>
            </w:r>
          </w:p>
        </w:tc>
        <w:tc>
          <w:tcPr>
            <w:tcW w:w="1864" w:type="dxa"/>
          </w:tcPr>
          <w:p w14:paraId="7B4D6EAF" w14:textId="0CE1B4AC" w:rsidR="00BF5F69" w:rsidRPr="00A62DDF" w:rsidRDefault="00DB6E60"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Pr>
                <w:rFonts w:cs="Times New Roman"/>
                <w:i/>
                <w:szCs w:val="20"/>
                <w:lang w:val="en-GB"/>
              </w:rPr>
              <w:t>frMelt</w:t>
            </w:r>
            <w:proofErr w:type="gramEnd"/>
            <w:r>
              <w:rPr>
                <w:rFonts w:cs="Times New Roman"/>
                <w:i/>
                <w:szCs w:val="20"/>
                <w:lang w:val="en-GB"/>
              </w:rPr>
              <w:t>_</w:t>
            </w:r>
            <w:r w:rsidR="00BF5F69" w:rsidRPr="00A62DDF">
              <w:rPr>
                <w:rFonts w:cs="Times New Roman"/>
                <w:i/>
                <w:szCs w:val="20"/>
                <w:lang w:val="en-GB"/>
              </w:rPr>
              <w:t>G</w:t>
            </w:r>
            <w:r>
              <w:rPr>
                <w:rFonts w:cs="Times New Roman"/>
                <w:i/>
                <w:szCs w:val="20"/>
                <w:lang w:val="en-GB"/>
              </w:rPr>
              <w:t>rass</w:t>
            </w:r>
          </w:p>
        </w:tc>
        <w:tc>
          <w:tcPr>
            <w:tcW w:w="4681" w:type="dxa"/>
          </w:tcPr>
          <w:p w14:paraId="649C3206"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Amount of freezing melt water – irrigated grass</w:t>
            </w:r>
          </w:p>
        </w:tc>
        <w:tc>
          <w:tcPr>
            <w:tcW w:w="741" w:type="dxa"/>
          </w:tcPr>
          <w:p w14:paraId="5737F329"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56E98594"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58CA7276" w14:textId="0BC30F0E" w:rsidR="00BF5F69" w:rsidRPr="00A62DDF" w:rsidRDefault="00DB6E60" w:rsidP="00264CFC">
            <w:pPr>
              <w:rPr>
                <w:rFonts w:cs="Times New Roman"/>
                <w:b w:val="0"/>
                <w:szCs w:val="20"/>
                <w:lang w:val="en-GB"/>
              </w:rPr>
            </w:pPr>
            <w:r>
              <w:rPr>
                <w:rFonts w:cs="Times New Roman"/>
                <w:b w:val="0"/>
                <w:szCs w:val="20"/>
                <w:lang w:val="en-GB"/>
              </w:rPr>
              <w:t>72</w:t>
            </w:r>
          </w:p>
        </w:tc>
        <w:tc>
          <w:tcPr>
            <w:tcW w:w="1864" w:type="dxa"/>
          </w:tcPr>
          <w:p w14:paraId="6995EE6F" w14:textId="3AFF43BC" w:rsidR="00BF5F69" w:rsidRPr="00A62DDF" w:rsidRDefault="00DB6E60"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Pr>
                <w:rFonts w:cs="Times New Roman"/>
                <w:i/>
                <w:szCs w:val="20"/>
                <w:lang w:val="en-GB"/>
              </w:rPr>
              <w:t>frMeltBSoil</w:t>
            </w:r>
            <w:proofErr w:type="gramEnd"/>
          </w:p>
        </w:tc>
        <w:tc>
          <w:tcPr>
            <w:tcW w:w="4681" w:type="dxa"/>
          </w:tcPr>
          <w:p w14:paraId="37E902CC"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Amount of freezing melt water – unirrigated grass</w:t>
            </w:r>
          </w:p>
        </w:tc>
        <w:tc>
          <w:tcPr>
            <w:tcW w:w="741" w:type="dxa"/>
          </w:tcPr>
          <w:p w14:paraId="011D2A39"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31FAE4CE"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7B6536F" w14:textId="13D8A866" w:rsidR="00BF5F69" w:rsidRPr="00A62DDF" w:rsidRDefault="00DB6E60" w:rsidP="00264CFC">
            <w:pPr>
              <w:rPr>
                <w:rFonts w:cs="Times New Roman"/>
                <w:b w:val="0"/>
                <w:szCs w:val="20"/>
                <w:lang w:val="en-GB"/>
              </w:rPr>
            </w:pPr>
            <w:r>
              <w:rPr>
                <w:rFonts w:cs="Times New Roman"/>
                <w:b w:val="0"/>
                <w:szCs w:val="20"/>
                <w:lang w:val="en-GB"/>
              </w:rPr>
              <w:t>73</w:t>
            </w:r>
          </w:p>
        </w:tc>
        <w:tc>
          <w:tcPr>
            <w:tcW w:w="1864" w:type="dxa"/>
          </w:tcPr>
          <w:p w14:paraId="08ABB85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frMelt</w:t>
            </w:r>
            <w:proofErr w:type="gramEnd"/>
            <w:r w:rsidRPr="00A62DDF">
              <w:rPr>
                <w:rFonts w:cs="Times New Roman"/>
                <w:i/>
                <w:szCs w:val="20"/>
                <w:lang w:val="en-GB"/>
              </w:rPr>
              <w:t>_wtr</w:t>
            </w:r>
          </w:p>
        </w:tc>
        <w:tc>
          <w:tcPr>
            <w:tcW w:w="4681" w:type="dxa"/>
          </w:tcPr>
          <w:p w14:paraId="3ECCCF55"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Amount of freezing melt water – water</w:t>
            </w:r>
          </w:p>
        </w:tc>
        <w:tc>
          <w:tcPr>
            <w:tcW w:w="741" w:type="dxa"/>
          </w:tcPr>
          <w:p w14:paraId="523AB9E8"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73AD16CF"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01287F6B" w14:textId="7C5EEC82" w:rsidR="00BF5F69" w:rsidRPr="00A62DDF" w:rsidRDefault="00DB6E60" w:rsidP="00264CFC">
            <w:pPr>
              <w:rPr>
                <w:rFonts w:cs="Times New Roman"/>
                <w:b w:val="0"/>
                <w:szCs w:val="20"/>
                <w:lang w:val="en-GB"/>
              </w:rPr>
            </w:pPr>
            <w:r>
              <w:rPr>
                <w:rFonts w:cs="Times New Roman"/>
                <w:b w:val="0"/>
                <w:szCs w:val="20"/>
                <w:lang w:val="en-GB"/>
              </w:rPr>
              <w:t>74</w:t>
            </w:r>
          </w:p>
        </w:tc>
        <w:tc>
          <w:tcPr>
            <w:tcW w:w="1864" w:type="dxa"/>
          </w:tcPr>
          <w:p w14:paraId="09ACD16A"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MwStore_pav</w:t>
            </w:r>
          </w:p>
        </w:tc>
        <w:tc>
          <w:tcPr>
            <w:tcW w:w="4681" w:type="dxa"/>
          </w:tcPr>
          <w:p w14:paraId="45EA830F"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Melt water store – paved</w:t>
            </w:r>
          </w:p>
        </w:tc>
        <w:tc>
          <w:tcPr>
            <w:tcW w:w="741" w:type="dxa"/>
          </w:tcPr>
          <w:p w14:paraId="50B2BA97"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0E19065F"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250E8E0" w14:textId="140F69D1" w:rsidR="00BF5F69" w:rsidRPr="00A62DDF" w:rsidRDefault="00DB6E60" w:rsidP="00264CFC">
            <w:pPr>
              <w:rPr>
                <w:rFonts w:cs="Times New Roman"/>
                <w:b w:val="0"/>
                <w:szCs w:val="20"/>
                <w:lang w:val="en-GB"/>
              </w:rPr>
            </w:pPr>
            <w:r>
              <w:rPr>
                <w:rFonts w:cs="Times New Roman"/>
                <w:b w:val="0"/>
                <w:szCs w:val="20"/>
                <w:lang w:val="en-GB"/>
              </w:rPr>
              <w:t>75</w:t>
            </w:r>
          </w:p>
        </w:tc>
        <w:tc>
          <w:tcPr>
            <w:tcW w:w="1864" w:type="dxa"/>
          </w:tcPr>
          <w:p w14:paraId="0502C5F3" w14:textId="6DD661DB"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MwStore_bldg</w:t>
            </w:r>
            <w:r w:rsidR="00DB6E60">
              <w:rPr>
                <w:rFonts w:cs="Times New Roman"/>
                <w:i/>
                <w:szCs w:val="20"/>
                <w:lang w:val="en-GB"/>
              </w:rPr>
              <w:t>s</w:t>
            </w:r>
          </w:p>
        </w:tc>
        <w:tc>
          <w:tcPr>
            <w:tcW w:w="4681" w:type="dxa"/>
          </w:tcPr>
          <w:p w14:paraId="5670B65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Melt water store – buildings</w:t>
            </w:r>
          </w:p>
        </w:tc>
        <w:tc>
          <w:tcPr>
            <w:tcW w:w="741" w:type="dxa"/>
          </w:tcPr>
          <w:p w14:paraId="3D0F46B9"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1DCE2B6B"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711611D9" w14:textId="7E5076BA" w:rsidR="00BF5F69" w:rsidRPr="00A62DDF" w:rsidRDefault="00DB6E60" w:rsidP="00264CFC">
            <w:pPr>
              <w:rPr>
                <w:rFonts w:cs="Times New Roman"/>
                <w:b w:val="0"/>
                <w:szCs w:val="20"/>
                <w:lang w:val="en-GB"/>
              </w:rPr>
            </w:pPr>
            <w:r>
              <w:rPr>
                <w:rFonts w:cs="Times New Roman"/>
                <w:b w:val="0"/>
                <w:szCs w:val="20"/>
                <w:lang w:val="en-GB"/>
              </w:rPr>
              <w:t>76</w:t>
            </w:r>
          </w:p>
        </w:tc>
        <w:tc>
          <w:tcPr>
            <w:tcW w:w="1864" w:type="dxa"/>
          </w:tcPr>
          <w:p w14:paraId="76B79988" w14:textId="2557938B"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MwStore_E</w:t>
            </w:r>
            <w:r w:rsidR="00DB6E60">
              <w:rPr>
                <w:rFonts w:cs="Times New Roman"/>
                <w:i/>
                <w:szCs w:val="20"/>
                <w:lang w:val="en-GB"/>
              </w:rPr>
              <w:t>ve</w:t>
            </w:r>
            <w:r w:rsidRPr="00A62DDF">
              <w:rPr>
                <w:rFonts w:cs="Times New Roman"/>
                <w:i/>
                <w:szCs w:val="20"/>
                <w:lang w:val="en-GB"/>
              </w:rPr>
              <w:t>T</w:t>
            </w:r>
            <w:r w:rsidR="00DB6E60">
              <w:rPr>
                <w:rFonts w:cs="Times New Roman"/>
                <w:i/>
                <w:szCs w:val="20"/>
                <w:lang w:val="en-GB"/>
              </w:rPr>
              <w:t>r</w:t>
            </w:r>
          </w:p>
        </w:tc>
        <w:tc>
          <w:tcPr>
            <w:tcW w:w="4681" w:type="dxa"/>
          </w:tcPr>
          <w:p w14:paraId="7C89DF3A"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Melt water store – evergreen</w:t>
            </w:r>
          </w:p>
        </w:tc>
        <w:tc>
          <w:tcPr>
            <w:tcW w:w="741" w:type="dxa"/>
          </w:tcPr>
          <w:p w14:paraId="5045B8C5"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36BBCF42"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09647726" w14:textId="2939FD2A" w:rsidR="00BF5F69" w:rsidRPr="00A62DDF" w:rsidRDefault="00DB6E60" w:rsidP="00264CFC">
            <w:pPr>
              <w:rPr>
                <w:rFonts w:cs="Times New Roman"/>
                <w:b w:val="0"/>
                <w:szCs w:val="20"/>
                <w:lang w:val="en-GB"/>
              </w:rPr>
            </w:pPr>
            <w:r>
              <w:rPr>
                <w:rFonts w:cs="Times New Roman"/>
                <w:b w:val="0"/>
                <w:szCs w:val="20"/>
                <w:lang w:val="en-GB"/>
              </w:rPr>
              <w:t>77</w:t>
            </w:r>
          </w:p>
        </w:tc>
        <w:tc>
          <w:tcPr>
            <w:tcW w:w="1864" w:type="dxa"/>
          </w:tcPr>
          <w:p w14:paraId="6E3BA705" w14:textId="198AD769"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MwStore_D</w:t>
            </w:r>
            <w:r w:rsidR="00DB6E60">
              <w:rPr>
                <w:rFonts w:cs="Times New Roman"/>
                <w:i/>
                <w:szCs w:val="20"/>
                <w:lang w:val="en-GB"/>
              </w:rPr>
              <w:t>ec</w:t>
            </w:r>
            <w:r w:rsidRPr="00A62DDF">
              <w:rPr>
                <w:rFonts w:cs="Times New Roman"/>
                <w:i/>
                <w:szCs w:val="20"/>
                <w:lang w:val="en-GB"/>
              </w:rPr>
              <w:t>T</w:t>
            </w:r>
            <w:r w:rsidR="00DB6E60">
              <w:rPr>
                <w:rFonts w:cs="Times New Roman"/>
                <w:i/>
                <w:szCs w:val="20"/>
                <w:lang w:val="en-GB"/>
              </w:rPr>
              <w:t>r</w:t>
            </w:r>
          </w:p>
        </w:tc>
        <w:tc>
          <w:tcPr>
            <w:tcW w:w="4681" w:type="dxa"/>
          </w:tcPr>
          <w:p w14:paraId="01837031"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Melt water store – deciduous</w:t>
            </w:r>
          </w:p>
        </w:tc>
        <w:tc>
          <w:tcPr>
            <w:tcW w:w="741" w:type="dxa"/>
          </w:tcPr>
          <w:p w14:paraId="2A73C791"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4D8F66E7"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5E0AE430" w14:textId="34EE5F24" w:rsidR="00BF5F69" w:rsidRPr="00A62DDF" w:rsidRDefault="00DB6E60" w:rsidP="00264CFC">
            <w:pPr>
              <w:rPr>
                <w:rFonts w:cs="Times New Roman"/>
                <w:b w:val="0"/>
                <w:szCs w:val="20"/>
                <w:lang w:val="en-GB"/>
              </w:rPr>
            </w:pPr>
            <w:r>
              <w:rPr>
                <w:rFonts w:cs="Times New Roman"/>
                <w:b w:val="0"/>
                <w:szCs w:val="20"/>
                <w:lang w:val="en-GB"/>
              </w:rPr>
              <w:t>78</w:t>
            </w:r>
          </w:p>
        </w:tc>
        <w:tc>
          <w:tcPr>
            <w:tcW w:w="1864" w:type="dxa"/>
          </w:tcPr>
          <w:p w14:paraId="62E0F96D" w14:textId="71056F69" w:rsidR="00BF5F69" w:rsidRPr="00A62DDF" w:rsidRDefault="00DB6E60"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MwStore_</w:t>
            </w:r>
            <w:r w:rsidR="00BF5F69" w:rsidRPr="00A62DDF">
              <w:rPr>
                <w:rFonts w:cs="Times New Roman"/>
                <w:i/>
                <w:szCs w:val="20"/>
                <w:lang w:val="en-GB"/>
              </w:rPr>
              <w:t>G</w:t>
            </w:r>
            <w:r>
              <w:rPr>
                <w:rFonts w:cs="Times New Roman"/>
                <w:i/>
                <w:szCs w:val="20"/>
                <w:lang w:val="en-GB"/>
              </w:rPr>
              <w:t>rass</w:t>
            </w:r>
          </w:p>
        </w:tc>
        <w:tc>
          <w:tcPr>
            <w:tcW w:w="4681" w:type="dxa"/>
          </w:tcPr>
          <w:p w14:paraId="6BCDAB54"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Melt water store – irrigated grass</w:t>
            </w:r>
          </w:p>
        </w:tc>
        <w:tc>
          <w:tcPr>
            <w:tcW w:w="741" w:type="dxa"/>
          </w:tcPr>
          <w:p w14:paraId="4C32A276"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59FBE568"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16B8430" w14:textId="114D71AF" w:rsidR="00BF5F69" w:rsidRPr="00A62DDF" w:rsidRDefault="00DB6E60" w:rsidP="00264CFC">
            <w:pPr>
              <w:rPr>
                <w:rFonts w:cs="Times New Roman"/>
                <w:b w:val="0"/>
                <w:szCs w:val="20"/>
                <w:lang w:val="en-GB"/>
              </w:rPr>
            </w:pPr>
            <w:r>
              <w:rPr>
                <w:rFonts w:cs="Times New Roman"/>
                <w:b w:val="0"/>
                <w:szCs w:val="20"/>
                <w:lang w:val="en-GB"/>
              </w:rPr>
              <w:t>79</w:t>
            </w:r>
          </w:p>
        </w:tc>
        <w:tc>
          <w:tcPr>
            <w:tcW w:w="1864" w:type="dxa"/>
          </w:tcPr>
          <w:p w14:paraId="64BAD7DD" w14:textId="4944FF88" w:rsidR="00BF5F69" w:rsidRPr="00A62DDF" w:rsidRDefault="00DB6E60"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MwStore_BSoil</w:t>
            </w:r>
          </w:p>
        </w:tc>
        <w:tc>
          <w:tcPr>
            <w:tcW w:w="4681" w:type="dxa"/>
          </w:tcPr>
          <w:p w14:paraId="6EF81C7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Melt water store – unirrigated grass</w:t>
            </w:r>
          </w:p>
        </w:tc>
        <w:tc>
          <w:tcPr>
            <w:tcW w:w="741" w:type="dxa"/>
          </w:tcPr>
          <w:p w14:paraId="3F69D42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213E5154"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2F9CA471" w14:textId="54616AF1" w:rsidR="00BF5F69" w:rsidRPr="00A62DDF" w:rsidRDefault="00DB6E60" w:rsidP="00264CFC">
            <w:pPr>
              <w:rPr>
                <w:rFonts w:cs="Times New Roman"/>
                <w:b w:val="0"/>
                <w:szCs w:val="20"/>
                <w:lang w:val="en-GB"/>
              </w:rPr>
            </w:pPr>
            <w:r>
              <w:rPr>
                <w:rFonts w:cs="Times New Roman"/>
                <w:b w:val="0"/>
                <w:szCs w:val="20"/>
                <w:lang w:val="en-GB"/>
              </w:rPr>
              <w:t>80</w:t>
            </w:r>
          </w:p>
        </w:tc>
        <w:tc>
          <w:tcPr>
            <w:tcW w:w="1864" w:type="dxa"/>
          </w:tcPr>
          <w:p w14:paraId="275D5ED7"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MwStore_wtr</w:t>
            </w:r>
          </w:p>
        </w:tc>
        <w:tc>
          <w:tcPr>
            <w:tcW w:w="4681" w:type="dxa"/>
          </w:tcPr>
          <w:p w14:paraId="440C2523"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Melt water store – water</w:t>
            </w:r>
          </w:p>
        </w:tc>
        <w:tc>
          <w:tcPr>
            <w:tcW w:w="741" w:type="dxa"/>
          </w:tcPr>
          <w:p w14:paraId="20F9910D"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56D5E68F"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EC2C06E" w14:textId="01B289FD" w:rsidR="00BF5F69" w:rsidRPr="00A62DDF" w:rsidRDefault="00DB6E60" w:rsidP="00264CFC">
            <w:pPr>
              <w:rPr>
                <w:rFonts w:cs="Times New Roman"/>
                <w:b w:val="0"/>
                <w:szCs w:val="20"/>
                <w:lang w:val="en-GB"/>
              </w:rPr>
            </w:pPr>
            <w:r>
              <w:rPr>
                <w:rFonts w:cs="Times New Roman"/>
                <w:b w:val="0"/>
                <w:szCs w:val="20"/>
                <w:lang w:val="en-GB"/>
              </w:rPr>
              <w:t>81</w:t>
            </w:r>
          </w:p>
        </w:tc>
        <w:tc>
          <w:tcPr>
            <w:tcW w:w="1864" w:type="dxa"/>
          </w:tcPr>
          <w:p w14:paraId="405D2FA7"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densSnow</w:t>
            </w:r>
            <w:proofErr w:type="gramEnd"/>
            <w:r w:rsidRPr="00A62DDF">
              <w:rPr>
                <w:rFonts w:cs="Times New Roman"/>
                <w:i/>
                <w:szCs w:val="20"/>
                <w:lang w:val="en-GB"/>
              </w:rPr>
              <w:t>_pav</w:t>
            </w:r>
          </w:p>
        </w:tc>
        <w:tc>
          <w:tcPr>
            <w:tcW w:w="4681" w:type="dxa"/>
          </w:tcPr>
          <w:p w14:paraId="51F9DE87"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density – paved</w:t>
            </w:r>
          </w:p>
        </w:tc>
        <w:tc>
          <w:tcPr>
            <w:tcW w:w="741" w:type="dxa"/>
          </w:tcPr>
          <w:p w14:paraId="79DAB81B"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kg m</w:t>
            </w:r>
            <w:r w:rsidRPr="00A62DDF">
              <w:rPr>
                <w:rFonts w:cs="Times New Roman"/>
                <w:szCs w:val="20"/>
                <w:vertAlign w:val="superscript"/>
                <w:lang w:val="en-GB"/>
              </w:rPr>
              <w:t>-3</w:t>
            </w:r>
          </w:p>
        </w:tc>
      </w:tr>
      <w:tr w:rsidR="00BF5F69" w:rsidRPr="00A62DDF" w14:paraId="3611F9F9"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6FAD470" w14:textId="59E8CF9B" w:rsidR="00BF5F69" w:rsidRPr="00A62DDF" w:rsidRDefault="00DB6E60" w:rsidP="00264CFC">
            <w:pPr>
              <w:rPr>
                <w:rFonts w:cs="Times New Roman"/>
                <w:b w:val="0"/>
                <w:szCs w:val="20"/>
                <w:lang w:val="en-GB"/>
              </w:rPr>
            </w:pPr>
            <w:r>
              <w:rPr>
                <w:rFonts w:cs="Times New Roman"/>
                <w:b w:val="0"/>
                <w:szCs w:val="20"/>
                <w:lang w:val="en-GB"/>
              </w:rPr>
              <w:t>82</w:t>
            </w:r>
          </w:p>
        </w:tc>
        <w:tc>
          <w:tcPr>
            <w:tcW w:w="1864" w:type="dxa"/>
          </w:tcPr>
          <w:p w14:paraId="3FB4BA62" w14:textId="3D4CA9F0"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densSnow</w:t>
            </w:r>
            <w:proofErr w:type="gramEnd"/>
            <w:r w:rsidRPr="00A62DDF">
              <w:rPr>
                <w:rFonts w:cs="Times New Roman"/>
                <w:i/>
                <w:szCs w:val="20"/>
                <w:lang w:val="en-GB"/>
              </w:rPr>
              <w:t>_bldg</w:t>
            </w:r>
            <w:r w:rsidR="00DB6E60">
              <w:rPr>
                <w:rFonts w:cs="Times New Roman"/>
                <w:i/>
                <w:szCs w:val="20"/>
                <w:lang w:val="en-GB"/>
              </w:rPr>
              <w:t>s</w:t>
            </w:r>
          </w:p>
        </w:tc>
        <w:tc>
          <w:tcPr>
            <w:tcW w:w="4681" w:type="dxa"/>
          </w:tcPr>
          <w:p w14:paraId="135F187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density – buildings</w:t>
            </w:r>
          </w:p>
        </w:tc>
        <w:tc>
          <w:tcPr>
            <w:tcW w:w="741" w:type="dxa"/>
          </w:tcPr>
          <w:p w14:paraId="423994E5"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kg m</w:t>
            </w:r>
            <w:r w:rsidRPr="00A62DDF">
              <w:rPr>
                <w:rFonts w:cs="Times New Roman"/>
                <w:szCs w:val="20"/>
                <w:vertAlign w:val="superscript"/>
                <w:lang w:val="en-GB"/>
              </w:rPr>
              <w:t>-3</w:t>
            </w:r>
          </w:p>
        </w:tc>
      </w:tr>
      <w:tr w:rsidR="00BF5F69" w:rsidRPr="00A62DDF" w14:paraId="614247C0"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AAF84B2" w14:textId="3CDA21EF" w:rsidR="00BF5F69" w:rsidRPr="00A62DDF" w:rsidRDefault="00DB6E60" w:rsidP="00264CFC">
            <w:pPr>
              <w:rPr>
                <w:rFonts w:cs="Times New Roman"/>
                <w:b w:val="0"/>
                <w:szCs w:val="20"/>
                <w:lang w:val="en-GB"/>
              </w:rPr>
            </w:pPr>
            <w:r>
              <w:rPr>
                <w:rFonts w:cs="Times New Roman"/>
                <w:b w:val="0"/>
                <w:szCs w:val="20"/>
                <w:lang w:val="en-GB"/>
              </w:rPr>
              <w:t>83</w:t>
            </w:r>
          </w:p>
        </w:tc>
        <w:tc>
          <w:tcPr>
            <w:tcW w:w="1864" w:type="dxa"/>
          </w:tcPr>
          <w:p w14:paraId="6A828631" w14:textId="0DB9A5B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densSnow</w:t>
            </w:r>
            <w:proofErr w:type="gramEnd"/>
            <w:r w:rsidRPr="00A62DDF">
              <w:rPr>
                <w:rFonts w:cs="Times New Roman"/>
                <w:i/>
                <w:szCs w:val="20"/>
                <w:lang w:val="en-GB"/>
              </w:rPr>
              <w:t>_E</w:t>
            </w:r>
            <w:r w:rsidR="00DB6E60">
              <w:rPr>
                <w:rFonts w:cs="Times New Roman"/>
                <w:i/>
                <w:szCs w:val="20"/>
                <w:lang w:val="en-GB"/>
              </w:rPr>
              <w:t>ve</w:t>
            </w:r>
            <w:r w:rsidRPr="00A62DDF">
              <w:rPr>
                <w:rFonts w:cs="Times New Roman"/>
                <w:i/>
                <w:szCs w:val="20"/>
                <w:lang w:val="en-GB"/>
              </w:rPr>
              <w:t>T</w:t>
            </w:r>
            <w:r w:rsidR="00DB6E60">
              <w:rPr>
                <w:rFonts w:cs="Times New Roman"/>
                <w:i/>
                <w:szCs w:val="20"/>
                <w:lang w:val="en-GB"/>
              </w:rPr>
              <w:t>r</w:t>
            </w:r>
          </w:p>
        </w:tc>
        <w:tc>
          <w:tcPr>
            <w:tcW w:w="4681" w:type="dxa"/>
          </w:tcPr>
          <w:p w14:paraId="2C62E45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density – evergreen</w:t>
            </w:r>
          </w:p>
        </w:tc>
        <w:tc>
          <w:tcPr>
            <w:tcW w:w="741" w:type="dxa"/>
          </w:tcPr>
          <w:p w14:paraId="68DF801A"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kg m</w:t>
            </w:r>
            <w:r w:rsidRPr="00A62DDF">
              <w:rPr>
                <w:rFonts w:cs="Times New Roman"/>
                <w:szCs w:val="20"/>
                <w:vertAlign w:val="superscript"/>
                <w:lang w:val="en-GB"/>
              </w:rPr>
              <w:t>-3</w:t>
            </w:r>
          </w:p>
        </w:tc>
      </w:tr>
      <w:tr w:rsidR="00BF5F69" w:rsidRPr="00A62DDF" w14:paraId="0FEE8FE3"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46C77694" w14:textId="2335B303" w:rsidR="00BF5F69" w:rsidRPr="00A62DDF" w:rsidRDefault="00DB6E60" w:rsidP="00264CFC">
            <w:pPr>
              <w:rPr>
                <w:rFonts w:cs="Times New Roman"/>
                <w:b w:val="0"/>
                <w:szCs w:val="20"/>
                <w:lang w:val="en-GB"/>
              </w:rPr>
            </w:pPr>
            <w:r>
              <w:rPr>
                <w:rFonts w:cs="Times New Roman"/>
                <w:b w:val="0"/>
                <w:szCs w:val="20"/>
                <w:lang w:val="en-GB"/>
              </w:rPr>
              <w:t>84</w:t>
            </w:r>
          </w:p>
        </w:tc>
        <w:tc>
          <w:tcPr>
            <w:tcW w:w="1864" w:type="dxa"/>
          </w:tcPr>
          <w:p w14:paraId="6D1CDFD5" w14:textId="5FA74504"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densSnow</w:t>
            </w:r>
            <w:proofErr w:type="gramEnd"/>
            <w:r w:rsidRPr="00A62DDF">
              <w:rPr>
                <w:rFonts w:cs="Times New Roman"/>
                <w:i/>
                <w:szCs w:val="20"/>
                <w:lang w:val="en-GB"/>
              </w:rPr>
              <w:t>_D</w:t>
            </w:r>
            <w:r w:rsidR="00DB6E60">
              <w:rPr>
                <w:rFonts w:cs="Times New Roman"/>
                <w:i/>
                <w:szCs w:val="20"/>
                <w:lang w:val="en-GB"/>
              </w:rPr>
              <w:t>ec</w:t>
            </w:r>
            <w:r w:rsidRPr="00A62DDF">
              <w:rPr>
                <w:rFonts w:cs="Times New Roman"/>
                <w:i/>
                <w:szCs w:val="20"/>
                <w:lang w:val="en-GB"/>
              </w:rPr>
              <w:t>T</w:t>
            </w:r>
            <w:r w:rsidR="00DB6E60">
              <w:rPr>
                <w:rFonts w:cs="Times New Roman"/>
                <w:i/>
                <w:szCs w:val="20"/>
                <w:lang w:val="en-GB"/>
              </w:rPr>
              <w:t>r</w:t>
            </w:r>
          </w:p>
        </w:tc>
        <w:tc>
          <w:tcPr>
            <w:tcW w:w="4681" w:type="dxa"/>
          </w:tcPr>
          <w:p w14:paraId="07C3E6F1"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density – deciduous</w:t>
            </w:r>
          </w:p>
        </w:tc>
        <w:tc>
          <w:tcPr>
            <w:tcW w:w="741" w:type="dxa"/>
          </w:tcPr>
          <w:p w14:paraId="017F691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kg m</w:t>
            </w:r>
            <w:r w:rsidRPr="00A62DDF">
              <w:rPr>
                <w:rFonts w:cs="Times New Roman"/>
                <w:szCs w:val="20"/>
                <w:vertAlign w:val="superscript"/>
                <w:lang w:val="en-GB"/>
              </w:rPr>
              <w:t>-3</w:t>
            </w:r>
          </w:p>
        </w:tc>
      </w:tr>
      <w:tr w:rsidR="00BF5F69" w:rsidRPr="00A62DDF" w14:paraId="311776CF"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E12C1B8" w14:textId="055C8810" w:rsidR="00BF5F69" w:rsidRPr="00A62DDF" w:rsidRDefault="00DB6E60" w:rsidP="00264CFC">
            <w:pPr>
              <w:rPr>
                <w:rFonts w:cs="Times New Roman"/>
                <w:b w:val="0"/>
                <w:szCs w:val="20"/>
                <w:lang w:val="en-GB"/>
              </w:rPr>
            </w:pPr>
            <w:r>
              <w:rPr>
                <w:rFonts w:cs="Times New Roman"/>
                <w:b w:val="0"/>
                <w:szCs w:val="20"/>
                <w:lang w:val="en-GB"/>
              </w:rPr>
              <w:t>85</w:t>
            </w:r>
          </w:p>
        </w:tc>
        <w:tc>
          <w:tcPr>
            <w:tcW w:w="1864" w:type="dxa"/>
          </w:tcPr>
          <w:p w14:paraId="409E9569" w14:textId="61E863FD" w:rsidR="00DB6E60" w:rsidRPr="00A62DDF" w:rsidRDefault="00DB6E60"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Pr>
                <w:rFonts w:cs="Times New Roman"/>
                <w:i/>
                <w:szCs w:val="20"/>
                <w:lang w:val="en-GB"/>
              </w:rPr>
              <w:t>densSnow</w:t>
            </w:r>
            <w:proofErr w:type="gramEnd"/>
            <w:r>
              <w:rPr>
                <w:rFonts w:cs="Times New Roman"/>
                <w:i/>
                <w:szCs w:val="20"/>
                <w:lang w:val="en-GB"/>
              </w:rPr>
              <w:t>_</w:t>
            </w:r>
            <w:r w:rsidR="00BF5F69" w:rsidRPr="00A62DDF">
              <w:rPr>
                <w:rFonts w:cs="Times New Roman"/>
                <w:i/>
                <w:szCs w:val="20"/>
                <w:lang w:val="en-GB"/>
              </w:rPr>
              <w:t>G</w:t>
            </w:r>
            <w:r>
              <w:rPr>
                <w:rFonts w:cs="Times New Roman"/>
                <w:i/>
                <w:szCs w:val="20"/>
                <w:lang w:val="en-GB"/>
              </w:rPr>
              <w:t>rass</w:t>
            </w:r>
          </w:p>
        </w:tc>
        <w:tc>
          <w:tcPr>
            <w:tcW w:w="4681" w:type="dxa"/>
          </w:tcPr>
          <w:p w14:paraId="1ED6ABF9"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density – irrigated grass</w:t>
            </w:r>
          </w:p>
        </w:tc>
        <w:tc>
          <w:tcPr>
            <w:tcW w:w="741" w:type="dxa"/>
          </w:tcPr>
          <w:p w14:paraId="2C90263B"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kg m</w:t>
            </w:r>
            <w:r w:rsidRPr="00A62DDF">
              <w:rPr>
                <w:rFonts w:cs="Times New Roman"/>
                <w:szCs w:val="20"/>
                <w:vertAlign w:val="superscript"/>
                <w:lang w:val="en-GB"/>
              </w:rPr>
              <w:t>-3</w:t>
            </w:r>
          </w:p>
        </w:tc>
      </w:tr>
      <w:tr w:rsidR="00BF5F69" w:rsidRPr="00A62DDF" w14:paraId="6404A861"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C35A0B7" w14:textId="2C305BDB" w:rsidR="00BF5F69" w:rsidRPr="00A62DDF" w:rsidRDefault="00DB6E60" w:rsidP="00264CFC">
            <w:pPr>
              <w:rPr>
                <w:rFonts w:cs="Times New Roman"/>
                <w:b w:val="0"/>
                <w:szCs w:val="20"/>
                <w:lang w:val="en-GB"/>
              </w:rPr>
            </w:pPr>
            <w:r>
              <w:rPr>
                <w:rFonts w:cs="Times New Roman"/>
                <w:b w:val="0"/>
                <w:szCs w:val="20"/>
                <w:lang w:val="en-GB"/>
              </w:rPr>
              <w:t>86</w:t>
            </w:r>
          </w:p>
        </w:tc>
        <w:tc>
          <w:tcPr>
            <w:tcW w:w="1864" w:type="dxa"/>
          </w:tcPr>
          <w:p w14:paraId="60636B30" w14:textId="54C29648" w:rsidR="00BF5F69" w:rsidRPr="00A62DDF" w:rsidRDefault="00DB6E60"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proofErr w:type="gramStart"/>
            <w:r>
              <w:rPr>
                <w:rFonts w:cs="Times New Roman"/>
                <w:i/>
                <w:szCs w:val="20"/>
                <w:lang w:val="en-GB"/>
              </w:rPr>
              <w:t>densSnow</w:t>
            </w:r>
            <w:proofErr w:type="gramEnd"/>
            <w:r>
              <w:rPr>
                <w:rFonts w:cs="Times New Roman"/>
                <w:i/>
                <w:szCs w:val="20"/>
                <w:lang w:val="en-GB"/>
              </w:rPr>
              <w:t>_BSoil</w:t>
            </w:r>
          </w:p>
        </w:tc>
        <w:tc>
          <w:tcPr>
            <w:tcW w:w="4681" w:type="dxa"/>
          </w:tcPr>
          <w:p w14:paraId="6114010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density – unrrigated grass</w:t>
            </w:r>
          </w:p>
        </w:tc>
        <w:tc>
          <w:tcPr>
            <w:tcW w:w="741" w:type="dxa"/>
          </w:tcPr>
          <w:p w14:paraId="57795026"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kg m</w:t>
            </w:r>
            <w:r w:rsidRPr="00A62DDF">
              <w:rPr>
                <w:rFonts w:cs="Times New Roman"/>
                <w:szCs w:val="20"/>
                <w:vertAlign w:val="superscript"/>
                <w:lang w:val="en-GB"/>
              </w:rPr>
              <w:t>-3</w:t>
            </w:r>
          </w:p>
        </w:tc>
      </w:tr>
      <w:tr w:rsidR="00BF5F69" w:rsidRPr="00A62DDF" w14:paraId="1AFBA6DB"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1BC84A1" w14:textId="0BD71142" w:rsidR="00BF5F69" w:rsidRPr="00A62DDF" w:rsidRDefault="00DB6E60" w:rsidP="00264CFC">
            <w:pPr>
              <w:rPr>
                <w:rFonts w:cs="Times New Roman"/>
                <w:b w:val="0"/>
                <w:szCs w:val="20"/>
                <w:lang w:val="en-GB"/>
              </w:rPr>
            </w:pPr>
            <w:r>
              <w:rPr>
                <w:rFonts w:cs="Times New Roman"/>
                <w:b w:val="0"/>
                <w:szCs w:val="20"/>
                <w:lang w:val="en-GB"/>
              </w:rPr>
              <w:t>87</w:t>
            </w:r>
          </w:p>
        </w:tc>
        <w:tc>
          <w:tcPr>
            <w:tcW w:w="1864" w:type="dxa"/>
          </w:tcPr>
          <w:p w14:paraId="5838E3D6"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proofErr w:type="gramStart"/>
            <w:r w:rsidRPr="00A62DDF">
              <w:rPr>
                <w:rFonts w:cs="Times New Roman"/>
                <w:i/>
                <w:szCs w:val="20"/>
                <w:lang w:val="en-GB"/>
              </w:rPr>
              <w:t>densSnow</w:t>
            </w:r>
            <w:proofErr w:type="gramEnd"/>
            <w:r w:rsidRPr="00A62DDF">
              <w:rPr>
                <w:rFonts w:cs="Times New Roman"/>
                <w:i/>
                <w:szCs w:val="20"/>
                <w:lang w:val="en-GB"/>
              </w:rPr>
              <w:t>_wtr</w:t>
            </w:r>
          </w:p>
        </w:tc>
        <w:tc>
          <w:tcPr>
            <w:tcW w:w="4681" w:type="dxa"/>
          </w:tcPr>
          <w:p w14:paraId="1989704C"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density – water</w:t>
            </w:r>
          </w:p>
        </w:tc>
        <w:tc>
          <w:tcPr>
            <w:tcW w:w="741" w:type="dxa"/>
          </w:tcPr>
          <w:p w14:paraId="48A5C82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kg m</w:t>
            </w:r>
            <w:r w:rsidRPr="00A62DDF">
              <w:rPr>
                <w:rFonts w:cs="Times New Roman"/>
                <w:szCs w:val="20"/>
                <w:vertAlign w:val="superscript"/>
                <w:lang w:val="en-GB"/>
              </w:rPr>
              <w:t>-3</w:t>
            </w:r>
          </w:p>
        </w:tc>
      </w:tr>
      <w:tr w:rsidR="00BF5F69" w:rsidRPr="00A62DDF" w14:paraId="2755DB8F"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433CE59E" w14:textId="0DB39880" w:rsidR="00BF5F69" w:rsidRPr="00A62DDF" w:rsidRDefault="00DB6E60" w:rsidP="00264CFC">
            <w:pPr>
              <w:rPr>
                <w:rFonts w:cs="Times New Roman"/>
                <w:b w:val="0"/>
                <w:szCs w:val="20"/>
                <w:lang w:val="en-GB"/>
              </w:rPr>
            </w:pPr>
            <w:r>
              <w:rPr>
                <w:rFonts w:cs="Times New Roman"/>
                <w:b w:val="0"/>
                <w:szCs w:val="20"/>
                <w:lang w:val="en-GB"/>
              </w:rPr>
              <w:t>88</w:t>
            </w:r>
          </w:p>
        </w:tc>
        <w:tc>
          <w:tcPr>
            <w:tcW w:w="1864" w:type="dxa"/>
          </w:tcPr>
          <w:p w14:paraId="1241B1DF"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Sd_pav</w:t>
            </w:r>
          </w:p>
        </w:tc>
        <w:tc>
          <w:tcPr>
            <w:tcW w:w="4681" w:type="dxa"/>
          </w:tcPr>
          <w:p w14:paraId="7D5178D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depth – paved</w:t>
            </w:r>
          </w:p>
        </w:tc>
        <w:tc>
          <w:tcPr>
            <w:tcW w:w="741" w:type="dxa"/>
          </w:tcPr>
          <w:p w14:paraId="39951510"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362FCDF9"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3D4C123" w14:textId="718447B5" w:rsidR="00BF5F69" w:rsidRPr="00A62DDF" w:rsidRDefault="00DB6E60" w:rsidP="00264CFC">
            <w:pPr>
              <w:rPr>
                <w:rFonts w:cs="Times New Roman"/>
                <w:b w:val="0"/>
                <w:szCs w:val="20"/>
                <w:lang w:val="en-GB"/>
              </w:rPr>
            </w:pPr>
            <w:r>
              <w:rPr>
                <w:rFonts w:cs="Times New Roman"/>
                <w:b w:val="0"/>
                <w:szCs w:val="20"/>
                <w:lang w:val="en-GB"/>
              </w:rPr>
              <w:t>89</w:t>
            </w:r>
          </w:p>
        </w:tc>
        <w:tc>
          <w:tcPr>
            <w:tcW w:w="1864" w:type="dxa"/>
          </w:tcPr>
          <w:p w14:paraId="34021A6E" w14:textId="27607DCE"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Sd_bldg</w:t>
            </w:r>
            <w:r w:rsidR="00DB6E60">
              <w:rPr>
                <w:rFonts w:cs="Times New Roman"/>
                <w:i/>
                <w:szCs w:val="20"/>
                <w:lang w:val="en-GB"/>
              </w:rPr>
              <w:t>s</w:t>
            </w:r>
          </w:p>
        </w:tc>
        <w:tc>
          <w:tcPr>
            <w:tcW w:w="4681" w:type="dxa"/>
          </w:tcPr>
          <w:p w14:paraId="4FBCC913"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depth – buildings</w:t>
            </w:r>
          </w:p>
        </w:tc>
        <w:tc>
          <w:tcPr>
            <w:tcW w:w="741" w:type="dxa"/>
          </w:tcPr>
          <w:p w14:paraId="187AB2F3"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5D9F5010"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2FD9E0D" w14:textId="2CA04D9E" w:rsidR="00BF5F69" w:rsidRPr="00A62DDF" w:rsidRDefault="00DB6E60" w:rsidP="00264CFC">
            <w:pPr>
              <w:rPr>
                <w:rFonts w:cs="Times New Roman"/>
                <w:b w:val="0"/>
                <w:szCs w:val="20"/>
                <w:lang w:val="en-GB"/>
              </w:rPr>
            </w:pPr>
            <w:r>
              <w:rPr>
                <w:rFonts w:cs="Times New Roman"/>
                <w:b w:val="0"/>
                <w:szCs w:val="20"/>
                <w:lang w:val="en-GB"/>
              </w:rPr>
              <w:t>90</w:t>
            </w:r>
          </w:p>
        </w:tc>
        <w:tc>
          <w:tcPr>
            <w:tcW w:w="1864" w:type="dxa"/>
          </w:tcPr>
          <w:p w14:paraId="36A53556" w14:textId="60BFE2E4"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Sd_E</w:t>
            </w:r>
            <w:r w:rsidR="00DB6E60">
              <w:rPr>
                <w:rFonts w:cs="Times New Roman"/>
                <w:i/>
                <w:szCs w:val="20"/>
                <w:lang w:val="en-GB"/>
              </w:rPr>
              <w:t>ve</w:t>
            </w:r>
            <w:r w:rsidRPr="00A62DDF">
              <w:rPr>
                <w:rFonts w:cs="Times New Roman"/>
                <w:i/>
                <w:szCs w:val="20"/>
                <w:lang w:val="en-GB"/>
              </w:rPr>
              <w:t>T</w:t>
            </w:r>
            <w:r w:rsidR="00DB6E60">
              <w:rPr>
                <w:rFonts w:cs="Times New Roman"/>
                <w:i/>
                <w:szCs w:val="20"/>
                <w:lang w:val="en-GB"/>
              </w:rPr>
              <w:t>r</w:t>
            </w:r>
          </w:p>
        </w:tc>
        <w:tc>
          <w:tcPr>
            <w:tcW w:w="4681" w:type="dxa"/>
          </w:tcPr>
          <w:p w14:paraId="7AFBEB3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depth – evergreen</w:t>
            </w:r>
          </w:p>
        </w:tc>
        <w:tc>
          <w:tcPr>
            <w:tcW w:w="741" w:type="dxa"/>
          </w:tcPr>
          <w:p w14:paraId="2D7ADDE4"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48E2CD52"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3CF66A8" w14:textId="34CAA77E" w:rsidR="00BF5F69" w:rsidRPr="00A62DDF" w:rsidRDefault="00DB6E60" w:rsidP="00264CFC">
            <w:pPr>
              <w:rPr>
                <w:rFonts w:cs="Times New Roman"/>
                <w:b w:val="0"/>
                <w:szCs w:val="20"/>
                <w:lang w:val="en-GB"/>
              </w:rPr>
            </w:pPr>
            <w:r>
              <w:rPr>
                <w:rFonts w:cs="Times New Roman"/>
                <w:b w:val="0"/>
                <w:szCs w:val="20"/>
                <w:lang w:val="en-GB"/>
              </w:rPr>
              <w:t>91</w:t>
            </w:r>
          </w:p>
        </w:tc>
        <w:tc>
          <w:tcPr>
            <w:tcW w:w="1864" w:type="dxa"/>
          </w:tcPr>
          <w:p w14:paraId="06A203A4" w14:textId="34F9306C"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Sd_D</w:t>
            </w:r>
            <w:r w:rsidR="00DB6E60">
              <w:rPr>
                <w:rFonts w:cs="Times New Roman"/>
                <w:i/>
                <w:szCs w:val="20"/>
                <w:lang w:val="en-GB"/>
              </w:rPr>
              <w:t>ec</w:t>
            </w:r>
            <w:r w:rsidRPr="00A62DDF">
              <w:rPr>
                <w:rFonts w:cs="Times New Roman"/>
                <w:i/>
                <w:szCs w:val="20"/>
                <w:lang w:val="en-GB"/>
              </w:rPr>
              <w:t>T</w:t>
            </w:r>
            <w:r w:rsidR="00DB6E60">
              <w:rPr>
                <w:rFonts w:cs="Times New Roman"/>
                <w:i/>
                <w:szCs w:val="20"/>
                <w:lang w:val="en-GB"/>
              </w:rPr>
              <w:t>r</w:t>
            </w:r>
          </w:p>
        </w:tc>
        <w:tc>
          <w:tcPr>
            <w:tcW w:w="4681" w:type="dxa"/>
          </w:tcPr>
          <w:p w14:paraId="10725E6F"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depth – deciduous</w:t>
            </w:r>
          </w:p>
        </w:tc>
        <w:tc>
          <w:tcPr>
            <w:tcW w:w="741" w:type="dxa"/>
          </w:tcPr>
          <w:p w14:paraId="0E9D701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3AA69752"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3FEB92E3" w14:textId="563416EE" w:rsidR="00BF5F69" w:rsidRPr="00A62DDF" w:rsidRDefault="00DB6E60" w:rsidP="00264CFC">
            <w:pPr>
              <w:rPr>
                <w:rFonts w:cs="Times New Roman"/>
                <w:b w:val="0"/>
                <w:szCs w:val="20"/>
                <w:lang w:val="en-GB"/>
              </w:rPr>
            </w:pPr>
            <w:r>
              <w:rPr>
                <w:rFonts w:cs="Times New Roman"/>
                <w:b w:val="0"/>
                <w:szCs w:val="20"/>
                <w:lang w:val="en-GB"/>
              </w:rPr>
              <w:lastRenderedPageBreak/>
              <w:t>92</w:t>
            </w:r>
          </w:p>
        </w:tc>
        <w:tc>
          <w:tcPr>
            <w:tcW w:w="1864" w:type="dxa"/>
          </w:tcPr>
          <w:p w14:paraId="4B6EEEF9" w14:textId="40E41956" w:rsidR="00BF5F69" w:rsidRPr="00A62DDF" w:rsidRDefault="00DB6E60"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Sd_</w:t>
            </w:r>
            <w:r w:rsidR="00BF5F69" w:rsidRPr="00A62DDF">
              <w:rPr>
                <w:rFonts w:cs="Times New Roman"/>
                <w:i/>
                <w:szCs w:val="20"/>
                <w:lang w:val="en-GB"/>
              </w:rPr>
              <w:t>G</w:t>
            </w:r>
            <w:r>
              <w:rPr>
                <w:rFonts w:cs="Times New Roman"/>
                <w:i/>
                <w:szCs w:val="20"/>
                <w:lang w:val="en-GB"/>
              </w:rPr>
              <w:t>rass</w:t>
            </w:r>
          </w:p>
        </w:tc>
        <w:tc>
          <w:tcPr>
            <w:tcW w:w="4681" w:type="dxa"/>
          </w:tcPr>
          <w:p w14:paraId="79D29E7F"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depth – irrigated grass</w:t>
            </w:r>
          </w:p>
        </w:tc>
        <w:tc>
          <w:tcPr>
            <w:tcW w:w="741" w:type="dxa"/>
          </w:tcPr>
          <w:p w14:paraId="20175863"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3103174D"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407F7F6" w14:textId="2DED1244" w:rsidR="00BF5F69" w:rsidRPr="00A62DDF" w:rsidRDefault="00BF5F69" w:rsidP="00264CFC">
            <w:pPr>
              <w:rPr>
                <w:rFonts w:cs="Times New Roman"/>
                <w:b w:val="0"/>
                <w:szCs w:val="20"/>
                <w:lang w:val="en-GB"/>
              </w:rPr>
            </w:pPr>
            <w:r w:rsidRPr="00A62DDF">
              <w:rPr>
                <w:rFonts w:cs="Times New Roman"/>
                <w:b w:val="0"/>
                <w:szCs w:val="20"/>
                <w:lang w:val="en-GB"/>
              </w:rPr>
              <w:t>9</w:t>
            </w:r>
            <w:r w:rsidR="00FB1D29">
              <w:rPr>
                <w:rFonts w:cs="Times New Roman"/>
                <w:b w:val="0"/>
                <w:szCs w:val="20"/>
                <w:lang w:val="en-GB"/>
              </w:rPr>
              <w:t>3</w:t>
            </w:r>
          </w:p>
        </w:tc>
        <w:tc>
          <w:tcPr>
            <w:tcW w:w="1864" w:type="dxa"/>
          </w:tcPr>
          <w:p w14:paraId="60C063AB" w14:textId="4626BFC0" w:rsidR="00BF5F69" w:rsidRPr="00A62DDF" w:rsidRDefault="00DB6E60"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Sd_BSoil</w:t>
            </w:r>
          </w:p>
        </w:tc>
        <w:tc>
          <w:tcPr>
            <w:tcW w:w="4681" w:type="dxa"/>
          </w:tcPr>
          <w:p w14:paraId="4FBC860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depth – unirrigated grass</w:t>
            </w:r>
          </w:p>
        </w:tc>
        <w:tc>
          <w:tcPr>
            <w:tcW w:w="741" w:type="dxa"/>
          </w:tcPr>
          <w:p w14:paraId="0E6E1AB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50790AD9"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5EA1A961" w14:textId="608094A4" w:rsidR="00BF5F69" w:rsidRPr="00A62DDF" w:rsidRDefault="00BF5F69" w:rsidP="00264CFC">
            <w:pPr>
              <w:rPr>
                <w:rFonts w:cs="Times New Roman"/>
                <w:b w:val="0"/>
                <w:szCs w:val="20"/>
                <w:lang w:val="en-GB"/>
              </w:rPr>
            </w:pPr>
            <w:r w:rsidRPr="00A62DDF">
              <w:rPr>
                <w:rFonts w:cs="Times New Roman"/>
                <w:b w:val="0"/>
                <w:szCs w:val="20"/>
                <w:lang w:val="en-GB"/>
              </w:rPr>
              <w:t>9</w:t>
            </w:r>
            <w:r w:rsidR="00FB1D29">
              <w:rPr>
                <w:rFonts w:cs="Times New Roman"/>
                <w:b w:val="0"/>
                <w:szCs w:val="20"/>
                <w:lang w:val="en-GB"/>
              </w:rPr>
              <w:t>4</w:t>
            </w:r>
          </w:p>
        </w:tc>
        <w:tc>
          <w:tcPr>
            <w:tcW w:w="1864" w:type="dxa"/>
          </w:tcPr>
          <w:p w14:paraId="7AEBE838" w14:textId="55908071" w:rsidR="00BF5F69" w:rsidRPr="00A62DDF" w:rsidRDefault="00DB6E60"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Sd_wtr</w:t>
            </w:r>
          </w:p>
        </w:tc>
        <w:tc>
          <w:tcPr>
            <w:tcW w:w="4681" w:type="dxa"/>
          </w:tcPr>
          <w:p w14:paraId="4738A175"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depth – water body</w:t>
            </w:r>
          </w:p>
        </w:tc>
        <w:tc>
          <w:tcPr>
            <w:tcW w:w="741" w:type="dxa"/>
          </w:tcPr>
          <w:p w14:paraId="6296DBBF"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mm</w:t>
            </w:r>
          </w:p>
        </w:tc>
      </w:tr>
      <w:tr w:rsidR="00BF5F69" w:rsidRPr="00A62DDF" w14:paraId="76DA506C"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EA20637" w14:textId="281539C3" w:rsidR="00BF5F69" w:rsidRPr="00A62DDF" w:rsidRDefault="00FB1D29" w:rsidP="00264CFC">
            <w:pPr>
              <w:rPr>
                <w:rFonts w:cs="Times New Roman"/>
                <w:b w:val="0"/>
                <w:szCs w:val="20"/>
                <w:lang w:val="en-GB"/>
              </w:rPr>
            </w:pPr>
            <w:r>
              <w:rPr>
                <w:rFonts w:cs="Times New Roman"/>
                <w:b w:val="0"/>
                <w:szCs w:val="20"/>
                <w:lang w:val="en-GB"/>
              </w:rPr>
              <w:t>95</w:t>
            </w:r>
          </w:p>
        </w:tc>
        <w:tc>
          <w:tcPr>
            <w:tcW w:w="1864" w:type="dxa"/>
          </w:tcPr>
          <w:p w14:paraId="38D54E96"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Tsnow_pav</w:t>
            </w:r>
          </w:p>
        </w:tc>
        <w:tc>
          <w:tcPr>
            <w:tcW w:w="4681" w:type="dxa"/>
          </w:tcPr>
          <w:p w14:paraId="6A34ABD4"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surface temperature – paved</w:t>
            </w:r>
          </w:p>
        </w:tc>
        <w:tc>
          <w:tcPr>
            <w:tcW w:w="741" w:type="dxa"/>
          </w:tcPr>
          <w:p w14:paraId="01B0CDF8"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°C</w:t>
            </w:r>
          </w:p>
        </w:tc>
      </w:tr>
      <w:tr w:rsidR="00BF5F69" w:rsidRPr="00A62DDF" w14:paraId="6D622208"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304C3B52" w14:textId="62A0B278" w:rsidR="00BF5F69" w:rsidRPr="00A62DDF" w:rsidRDefault="00FB1D29" w:rsidP="00264CFC">
            <w:pPr>
              <w:rPr>
                <w:rFonts w:cs="Times New Roman"/>
                <w:b w:val="0"/>
                <w:szCs w:val="20"/>
                <w:lang w:val="en-GB"/>
              </w:rPr>
            </w:pPr>
            <w:r>
              <w:rPr>
                <w:rFonts w:cs="Times New Roman"/>
                <w:b w:val="0"/>
                <w:szCs w:val="20"/>
                <w:lang w:val="en-GB"/>
              </w:rPr>
              <w:t>96</w:t>
            </w:r>
          </w:p>
        </w:tc>
        <w:tc>
          <w:tcPr>
            <w:tcW w:w="1864" w:type="dxa"/>
          </w:tcPr>
          <w:p w14:paraId="778C7B8C" w14:textId="239C5D46"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Tsnow_bldg</w:t>
            </w:r>
            <w:r w:rsidR="00DB6E60">
              <w:rPr>
                <w:rFonts w:cs="Times New Roman"/>
                <w:i/>
                <w:szCs w:val="20"/>
                <w:lang w:val="en-GB"/>
              </w:rPr>
              <w:t>s</w:t>
            </w:r>
          </w:p>
        </w:tc>
        <w:tc>
          <w:tcPr>
            <w:tcW w:w="4681" w:type="dxa"/>
          </w:tcPr>
          <w:p w14:paraId="636CA3FE"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surface temperature – buildings</w:t>
            </w:r>
          </w:p>
        </w:tc>
        <w:tc>
          <w:tcPr>
            <w:tcW w:w="741" w:type="dxa"/>
          </w:tcPr>
          <w:p w14:paraId="59DC241C"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°C</w:t>
            </w:r>
          </w:p>
        </w:tc>
      </w:tr>
      <w:tr w:rsidR="00BF5F69" w:rsidRPr="00A62DDF" w14:paraId="5BD52A75"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8C08145" w14:textId="6B4DCDF1" w:rsidR="00BF5F69" w:rsidRPr="00A62DDF" w:rsidRDefault="00FB1D29" w:rsidP="00264CFC">
            <w:pPr>
              <w:rPr>
                <w:rFonts w:cs="Times New Roman"/>
                <w:b w:val="0"/>
                <w:szCs w:val="20"/>
                <w:lang w:val="en-GB"/>
              </w:rPr>
            </w:pPr>
            <w:r>
              <w:rPr>
                <w:rFonts w:cs="Times New Roman"/>
                <w:b w:val="0"/>
                <w:szCs w:val="20"/>
                <w:lang w:val="en-GB"/>
              </w:rPr>
              <w:t>97</w:t>
            </w:r>
          </w:p>
        </w:tc>
        <w:tc>
          <w:tcPr>
            <w:tcW w:w="1864" w:type="dxa"/>
          </w:tcPr>
          <w:p w14:paraId="3C2C115A" w14:textId="2E469E2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Tsnow_E</w:t>
            </w:r>
            <w:r w:rsidR="00DB6E60">
              <w:rPr>
                <w:rFonts w:cs="Times New Roman"/>
                <w:i/>
                <w:szCs w:val="20"/>
                <w:lang w:val="en-GB"/>
              </w:rPr>
              <w:t>ve</w:t>
            </w:r>
            <w:r w:rsidRPr="00A62DDF">
              <w:rPr>
                <w:rFonts w:cs="Times New Roman"/>
                <w:i/>
                <w:szCs w:val="20"/>
                <w:lang w:val="en-GB"/>
              </w:rPr>
              <w:t>T</w:t>
            </w:r>
            <w:r w:rsidR="00DB6E60">
              <w:rPr>
                <w:rFonts w:cs="Times New Roman"/>
                <w:i/>
                <w:szCs w:val="20"/>
                <w:lang w:val="en-GB"/>
              </w:rPr>
              <w:t>t</w:t>
            </w:r>
          </w:p>
        </w:tc>
        <w:tc>
          <w:tcPr>
            <w:tcW w:w="4681" w:type="dxa"/>
          </w:tcPr>
          <w:p w14:paraId="01A28902"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surface temperature – evergreen</w:t>
            </w:r>
          </w:p>
        </w:tc>
        <w:tc>
          <w:tcPr>
            <w:tcW w:w="741" w:type="dxa"/>
          </w:tcPr>
          <w:p w14:paraId="536EC700"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°C</w:t>
            </w:r>
          </w:p>
        </w:tc>
      </w:tr>
      <w:tr w:rsidR="00BF5F69" w:rsidRPr="00A62DDF" w14:paraId="35F54590"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BCABF8B" w14:textId="66B05F09" w:rsidR="00BF5F69" w:rsidRPr="00A62DDF" w:rsidRDefault="00FB1D29" w:rsidP="00264CFC">
            <w:pPr>
              <w:rPr>
                <w:rFonts w:cs="Times New Roman"/>
                <w:b w:val="0"/>
                <w:szCs w:val="20"/>
                <w:lang w:val="en-GB"/>
              </w:rPr>
            </w:pPr>
            <w:r>
              <w:rPr>
                <w:rFonts w:cs="Times New Roman"/>
                <w:b w:val="0"/>
                <w:szCs w:val="20"/>
                <w:lang w:val="en-GB"/>
              </w:rPr>
              <w:t>98</w:t>
            </w:r>
          </w:p>
        </w:tc>
        <w:tc>
          <w:tcPr>
            <w:tcW w:w="1864" w:type="dxa"/>
          </w:tcPr>
          <w:p w14:paraId="4C2306B2" w14:textId="7631F6A2"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A62DDF">
              <w:rPr>
                <w:rFonts w:cs="Times New Roman"/>
                <w:i/>
                <w:szCs w:val="20"/>
                <w:lang w:val="en-GB"/>
              </w:rPr>
              <w:t>Tsnow_D</w:t>
            </w:r>
            <w:r w:rsidR="00DB6E60">
              <w:rPr>
                <w:rFonts w:cs="Times New Roman"/>
                <w:i/>
                <w:szCs w:val="20"/>
                <w:lang w:val="en-GB"/>
              </w:rPr>
              <w:t>ec</w:t>
            </w:r>
            <w:r w:rsidRPr="00A62DDF">
              <w:rPr>
                <w:rFonts w:cs="Times New Roman"/>
                <w:i/>
                <w:szCs w:val="20"/>
                <w:lang w:val="en-GB"/>
              </w:rPr>
              <w:t>T</w:t>
            </w:r>
            <w:r w:rsidR="00DB6E60">
              <w:rPr>
                <w:rFonts w:cs="Times New Roman"/>
                <w:i/>
                <w:szCs w:val="20"/>
                <w:lang w:val="en-GB"/>
              </w:rPr>
              <w:t>r</w:t>
            </w:r>
          </w:p>
        </w:tc>
        <w:tc>
          <w:tcPr>
            <w:tcW w:w="4681" w:type="dxa"/>
          </w:tcPr>
          <w:p w14:paraId="76C4B446"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surface temperature – deciduous</w:t>
            </w:r>
          </w:p>
        </w:tc>
        <w:tc>
          <w:tcPr>
            <w:tcW w:w="741" w:type="dxa"/>
          </w:tcPr>
          <w:p w14:paraId="7344EAEC"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°C</w:t>
            </w:r>
          </w:p>
        </w:tc>
      </w:tr>
      <w:tr w:rsidR="00BF5F69" w:rsidRPr="00A62DDF" w14:paraId="2321BE5E"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D7A7976" w14:textId="44A5281C" w:rsidR="00BF5F69" w:rsidRPr="00A62DDF" w:rsidRDefault="00FB1D29" w:rsidP="00264CFC">
            <w:pPr>
              <w:rPr>
                <w:rFonts w:cs="Times New Roman"/>
                <w:b w:val="0"/>
                <w:szCs w:val="20"/>
                <w:lang w:val="en-GB"/>
              </w:rPr>
            </w:pPr>
            <w:r>
              <w:rPr>
                <w:rFonts w:cs="Times New Roman"/>
                <w:b w:val="0"/>
                <w:szCs w:val="20"/>
                <w:lang w:val="en-GB"/>
              </w:rPr>
              <w:t>99</w:t>
            </w:r>
          </w:p>
        </w:tc>
        <w:tc>
          <w:tcPr>
            <w:tcW w:w="1864" w:type="dxa"/>
          </w:tcPr>
          <w:p w14:paraId="7E9256AA" w14:textId="06D004C6" w:rsidR="00BF5F69" w:rsidRPr="00A62DDF" w:rsidRDefault="00DB6E60"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Tsnow_</w:t>
            </w:r>
            <w:r w:rsidR="00BF5F69" w:rsidRPr="00A62DDF">
              <w:rPr>
                <w:rFonts w:cs="Times New Roman"/>
                <w:i/>
                <w:szCs w:val="20"/>
                <w:lang w:val="en-GB"/>
              </w:rPr>
              <w:t>G</w:t>
            </w:r>
            <w:r>
              <w:rPr>
                <w:rFonts w:cs="Times New Roman"/>
                <w:i/>
                <w:szCs w:val="20"/>
                <w:lang w:val="en-GB"/>
              </w:rPr>
              <w:t>rass</w:t>
            </w:r>
          </w:p>
        </w:tc>
        <w:tc>
          <w:tcPr>
            <w:tcW w:w="4681" w:type="dxa"/>
          </w:tcPr>
          <w:p w14:paraId="4F13BDCE"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surface temperature – Irrigated grass</w:t>
            </w:r>
          </w:p>
        </w:tc>
        <w:tc>
          <w:tcPr>
            <w:tcW w:w="741" w:type="dxa"/>
          </w:tcPr>
          <w:p w14:paraId="43656007"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°C</w:t>
            </w:r>
          </w:p>
        </w:tc>
      </w:tr>
      <w:tr w:rsidR="00BF5F69" w:rsidRPr="00A62DDF" w14:paraId="272E9EBE" w14:textId="77777777" w:rsidTr="00264CFC">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090DD1C" w14:textId="21FF0280" w:rsidR="00BF5F69" w:rsidRPr="00A62DDF" w:rsidRDefault="00FB1D29" w:rsidP="00264CFC">
            <w:pPr>
              <w:rPr>
                <w:rFonts w:cs="Times New Roman"/>
                <w:b w:val="0"/>
                <w:szCs w:val="20"/>
                <w:lang w:val="en-GB"/>
              </w:rPr>
            </w:pPr>
            <w:r>
              <w:rPr>
                <w:rFonts w:cs="Times New Roman"/>
                <w:b w:val="0"/>
                <w:szCs w:val="20"/>
                <w:lang w:val="en-GB"/>
              </w:rPr>
              <w:t>100</w:t>
            </w:r>
          </w:p>
        </w:tc>
        <w:tc>
          <w:tcPr>
            <w:tcW w:w="1864" w:type="dxa"/>
          </w:tcPr>
          <w:p w14:paraId="307F6785" w14:textId="5E4FD670" w:rsidR="00BF5F69" w:rsidRPr="00A62DDF" w:rsidRDefault="00DB6E60" w:rsidP="00264CFC">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Tsnow_BSoil</w:t>
            </w:r>
          </w:p>
        </w:tc>
        <w:tc>
          <w:tcPr>
            <w:tcW w:w="4681" w:type="dxa"/>
          </w:tcPr>
          <w:p w14:paraId="22B325D2"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Snow surface temperature – unirrigated grass</w:t>
            </w:r>
          </w:p>
        </w:tc>
        <w:tc>
          <w:tcPr>
            <w:tcW w:w="741" w:type="dxa"/>
          </w:tcPr>
          <w:p w14:paraId="4DBEAE39" w14:textId="77777777" w:rsidR="00BF5F69" w:rsidRPr="00A62DDF" w:rsidRDefault="00BF5F69" w:rsidP="00264CFC">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A62DDF">
              <w:rPr>
                <w:rFonts w:cs="Times New Roman"/>
                <w:szCs w:val="20"/>
                <w:lang w:val="en-GB"/>
              </w:rPr>
              <w:t>°C</w:t>
            </w:r>
          </w:p>
        </w:tc>
      </w:tr>
      <w:tr w:rsidR="00BF5F69" w:rsidRPr="00A62DDF" w14:paraId="4A867B60" w14:textId="77777777" w:rsidTr="00264C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28CB74A" w14:textId="26F91F4F" w:rsidR="00BF5F69" w:rsidRPr="00A62DDF" w:rsidRDefault="00FB1D29" w:rsidP="00264CFC">
            <w:pPr>
              <w:rPr>
                <w:rFonts w:cs="Times New Roman"/>
                <w:b w:val="0"/>
                <w:szCs w:val="20"/>
                <w:lang w:val="en-GB"/>
              </w:rPr>
            </w:pPr>
            <w:r>
              <w:rPr>
                <w:rFonts w:cs="Times New Roman"/>
                <w:b w:val="0"/>
                <w:szCs w:val="20"/>
                <w:lang w:val="en-GB"/>
              </w:rPr>
              <w:t>101</w:t>
            </w:r>
          </w:p>
        </w:tc>
        <w:tc>
          <w:tcPr>
            <w:tcW w:w="1864" w:type="dxa"/>
          </w:tcPr>
          <w:p w14:paraId="2B606AAD"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A62DDF">
              <w:rPr>
                <w:rFonts w:cs="Times New Roman"/>
                <w:i/>
                <w:szCs w:val="20"/>
                <w:lang w:val="en-GB"/>
              </w:rPr>
              <w:t>Tsnow_wtr</w:t>
            </w:r>
          </w:p>
        </w:tc>
        <w:tc>
          <w:tcPr>
            <w:tcW w:w="4681" w:type="dxa"/>
          </w:tcPr>
          <w:p w14:paraId="2CE92BB1"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Snow surface temperature – water body</w:t>
            </w:r>
          </w:p>
        </w:tc>
        <w:tc>
          <w:tcPr>
            <w:tcW w:w="741" w:type="dxa"/>
          </w:tcPr>
          <w:p w14:paraId="083DEBAA" w14:textId="77777777" w:rsidR="00BF5F69" w:rsidRPr="00A62DDF" w:rsidRDefault="00BF5F69" w:rsidP="00264CFC">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A62DDF">
              <w:rPr>
                <w:rFonts w:cs="Times New Roman"/>
                <w:szCs w:val="20"/>
                <w:lang w:val="en-GB"/>
              </w:rPr>
              <w:t>°C</w:t>
            </w:r>
          </w:p>
        </w:tc>
      </w:tr>
    </w:tbl>
    <w:p w14:paraId="42D6975A" w14:textId="77777777" w:rsidR="003E6ED4" w:rsidRDefault="003E6ED4" w:rsidP="0078514A"/>
    <w:p w14:paraId="3D7936A1" w14:textId="4003F9B3" w:rsidR="00B15E65" w:rsidRPr="0035616B" w:rsidRDefault="0036687C" w:rsidP="00870E7A">
      <w:pPr>
        <w:pStyle w:val="Heading2"/>
        <w:numPr>
          <w:ilvl w:val="1"/>
          <w:numId w:val="39"/>
        </w:numPr>
      </w:pPr>
      <w:bookmarkStart w:id="106" w:name="_Toc414112053"/>
      <w:r w:rsidRPr="0035616B">
        <w:t>SSss</w:t>
      </w:r>
      <w:r w:rsidR="00B15E65" w:rsidRPr="0035616B">
        <w:t>_DailyState.txt</w:t>
      </w:r>
      <w:bookmarkEnd w:id="106"/>
    </w:p>
    <w:p w14:paraId="6E319DA5" w14:textId="77777777" w:rsidR="00A81528" w:rsidRDefault="00A81528" w:rsidP="00B15E65">
      <w:pPr>
        <w:rPr>
          <w:lang w:val="en-GB"/>
        </w:rPr>
      </w:pPr>
      <w:bookmarkStart w:id="107" w:name="OLE_LINK1"/>
      <w:bookmarkStart w:id="108" w:name="OLE_LINK2"/>
      <w:r>
        <w:rPr>
          <w:lang w:val="en-GB"/>
        </w:rPr>
        <w:t xml:space="preserve">Contains </w:t>
      </w:r>
      <w:r w:rsidR="00B15E65" w:rsidRPr="001C53F7">
        <w:rPr>
          <w:lang w:val="en-GB"/>
        </w:rPr>
        <w:t xml:space="preserve">information about the state of </w:t>
      </w:r>
      <w:r>
        <w:rPr>
          <w:lang w:val="en-GB"/>
        </w:rPr>
        <w:t xml:space="preserve">the </w:t>
      </w:r>
      <w:r w:rsidR="00B15E65" w:rsidRPr="001C53F7">
        <w:rPr>
          <w:lang w:val="en-GB"/>
        </w:rPr>
        <w:t>surface and soil parameters</w:t>
      </w:r>
      <w:r>
        <w:rPr>
          <w:lang w:val="en-GB"/>
        </w:rPr>
        <w:t xml:space="preserve"> at a time resolution of one day</w:t>
      </w:r>
      <w:r w:rsidR="00B15E65" w:rsidRPr="001C53F7">
        <w:rPr>
          <w:lang w:val="en-GB"/>
        </w:rPr>
        <w:t>.</w:t>
      </w:r>
    </w:p>
    <w:p w14:paraId="0079B702" w14:textId="77777777" w:rsidR="00A81528" w:rsidRDefault="00A81528" w:rsidP="00B15E65">
      <w:pPr>
        <w:rPr>
          <w:lang w:val="en-GB"/>
        </w:rPr>
      </w:pPr>
      <w:r>
        <w:rPr>
          <w:lang w:val="en-GB"/>
        </w:rPr>
        <w:t xml:space="preserve"> </w:t>
      </w:r>
    </w:p>
    <w:tbl>
      <w:tblPr>
        <w:tblStyle w:val="LightShading-Accent1"/>
        <w:tblW w:w="0" w:type="auto"/>
        <w:tblLayout w:type="fixed"/>
        <w:tblLook w:val="04A0" w:firstRow="1" w:lastRow="0" w:firstColumn="1" w:lastColumn="0" w:noHBand="0" w:noVBand="1"/>
      </w:tblPr>
      <w:tblGrid>
        <w:gridCol w:w="392"/>
        <w:gridCol w:w="1559"/>
        <w:gridCol w:w="3686"/>
      </w:tblGrid>
      <w:tr w:rsidR="00B54537" w:rsidRPr="007D0D8E" w14:paraId="647DA7D4" w14:textId="77777777" w:rsidTr="002B553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64270101" w14:textId="77777777" w:rsidR="003D6CD4" w:rsidRPr="007D0D8E" w:rsidRDefault="003D6CD4" w:rsidP="0010276E">
            <w:pPr>
              <w:rPr>
                <w:sz w:val="18"/>
                <w:szCs w:val="18"/>
                <w:lang w:val="en-GB"/>
              </w:rPr>
            </w:pPr>
          </w:p>
        </w:tc>
        <w:tc>
          <w:tcPr>
            <w:tcW w:w="1559" w:type="dxa"/>
          </w:tcPr>
          <w:p w14:paraId="586E8923" w14:textId="44D6166C" w:rsidR="003D6CD4" w:rsidRPr="007D0D8E" w:rsidRDefault="003D6CD4" w:rsidP="0010276E">
            <w:pPr>
              <w:cnfStyle w:val="100000000000" w:firstRow="1"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Column name</w:t>
            </w:r>
          </w:p>
        </w:tc>
        <w:tc>
          <w:tcPr>
            <w:tcW w:w="3686" w:type="dxa"/>
          </w:tcPr>
          <w:p w14:paraId="238FF383" w14:textId="77777777" w:rsidR="003D6CD4" w:rsidRPr="007D0D8E" w:rsidRDefault="003D6CD4" w:rsidP="0010276E">
            <w:pPr>
              <w:cnfStyle w:val="100000000000" w:firstRow="1"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Description</w:t>
            </w:r>
          </w:p>
        </w:tc>
      </w:tr>
      <w:tr w:rsidR="00B54537" w:rsidRPr="007D0D8E" w14:paraId="625EBFC4"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0A97A0A7" w14:textId="607584EE" w:rsidR="003D6CD4" w:rsidRPr="007D0D8E" w:rsidRDefault="003D6CD4" w:rsidP="0010276E">
            <w:pPr>
              <w:rPr>
                <w:sz w:val="18"/>
                <w:szCs w:val="18"/>
                <w:lang w:val="en-GB"/>
              </w:rPr>
            </w:pPr>
            <w:r>
              <w:rPr>
                <w:sz w:val="18"/>
                <w:szCs w:val="18"/>
                <w:lang w:val="en-GB"/>
              </w:rPr>
              <w:t>1</w:t>
            </w:r>
          </w:p>
        </w:tc>
        <w:tc>
          <w:tcPr>
            <w:tcW w:w="1559" w:type="dxa"/>
          </w:tcPr>
          <w:p w14:paraId="439C558B" w14:textId="475E600D"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b/>
                <w:color w:val="auto"/>
                <w:sz w:val="18"/>
                <w:szCs w:val="18"/>
                <w:lang w:val="en-GB"/>
              </w:rPr>
            </w:pPr>
            <w:proofErr w:type="gramStart"/>
            <w:r w:rsidRPr="007D0D8E">
              <w:rPr>
                <w:color w:val="auto"/>
                <w:sz w:val="18"/>
                <w:szCs w:val="18"/>
                <w:lang w:val="en-GB"/>
              </w:rPr>
              <w:t>iy</w:t>
            </w:r>
            <w:proofErr w:type="gramEnd"/>
          </w:p>
        </w:tc>
        <w:tc>
          <w:tcPr>
            <w:tcW w:w="3686" w:type="dxa"/>
          </w:tcPr>
          <w:p w14:paraId="5F8A940E" w14:textId="77777777"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color w:val="auto"/>
                <w:sz w:val="18"/>
                <w:szCs w:val="18"/>
                <w:lang w:val="en-GB"/>
              </w:rPr>
            </w:pPr>
            <w:r w:rsidRPr="007D0D8E">
              <w:rPr>
                <w:color w:val="auto"/>
                <w:sz w:val="18"/>
                <w:szCs w:val="18"/>
                <w:lang w:val="en-GB"/>
              </w:rPr>
              <w:t>Year [YYYY]</w:t>
            </w:r>
          </w:p>
        </w:tc>
      </w:tr>
      <w:tr w:rsidR="00B54537" w:rsidRPr="007D0D8E" w14:paraId="2773EE28"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33059552" w14:textId="17798364" w:rsidR="003D6CD4" w:rsidRPr="007D0D8E" w:rsidRDefault="003D6CD4" w:rsidP="0010276E">
            <w:pPr>
              <w:rPr>
                <w:sz w:val="18"/>
                <w:szCs w:val="18"/>
                <w:lang w:val="en-GB"/>
              </w:rPr>
            </w:pPr>
            <w:r>
              <w:rPr>
                <w:sz w:val="18"/>
                <w:szCs w:val="18"/>
                <w:lang w:val="en-GB"/>
              </w:rPr>
              <w:t>2</w:t>
            </w:r>
          </w:p>
        </w:tc>
        <w:tc>
          <w:tcPr>
            <w:tcW w:w="1559" w:type="dxa"/>
          </w:tcPr>
          <w:p w14:paraId="67EFA482" w14:textId="75FAD68B"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b/>
                <w:color w:val="auto"/>
                <w:sz w:val="18"/>
                <w:szCs w:val="18"/>
                <w:lang w:val="en-GB"/>
              </w:rPr>
            </w:pPr>
            <w:proofErr w:type="gramStart"/>
            <w:r w:rsidRPr="007D0D8E">
              <w:rPr>
                <w:color w:val="auto"/>
                <w:sz w:val="18"/>
                <w:szCs w:val="18"/>
                <w:lang w:val="en-GB"/>
              </w:rPr>
              <w:t>id</w:t>
            </w:r>
            <w:proofErr w:type="gramEnd"/>
          </w:p>
        </w:tc>
        <w:tc>
          <w:tcPr>
            <w:tcW w:w="3686" w:type="dxa"/>
          </w:tcPr>
          <w:p w14:paraId="6F86F50D" w14:textId="7777777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color w:val="auto"/>
                <w:sz w:val="18"/>
                <w:szCs w:val="18"/>
                <w:lang w:val="en-GB"/>
              </w:rPr>
            </w:pPr>
            <w:r w:rsidRPr="007D0D8E">
              <w:rPr>
                <w:color w:val="auto"/>
                <w:sz w:val="18"/>
                <w:szCs w:val="18"/>
                <w:lang w:val="en-GB"/>
              </w:rPr>
              <w:t>Day of year [DOY]</w:t>
            </w:r>
          </w:p>
        </w:tc>
      </w:tr>
      <w:tr w:rsidR="00B54537" w:rsidRPr="007D0D8E" w14:paraId="38F1DB66"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08B61C56" w14:textId="2BB26081" w:rsidR="003D6CD4" w:rsidRPr="007D0D8E" w:rsidRDefault="003D6CD4" w:rsidP="0010276E">
            <w:pPr>
              <w:rPr>
                <w:rFonts w:cs="Times New Roman"/>
                <w:sz w:val="18"/>
                <w:szCs w:val="18"/>
                <w:lang w:val="en-GB"/>
              </w:rPr>
            </w:pPr>
            <w:r>
              <w:rPr>
                <w:rFonts w:cs="Times New Roman"/>
                <w:sz w:val="18"/>
                <w:szCs w:val="18"/>
                <w:lang w:val="en-GB"/>
              </w:rPr>
              <w:t>3</w:t>
            </w:r>
          </w:p>
        </w:tc>
        <w:tc>
          <w:tcPr>
            <w:tcW w:w="1559" w:type="dxa"/>
          </w:tcPr>
          <w:p w14:paraId="258446E1" w14:textId="783E4A52"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HDD1_</w:t>
            </w:r>
            <w:proofErr w:type="gramStart"/>
            <w:r w:rsidRPr="007D0D8E">
              <w:rPr>
                <w:rFonts w:cs="Times New Roman"/>
                <w:color w:val="auto"/>
                <w:sz w:val="18"/>
                <w:szCs w:val="18"/>
                <w:lang w:val="en-GB"/>
              </w:rPr>
              <w:t xml:space="preserve">h    </w:t>
            </w:r>
            <w:proofErr w:type="gramEnd"/>
          </w:p>
        </w:tc>
        <w:tc>
          <w:tcPr>
            <w:tcW w:w="3686" w:type="dxa"/>
          </w:tcPr>
          <w:p w14:paraId="5E9FF11D" w14:textId="77777777"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Heating degree days [°C]</w:t>
            </w:r>
          </w:p>
        </w:tc>
      </w:tr>
      <w:tr w:rsidR="00B54537" w:rsidRPr="007D0D8E" w14:paraId="5E06244F"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6C62E9E5" w14:textId="752D1225" w:rsidR="003D6CD4" w:rsidRPr="007D0D8E" w:rsidRDefault="003D6CD4" w:rsidP="00A81528">
            <w:pPr>
              <w:rPr>
                <w:rFonts w:cs="Times New Roman"/>
                <w:sz w:val="18"/>
                <w:szCs w:val="18"/>
                <w:lang w:val="en-GB"/>
              </w:rPr>
            </w:pPr>
            <w:r>
              <w:rPr>
                <w:rFonts w:cs="Times New Roman"/>
                <w:sz w:val="18"/>
                <w:szCs w:val="18"/>
                <w:lang w:val="en-GB"/>
              </w:rPr>
              <w:t>4</w:t>
            </w:r>
          </w:p>
        </w:tc>
        <w:tc>
          <w:tcPr>
            <w:tcW w:w="1559" w:type="dxa"/>
          </w:tcPr>
          <w:p w14:paraId="317AA72E" w14:textId="4D69BC20"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HDD2_c</w:t>
            </w:r>
          </w:p>
        </w:tc>
        <w:tc>
          <w:tcPr>
            <w:tcW w:w="3686" w:type="dxa"/>
          </w:tcPr>
          <w:p w14:paraId="496C625B" w14:textId="7777777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Cooling degree days [°C]</w:t>
            </w:r>
          </w:p>
        </w:tc>
      </w:tr>
      <w:tr w:rsidR="00B54537" w:rsidRPr="007D0D8E" w14:paraId="641D7263"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74CA376C" w14:textId="5D1E1B1D" w:rsidR="003D6CD4" w:rsidRPr="007D0D8E" w:rsidRDefault="003D6CD4" w:rsidP="0010276E">
            <w:pPr>
              <w:rPr>
                <w:rFonts w:cs="Times New Roman"/>
                <w:sz w:val="18"/>
                <w:szCs w:val="18"/>
                <w:lang w:val="en-GB"/>
              </w:rPr>
            </w:pPr>
            <w:r>
              <w:rPr>
                <w:rFonts w:cs="Times New Roman"/>
                <w:sz w:val="18"/>
                <w:szCs w:val="18"/>
                <w:lang w:val="en-GB"/>
              </w:rPr>
              <w:t>5</w:t>
            </w:r>
          </w:p>
        </w:tc>
        <w:tc>
          <w:tcPr>
            <w:tcW w:w="1559" w:type="dxa"/>
          </w:tcPr>
          <w:p w14:paraId="2CABD014" w14:textId="29B3E0F7"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HDD3_Tmean</w:t>
            </w:r>
          </w:p>
        </w:tc>
        <w:tc>
          <w:tcPr>
            <w:tcW w:w="3686" w:type="dxa"/>
          </w:tcPr>
          <w:p w14:paraId="565A5FE3" w14:textId="77777777"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Average daily air temperature [°C]</w:t>
            </w:r>
          </w:p>
        </w:tc>
      </w:tr>
      <w:tr w:rsidR="00B54537" w:rsidRPr="007D0D8E" w14:paraId="0A06805C"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4F73C379" w14:textId="6703032C" w:rsidR="003D6CD4" w:rsidRPr="007D0D8E" w:rsidRDefault="003D6CD4" w:rsidP="00A81528">
            <w:pPr>
              <w:rPr>
                <w:rFonts w:cs="Times New Roman"/>
                <w:sz w:val="18"/>
                <w:szCs w:val="18"/>
                <w:lang w:val="en-GB"/>
              </w:rPr>
            </w:pPr>
            <w:r>
              <w:rPr>
                <w:rFonts w:cs="Times New Roman"/>
                <w:sz w:val="18"/>
                <w:szCs w:val="18"/>
                <w:lang w:val="en-GB"/>
              </w:rPr>
              <w:t>6</w:t>
            </w:r>
          </w:p>
        </w:tc>
        <w:tc>
          <w:tcPr>
            <w:tcW w:w="1559" w:type="dxa"/>
          </w:tcPr>
          <w:p w14:paraId="58BA2185" w14:textId="0CBD2652"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HDT4_T5d</w:t>
            </w:r>
          </w:p>
        </w:tc>
        <w:tc>
          <w:tcPr>
            <w:tcW w:w="3686" w:type="dxa"/>
          </w:tcPr>
          <w:p w14:paraId="77A4D82F" w14:textId="7777777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5-day running-mean air temperature [°C]</w:t>
            </w:r>
          </w:p>
        </w:tc>
      </w:tr>
      <w:tr w:rsidR="00B54537" w:rsidRPr="007D0D8E" w14:paraId="25C20C15"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63F154A2" w14:textId="799D8E71" w:rsidR="003D6CD4" w:rsidRPr="007D0D8E" w:rsidRDefault="003D6CD4" w:rsidP="00A81528">
            <w:pPr>
              <w:rPr>
                <w:rFonts w:cs="Times New Roman"/>
                <w:sz w:val="18"/>
                <w:szCs w:val="18"/>
                <w:lang w:val="en-GB"/>
              </w:rPr>
            </w:pPr>
            <w:r>
              <w:rPr>
                <w:rFonts w:cs="Times New Roman"/>
                <w:sz w:val="18"/>
                <w:szCs w:val="18"/>
                <w:lang w:val="en-GB"/>
              </w:rPr>
              <w:t>7</w:t>
            </w:r>
          </w:p>
        </w:tc>
        <w:tc>
          <w:tcPr>
            <w:tcW w:w="1559" w:type="dxa"/>
          </w:tcPr>
          <w:p w14:paraId="3676F182" w14:textId="271ECED4"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P/day</w:t>
            </w:r>
          </w:p>
        </w:tc>
        <w:tc>
          <w:tcPr>
            <w:tcW w:w="3686" w:type="dxa"/>
          </w:tcPr>
          <w:p w14:paraId="0C1BE8E3" w14:textId="77777777"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Daily total precipitation [mm]</w:t>
            </w:r>
          </w:p>
        </w:tc>
      </w:tr>
      <w:tr w:rsidR="00B54537" w:rsidRPr="007D0D8E" w14:paraId="78D94427"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4DCE1ED6" w14:textId="2C6E6EA0" w:rsidR="003D6CD4" w:rsidRPr="007D0D8E" w:rsidRDefault="003D6CD4" w:rsidP="0010276E">
            <w:pPr>
              <w:rPr>
                <w:rFonts w:cs="Times New Roman"/>
                <w:sz w:val="18"/>
                <w:szCs w:val="18"/>
                <w:lang w:val="en-GB"/>
              </w:rPr>
            </w:pPr>
            <w:r>
              <w:rPr>
                <w:rFonts w:cs="Times New Roman"/>
                <w:sz w:val="18"/>
                <w:szCs w:val="18"/>
                <w:lang w:val="en-GB"/>
              </w:rPr>
              <w:t>8</w:t>
            </w:r>
          </w:p>
        </w:tc>
        <w:tc>
          <w:tcPr>
            <w:tcW w:w="1559" w:type="dxa"/>
          </w:tcPr>
          <w:p w14:paraId="20563D46" w14:textId="3C48BED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DaysSR</w:t>
            </w:r>
          </w:p>
        </w:tc>
        <w:tc>
          <w:tcPr>
            <w:tcW w:w="3686" w:type="dxa"/>
          </w:tcPr>
          <w:p w14:paraId="27797063" w14:textId="7777777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Days since rain [days]</w:t>
            </w:r>
          </w:p>
        </w:tc>
      </w:tr>
      <w:tr w:rsidR="00B54537" w:rsidRPr="007D0D8E" w14:paraId="63124FAC"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4D2F11D2" w14:textId="2396C76B" w:rsidR="003D6CD4" w:rsidRPr="007D0D8E" w:rsidRDefault="003D6CD4" w:rsidP="0010276E">
            <w:pPr>
              <w:rPr>
                <w:rFonts w:cs="Times New Roman"/>
                <w:sz w:val="18"/>
                <w:szCs w:val="18"/>
                <w:lang w:val="en-GB"/>
              </w:rPr>
            </w:pPr>
            <w:r>
              <w:rPr>
                <w:rFonts w:cs="Times New Roman"/>
                <w:sz w:val="18"/>
                <w:szCs w:val="18"/>
                <w:lang w:val="en-GB"/>
              </w:rPr>
              <w:t>9</w:t>
            </w:r>
          </w:p>
        </w:tc>
        <w:tc>
          <w:tcPr>
            <w:tcW w:w="1559" w:type="dxa"/>
          </w:tcPr>
          <w:p w14:paraId="4218833B" w14:textId="7781E4AF"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GDD1_g</w:t>
            </w:r>
          </w:p>
        </w:tc>
        <w:tc>
          <w:tcPr>
            <w:tcW w:w="3686" w:type="dxa"/>
          </w:tcPr>
          <w:p w14:paraId="416F3A09" w14:textId="77777777"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Growing degree days for leaf growth [°C]</w:t>
            </w:r>
          </w:p>
        </w:tc>
      </w:tr>
      <w:tr w:rsidR="00B54537" w:rsidRPr="007D0D8E" w14:paraId="22A2A1BD"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1A487F17" w14:textId="6A6D1ECC" w:rsidR="003D6CD4" w:rsidRPr="007D0D8E" w:rsidRDefault="003D6CD4" w:rsidP="0010276E">
            <w:pPr>
              <w:rPr>
                <w:rFonts w:cs="Times New Roman"/>
                <w:sz w:val="18"/>
                <w:szCs w:val="18"/>
                <w:lang w:val="en-GB"/>
              </w:rPr>
            </w:pPr>
            <w:r>
              <w:rPr>
                <w:rFonts w:cs="Times New Roman"/>
                <w:sz w:val="18"/>
                <w:szCs w:val="18"/>
                <w:lang w:val="en-GB"/>
              </w:rPr>
              <w:t>10</w:t>
            </w:r>
          </w:p>
        </w:tc>
        <w:tc>
          <w:tcPr>
            <w:tcW w:w="1559" w:type="dxa"/>
          </w:tcPr>
          <w:p w14:paraId="5087629C" w14:textId="21CB960F"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GDD2_s</w:t>
            </w:r>
          </w:p>
        </w:tc>
        <w:tc>
          <w:tcPr>
            <w:tcW w:w="3686" w:type="dxa"/>
          </w:tcPr>
          <w:p w14:paraId="74DECE70" w14:textId="7777777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Growing degree days for senescence [°C]</w:t>
            </w:r>
          </w:p>
        </w:tc>
      </w:tr>
      <w:tr w:rsidR="00B54537" w:rsidRPr="007D0D8E" w14:paraId="2102C7A7"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3FE35D4B" w14:textId="77436A86" w:rsidR="003D6CD4" w:rsidRPr="007D0D8E" w:rsidRDefault="003D6CD4" w:rsidP="00A81528">
            <w:pPr>
              <w:rPr>
                <w:rFonts w:cs="Times New Roman"/>
                <w:sz w:val="18"/>
                <w:szCs w:val="18"/>
                <w:lang w:val="en-GB"/>
              </w:rPr>
            </w:pPr>
            <w:r>
              <w:rPr>
                <w:rFonts w:cs="Times New Roman"/>
                <w:sz w:val="18"/>
                <w:szCs w:val="18"/>
                <w:lang w:val="en-GB"/>
              </w:rPr>
              <w:t>11</w:t>
            </w:r>
          </w:p>
        </w:tc>
        <w:tc>
          <w:tcPr>
            <w:tcW w:w="1559" w:type="dxa"/>
          </w:tcPr>
          <w:p w14:paraId="54239DA9" w14:textId="6A404D53"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GDD3_</w:t>
            </w:r>
            <w:proofErr w:type="gramStart"/>
            <w:r w:rsidRPr="007D0D8E">
              <w:rPr>
                <w:rFonts w:cs="Times New Roman"/>
                <w:color w:val="auto"/>
                <w:sz w:val="18"/>
                <w:szCs w:val="18"/>
                <w:lang w:val="en-GB"/>
              </w:rPr>
              <w:t xml:space="preserve">Tmin  </w:t>
            </w:r>
            <w:proofErr w:type="gramEnd"/>
          </w:p>
        </w:tc>
        <w:tc>
          <w:tcPr>
            <w:tcW w:w="3686" w:type="dxa"/>
          </w:tcPr>
          <w:p w14:paraId="7564399A" w14:textId="77777777"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Daily minimum temperature [°C]</w:t>
            </w:r>
          </w:p>
        </w:tc>
      </w:tr>
      <w:tr w:rsidR="00B54537" w:rsidRPr="007D0D8E" w14:paraId="6702FF2E"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6BC6DBED" w14:textId="705A7E87" w:rsidR="003D6CD4" w:rsidRPr="007D0D8E" w:rsidRDefault="003D6CD4" w:rsidP="00A81528">
            <w:pPr>
              <w:rPr>
                <w:rFonts w:cs="Times New Roman"/>
                <w:sz w:val="18"/>
                <w:szCs w:val="18"/>
                <w:lang w:val="en-GB"/>
              </w:rPr>
            </w:pPr>
            <w:r>
              <w:rPr>
                <w:rFonts w:cs="Times New Roman"/>
                <w:sz w:val="18"/>
                <w:szCs w:val="18"/>
                <w:lang w:val="en-GB"/>
              </w:rPr>
              <w:t>12</w:t>
            </w:r>
          </w:p>
        </w:tc>
        <w:tc>
          <w:tcPr>
            <w:tcW w:w="1559" w:type="dxa"/>
          </w:tcPr>
          <w:p w14:paraId="02B20B24" w14:textId="107ECE8E"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GDD4_Tmax</w:t>
            </w:r>
          </w:p>
        </w:tc>
        <w:tc>
          <w:tcPr>
            <w:tcW w:w="3686" w:type="dxa"/>
          </w:tcPr>
          <w:p w14:paraId="036223C5" w14:textId="7777777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Daily maximum temperature [°C]</w:t>
            </w:r>
          </w:p>
        </w:tc>
      </w:tr>
      <w:tr w:rsidR="00B54537" w:rsidRPr="007D0D8E" w14:paraId="4CB3E82B"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7E197CA7" w14:textId="5AB4F7F4" w:rsidR="003D6CD4" w:rsidRPr="007D0D8E" w:rsidRDefault="003D6CD4" w:rsidP="0010276E">
            <w:pPr>
              <w:rPr>
                <w:rFonts w:cs="Times New Roman"/>
                <w:sz w:val="18"/>
                <w:szCs w:val="18"/>
                <w:lang w:val="en-GB"/>
              </w:rPr>
            </w:pPr>
            <w:r>
              <w:rPr>
                <w:rFonts w:cs="Times New Roman"/>
                <w:sz w:val="18"/>
                <w:szCs w:val="18"/>
                <w:lang w:val="en-GB"/>
              </w:rPr>
              <w:t>13</w:t>
            </w:r>
          </w:p>
        </w:tc>
        <w:tc>
          <w:tcPr>
            <w:tcW w:w="1559" w:type="dxa"/>
          </w:tcPr>
          <w:p w14:paraId="79046489" w14:textId="46EFF1BB"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GDD5_DayLHrs</w:t>
            </w:r>
          </w:p>
        </w:tc>
        <w:tc>
          <w:tcPr>
            <w:tcW w:w="3686" w:type="dxa"/>
          </w:tcPr>
          <w:p w14:paraId="3891CEB6" w14:textId="77777777"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Day length [h]</w:t>
            </w:r>
          </w:p>
        </w:tc>
      </w:tr>
      <w:tr w:rsidR="00B54537" w:rsidRPr="007D0D8E" w14:paraId="43EDCC14"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7522D34D" w14:textId="6B992FAB" w:rsidR="003D6CD4" w:rsidRPr="007D0D8E" w:rsidRDefault="003D6CD4" w:rsidP="00A81528">
            <w:pPr>
              <w:rPr>
                <w:rFonts w:cs="Times New Roman"/>
                <w:sz w:val="18"/>
                <w:szCs w:val="18"/>
                <w:lang w:val="en-GB"/>
              </w:rPr>
            </w:pPr>
            <w:r>
              <w:rPr>
                <w:rFonts w:cs="Times New Roman"/>
                <w:sz w:val="18"/>
                <w:szCs w:val="18"/>
                <w:lang w:val="en-GB"/>
              </w:rPr>
              <w:t>14</w:t>
            </w:r>
          </w:p>
        </w:tc>
        <w:tc>
          <w:tcPr>
            <w:tcW w:w="1559" w:type="dxa"/>
          </w:tcPr>
          <w:p w14:paraId="2CDEA179" w14:textId="32D01E30"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LAI_EveTr</w:t>
            </w:r>
          </w:p>
        </w:tc>
        <w:tc>
          <w:tcPr>
            <w:tcW w:w="3686" w:type="dxa"/>
          </w:tcPr>
          <w:p w14:paraId="73E56F5A" w14:textId="77777777"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Leaf area index of evergreen trees [m</w:t>
            </w:r>
            <w:r w:rsidRPr="007D0D8E">
              <w:rPr>
                <w:rFonts w:cs="Times New Roman"/>
                <w:color w:val="auto"/>
                <w:sz w:val="18"/>
                <w:szCs w:val="18"/>
                <w:vertAlign w:val="superscript"/>
                <w:lang w:val="en-GB"/>
              </w:rPr>
              <w:t>2</w:t>
            </w:r>
            <w:r w:rsidRPr="007D0D8E">
              <w:rPr>
                <w:rFonts w:cs="Times New Roman"/>
                <w:color w:val="auto"/>
                <w:sz w:val="18"/>
                <w:szCs w:val="18"/>
                <w:lang w:val="en-GB"/>
              </w:rPr>
              <w:t xml:space="preserve"> m</w:t>
            </w:r>
            <w:r w:rsidRPr="007D0D8E">
              <w:rPr>
                <w:rFonts w:cs="Times New Roman"/>
                <w:color w:val="auto"/>
                <w:sz w:val="18"/>
                <w:szCs w:val="18"/>
                <w:vertAlign w:val="superscript"/>
                <w:lang w:val="en-GB"/>
              </w:rPr>
              <w:t>-2</w:t>
            </w:r>
            <w:r w:rsidRPr="007D0D8E">
              <w:rPr>
                <w:rFonts w:cs="Times New Roman"/>
                <w:color w:val="auto"/>
                <w:sz w:val="18"/>
                <w:szCs w:val="18"/>
                <w:lang w:val="en-GB"/>
              </w:rPr>
              <w:t>]</w:t>
            </w:r>
          </w:p>
        </w:tc>
      </w:tr>
      <w:tr w:rsidR="00B54537" w:rsidRPr="007D0D8E" w14:paraId="6E9C00C0"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3358F481" w14:textId="6EC69FC4" w:rsidR="003D6CD4" w:rsidRPr="007D0D8E" w:rsidRDefault="003D6CD4" w:rsidP="0010276E">
            <w:pPr>
              <w:rPr>
                <w:rFonts w:cs="Times New Roman"/>
                <w:sz w:val="18"/>
                <w:szCs w:val="18"/>
                <w:lang w:val="en-GB"/>
              </w:rPr>
            </w:pPr>
            <w:r>
              <w:rPr>
                <w:rFonts w:cs="Times New Roman"/>
                <w:sz w:val="18"/>
                <w:szCs w:val="18"/>
                <w:lang w:val="en-GB"/>
              </w:rPr>
              <w:t>15</w:t>
            </w:r>
          </w:p>
        </w:tc>
        <w:tc>
          <w:tcPr>
            <w:tcW w:w="1559" w:type="dxa"/>
          </w:tcPr>
          <w:p w14:paraId="14BAE2D3" w14:textId="54113632"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LAI_DecTr</w:t>
            </w:r>
          </w:p>
        </w:tc>
        <w:tc>
          <w:tcPr>
            <w:tcW w:w="3686" w:type="dxa"/>
          </w:tcPr>
          <w:p w14:paraId="609C7E09" w14:textId="77777777"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Leaf area index of deciduous trees [m</w:t>
            </w:r>
            <w:r w:rsidRPr="007D0D8E">
              <w:rPr>
                <w:rFonts w:cs="Times New Roman"/>
                <w:color w:val="auto"/>
                <w:sz w:val="18"/>
                <w:szCs w:val="18"/>
                <w:vertAlign w:val="superscript"/>
                <w:lang w:val="en-GB"/>
              </w:rPr>
              <w:t>2</w:t>
            </w:r>
            <w:r w:rsidRPr="007D0D8E">
              <w:rPr>
                <w:rFonts w:cs="Times New Roman"/>
                <w:color w:val="auto"/>
                <w:sz w:val="18"/>
                <w:szCs w:val="18"/>
                <w:lang w:val="en-GB"/>
              </w:rPr>
              <w:t xml:space="preserve"> m</w:t>
            </w:r>
            <w:r w:rsidRPr="007D0D8E">
              <w:rPr>
                <w:rFonts w:cs="Times New Roman"/>
                <w:color w:val="auto"/>
                <w:sz w:val="18"/>
                <w:szCs w:val="18"/>
                <w:vertAlign w:val="superscript"/>
                <w:lang w:val="en-GB"/>
              </w:rPr>
              <w:t>-2</w:t>
            </w:r>
            <w:r w:rsidRPr="007D0D8E">
              <w:rPr>
                <w:rFonts w:cs="Times New Roman"/>
                <w:color w:val="auto"/>
                <w:sz w:val="18"/>
                <w:szCs w:val="18"/>
                <w:lang w:val="en-GB"/>
              </w:rPr>
              <w:t>]</w:t>
            </w:r>
          </w:p>
        </w:tc>
      </w:tr>
      <w:tr w:rsidR="00B54537" w:rsidRPr="007D0D8E" w14:paraId="4C52EDE7"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468B2AD8" w14:textId="54EC0ABA" w:rsidR="003D6CD4" w:rsidRPr="007D0D8E" w:rsidRDefault="003D6CD4" w:rsidP="00A81528">
            <w:pPr>
              <w:rPr>
                <w:rFonts w:cs="Times New Roman"/>
                <w:sz w:val="18"/>
                <w:szCs w:val="18"/>
                <w:lang w:val="en-GB"/>
              </w:rPr>
            </w:pPr>
            <w:r>
              <w:rPr>
                <w:rFonts w:cs="Times New Roman"/>
                <w:sz w:val="18"/>
                <w:szCs w:val="18"/>
                <w:lang w:val="en-GB"/>
              </w:rPr>
              <w:t>16</w:t>
            </w:r>
          </w:p>
        </w:tc>
        <w:tc>
          <w:tcPr>
            <w:tcW w:w="1559" w:type="dxa"/>
          </w:tcPr>
          <w:p w14:paraId="71D5ABA6" w14:textId="76A8D89E"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LAI_Grass</w:t>
            </w:r>
          </w:p>
        </w:tc>
        <w:tc>
          <w:tcPr>
            <w:tcW w:w="3686" w:type="dxa"/>
          </w:tcPr>
          <w:p w14:paraId="2D2700B5" w14:textId="77777777"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Leaf area index of grass [m</w:t>
            </w:r>
            <w:r w:rsidRPr="007D0D8E">
              <w:rPr>
                <w:rFonts w:cs="Times New Roman"/>
                <w:color w:val="auto"/>
                <w:sz w:val="18"/>
                <w:szCs w:val="18"/>
                <w:vertAlign w:val="superscript"/>
                <w:lang w:val="en-GB"/>
              </w:rPr>
              <w:t>2</w:t>
            </w:r>
            <w:r w:rsidRPr="007D0D8E">
              <w:rPr>
                <w:rFonts w:cs="Times New Roman"/>
                <w:color w:val="auto"/>
                <w:sz w:val="18"/>
                <w:szCs w:val="18"/>
                <w:lang w:val="en-GB"/>
              </w:rPr>
              <w:t xml:space="preserve"> m</w:t>
            </w:r>
            <w:r w:rsidRPr="007D0D8E">
              <w:rPr>
                <w:rFonts w:cs="Times New Roman"/>
                <w:color w:val="auto"/>
                <w:sz w:val="18"/>
                <w:szCs w:val="18"/>
                <w:vertAlign w:val="superscript"/>
                <w:lang w:val="en-GB"/>
              </w:rPr>
              <w:t>-2</w:t>
            </w:r>
            <w:r w:rsidRPr="007D0D8E">
              <w:rPr>
                <w:rFonts w:cs="Times New Roman"/>
                <w:color w:val="auto"/>
                <w:sz w:val="18"/>
                <w:szCs w:val="18"/>
                <w:lang w:val="en-GB"/>
              </w:rPr>
              <w:t>]</w:t>
            </w:r>
          </w:p>
        </w:tc>
      </w:tr>
      <w:tr w:rsidR="00B54537" w:rsidRPr="007D0D8E" w14:paraId="7C91FBEF"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2B019902" w14:textId="7E646A64" w:rsidR="003D6CD4" w:rsidRPr="007D0D8E" w:rsidRDefault="003D6CD4" w:rsidP="00A81528">
            <w:pPr>
              <w:rPr>
                <w:rFonts w:cs="Times New Roman"/>
                <w:sz w:val="18"/>
                <w:szCs w:val="18"/>
                <w:lang w:val="en-GB"/>
              </w:rPr>
            </w:pPr>
            <w:r>
              <w:rPr>
                <w:rFonts w:cs="Times New Roman"/>
                <w:sz w:val="18"/>
                <w:szCs w:val="18"/>
                <w:lang w:val="en-GB"/>
              </w:rPr>
              <w:t>17</w:t>
            </w:r>
          </w:p>
        </w:tc>
        <w:tc>
          <w:tcPr>
            <w:tcW w:w="1559" w:type="dxa"/>
          </w:tcPr>
          <w:p w14:paraId="247DA211" w14:textId="63F78DA3"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DecidCap</w:t>
            </w:r>
          </w:p>
        </w:tc>
        <w:tc>
          <w:tcPr>
            <w:tcW w:w="3686" w:type="dxa"/>
          </w:tcPr>
          <w:p w14:paraId="02BF3647" w14:textId="77777777"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Storage capacity of deciduous trees [mm]</w:t>
            </w:r>
          </w:p>
        </w:tc>
      </w:tr>
      <w:tr w:rsidR="00B54537" w:rsidRPr="007D0D8E" w14:paraId="597E484A"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77962B74" w14:textId="6D5282F3" w:rsidR="003D6CD4" w:rsidRPr="007D0D8E" w:rsidRDefault="003D6CD4" w:rsidP="0010276E">
            <w:pPr>
              <w:rPr>
                <w:rFonts w:cs="Times New Roman"/>
                <w:sz w:val="18"/>
                <w:szCs w:val="18"/>
                <w:lang w:val="en-GB"/>
              </w:rPr>
            </w:pPr>
            <w:r>
              <w:rPr>
                <w:rFonts w:cs="Times New Roman"/>
                <w:sz w:val="18"/>
                <w:szCs w:val="18"/>
                <w:lang w:val="en-GB"/>
              </w:rPr>
              <w:t>18</w:t>
            </w:r>
          </w:p>
        </w:tc>
        <w:tc>
          <w:tcPr>
            <w:tcW w:w="1559" w:type="dxa"/>
          </w:tcPr>
          <w:p w14:paraId="077AFE3C" w14:textId="77579FB0"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Porosity</w:t>
            </w:r>
          </w:p>
        </w:tc>
        <w:tc>
          <w:tcPr>
            <w:tcW w:w="3686" w:type="dxa"/>
          </w:tcPr>
          <w:p w14:paraId="1477F853" w14:textId="7777777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Porosity of deciduous trees [-]</w:t>
            </w:r>
          </w:p>
        </w:tc>
      </w:tr>
      <w:tr w:rsidR="00B54537" w:rsidRPr="007D0D8E" w14:paraId="134E2004"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4F1161D2" w14:textId="1176919A" w:rsidR="003D6CD4" w:rsidRPr="007D0D8E" w:rsidRDefault="003D6CD4" w:rsidP="00A81528">
            <w:pPr>
              <w:rPr>
                <w:rFonts w:cs="Times New Roman"/>
                <w:sz w:val="18"/>
                <w:szCs w:val="18"/>
                <w:lang w:val="en-GB"/>
              </w:rPr>
            </w:pPr>
            <w:r>
              <w:rPr>
                <w:rFonts w:cs="Times New Roman"/>
                <w:sz w:val="18"/>
                <w:szCs w:val="18"/>
                <w:lang w:val="en-GB"/>
              </w:rPr>
              <w:t>19</w:t>
            </w:r>
          </w:p>
        </w:tc>
        <w:tc>
          <w:tcPr>
            <w:tcW w:w="1559" w:type="dxa"/>
          </w:tcPr>
          <w:p w14:paraId="5CA82B4D" w14:textId="570DFF8B"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AlbDec</w:t>
            </w:r>
          </w:p>
        </w:tc>
        <w:tc>
          <w:tcPr>
            <w:tcW w:w="3686" w:type="dxa"/>
          </w:tcPr>
          <w:p w14:paraId="3A9222CF" w14:textId="77777777"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Albedo of deciduous trees [-]</w:t>
            </w:r>
          </w:p>
        </w:tc>
      </w:tr>
      <w:tr w:rsidR="00B54537" w:rsidRPr="007D0D8E" w14:paraId="00F18513"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5526E758" w14:textId="0CBC7506" w:rsidR="003D6CD4" w:rsidRPr="007D0D8E" w:rsidRDefault="003D6CD4" w:rsidP="00A81528">
            <w:pPr>
              <w:rPr>
                <w:rFonts w:cs="Times New Roman"/>
                <w:sz w:val="18"/>
                <w:szCs w:val="18"/>
                <w:lang w:val="en-GB"/>
              </w:rPr>
            </w:pPr>
            <w:r>
              <w:rPr>
                <w:rFonts w:cs="Times New Roman"/>
                <w:sz w:val="18"/>
                <w:szCs w:val="18"/>
                <w:lang w:val="en-GB"/>
              </w:rPr>
              <w:t>20</w:t>
            </w:r>
          </w:p>
        </w:tc>
        <w:tc>
          <w:tcPr>
            <w:tcW w:w="1559" w:type="dxa"/>
          </w:tcPr>
          <w:p w14:paraId="372EF180" w14:textId="68E28576"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WU_</w:t>
            </w:r>
            <w:proofErr w:type="gramStart"/>
            <w:r w:rsidRPr="007D0D8E">
              <w:rPr>
                <w:rFonts w:cs="Times New Roman"/>
                <w:color w:val="auto"/>
                <w:sz w:val="18"/>
                <w:szCs w:val="18"/>
                <w:lang w:val="en-GB"/>
              </w:rPr>
              <w:t>EveTr(</w:t>
            </w:r>
            <w:proofErr w:type="gramEnd"/>
            <w:r w:rsidRPr="007D0D8E">
              <w:rPr>
                <w:rFonts w:cs="Times New Roman"/>
                <w:color w:val="auto"/>
                <w:sz w:val="18"/>
                <w:szCs w:val="18"/>
                <w:lang w:val="en-GB"/>
              </w:rPr>
              <w:t>1)</w:t>
            </w:r>
          </w:p>
        </w:tc>
        <w:tc>
          <w:tcPr>
            <w:tcW w:w="3686" w:type="dxa"/>
          </w:tcPr>
          <w:p w14:paraId="1EF3903F" w14:textId="77777777"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Total water use for evergreen trees [mm]</w:t>
            </w:r>
          </w:p>
        </w:tc>
      </w:tr>
      <w:tr w:rsidR="00B54537" w:rsidRPr="007D0D8E" w14:paraId="21EE121A"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3D2A6517" w14:textId="34E223DF" w:rsidR="003D6CD4" w:rsidRPr="007D0D8E" w:rsidRDefault="003D6CD4" w:rsidP="00A81528">
            <w:pPr>
              <w:rPr>
                <w:rFonts w:cs="Times New Roman"/>
                <w:sz w:val="18"/>
                <w:szCs w:val="18"/>
                <w:lang w:val="en-GB"/>
              </w:rPr>
            </w:pPr>
            <w:r>
              <w:rPr>
                <w:rFonts w:cs="Times New Roman"/>
                <w:sz w:val="18"/>
                <w:szCs w:val="18"/>
                <w:lang w:val="en-GB"/>
              </w:rPr>
              <w:t>21</w:t>
            </w:r>
          </w:p>
        </w:tc>
        <w:tc>
          <w:tcPr>
            <w:tcW w:w="1559" w:type="dxa"/>
          </w:tcPr>
          <w:p w14:paraId="4C8AE89E" w14:textId="5085EEE3"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WU_</w:t>
            </w:r>
            <w:proofErr w:type="gramStart"/>
            <w:r w:rsidRPr="007D0D8E">
              <w:rPr>
                <w:rFonts w:cs="Times New Roman"/>
                <w:color w:val="auto"/>
                <w:sz w:val="18"/>
                <w:szCs w:val="18"/>
                <w:lang w:val="en-GB"/>
              </w:rPr>
              <w:t>EveTr(</w:t>
            </w:r>
            <w:proofErr w:type="gramEnd"/>
            <w:r w:rsidRPr="007D0D8E">
              <w:rPr>
                <w:rFonts w:cs="Times New Roman"/>
                <w:color w:val="auto"/>
                <w:sz w:val="18"/>
                <w:szCs w:val="18"/>
                <w:lang w:val="en-GB"/>
              </w:rPr>
              <w:t>2)</w:t>
            </w:r>
          </w:p>
        </w:tc>
        <w:tc>
          <w:tcPr>
            <w:tcW w:w="3686" w:type="dxa"/>
          </w:tcPr>
          <w:p w14:paraId="080AD084" w14:textId="77777777"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Automatic water use for evergreen trees [mm]</w:t>
            </w:r>
          </w:p>
        </w:tc>
      </w:tr>
      <w:tr w:rsidR="00B54537" w:rsidRPr="007D0D8E" w14:paraId="31F346CC"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061CFBA1" w14:textId="628700CB" w:rsidR="003D6CD4" w:rsidRPr="007D0D8E" w:rsidRDefault="003D6CD4" w:rsidP="00A81528">
            <w:pPr>
              <w:rPr>
                <w:rFonts w:cs="Times New Roman"/>
                <w:sz w:val="18"/>
                <w:szCs w:val="18"/>
                <w:lang w:val="en-GB"/>
              </w:rPr>
            </w:pPr>
            <w:r>
              <w:rPr>
                <w:rFonts w:cs="Times New Roman"/>
                <w:sz w:val="18"/>
                <w:szCs w:val="18"/>
                <w:lang w:val="en-GB"/>
              </w:rPr>
              <w:t>22</w:t>
            </w:r>
          </w:p>
        </w:tc>
        <w:tc>
          <w:tcPr>
            <w:tcW w:w="1559" w:type="dxa"/>
          </w:tcPr>
          <w:p w14:paraId="4539211F" w14:textId="1E74E90B"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WU_</w:t>
            </w:r>
            <w:proofErr w:type="gramStart"/>
            <w:r w:rsidRPr="007D0D8E">
              <w:rPr>
                <w:rFonts w:cs="Times New Roman"/>
                <w:color w:val="auto"/>
                <w:sz w:val="18"/>
                <w:szCs w:val="18"/>
                <w:lang w:val="en-GB"/>
              </w:rPr>
              <w:t>EveTr(</w:t>
            </w:r>
            <w:proofErr w:type="gramEnd"/>
            <w:r w:rsidRPr="007D0D8E">
              <w:rPr>
                <w:rFonts w:cs="Times New Roman"/>
                <w:color w:val="auto"/>
                <w:sz w:val="18"/>
                <w:szCs w:val="18"/>
                <w:lang w:val="en-GB"/>
              </w:rPr>
              <w:t>3)</w:t>
            </w:r>
          </w:p>
        </w:tc>
        <w:tc>
          <w:tcPr>
            <w:tcW w:w="3686" w:type="dxa"/>
          </w:tcPr>
          <w:p w14:paraId="3BB88C83" w14:textId="7777777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Manual water use for evergreen trees [mm]</w:t>
            </w:r>
          </w:p>
        </w:tc>
      </w:tr>
      <w:tr w:rsidR="00B54537" w:rsidRPr="007D0D8E" w14:paraId="47B853BC"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654AF708" w14:textId="70366354" w:rsidR="003D6CD4" w:rsidRPr="007D0D8E" w:rsidRDefault="003D6CD4" w:rsidP="00A81528">
            <w:pPr>
              <w:rPr>
                <w:rFonts w:cs="Times New Roman"/>
                <w:sz w:val="18"/>
                <w:szCs w:val="18"/>
                <w:lang w:val="en-GB"/>
              </w:rPr>
            </w:pPr>
            <w:r>
              <w:rPr>
                <w:rFonts w:cs="Times New Roman"/>
                <w:sz w:val="18"/>
                <w:szCs w:val="18"/>
                <w:lang w:val="en-GB"/>
              </w:rPr>
              <w:t>23</w:t>
            </w:r>
          </w:p>
        </w:tc>
        <w:tc>
          <w:tcPr>
            <w:tcW w:w="1559" w:type="dxa"/>
          </w:tcPr>
          <w:p w14:paraId="5CEFC557" w14:textId="20EDFE8C"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WU_</w:t>
            </w:r>
            <w:proofErr w:type="gramStart"/>
            <w:r w:rsidRPr="007D0D8E">
              <w:rPr>
                <w:rFonts w:cs="Times New Roman"/>
                <w:color w:val="auto"/>
                <w:sz w:val="18"/>
                <w:szCs w:val="18"/>
                <w:lang w:val="en-GB"/>
              </w:rPr>
              <w:t>DecTr(</w:t>
            </w:r>
            <w:proofErr w:type="gramEnd"/>
            <w:r w:rsidRPr="007D0D8E">
              <w:rPr>
                <w:rFonts w:cs="Times New Roman"/>
                <w:color w:val="auto"/>
                <w:sz w:val="18"/>
                <w:szCs w:val="18"/>
                <w:lang w:val="en-GB"/>
              </w:rPr>
              <w:t>1)</w:t>
            </w:r>
          </w:p>
        </w:tc>
        <w:tc>
          <w:tcPr>
            <w:tcW w:w="3686" w:type="dxa"/>
          </w:tcPr>
          <w:p w14:paraId="75729483" w14:textId="77777777"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Total water use for deciduous trees [mm]</w:t>
            </w:r>
          </w:p>
        </w:tc>
      </w:tr>
      <w:tr w:rsidR="00B54537" w:rsidRPr="007D0D8E" w14:paraId="7854237A"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3022C676" w14:textId="718D89D2" w:rsidR="003D6CD4" w:rsidRPr="007D0D8E" w:rsidRDefault="003D6CD4" w:rsidP="00A81528">
            <w:pPr>
              <w:rPr>
                <w:rFonts w:cs="Times New Roman"/>
                <w:sz w:val="18"/>
                <w:szCs w:val="18"/>
                <w:lang w:val="en-GB"/>
              </w:rPr>
            </w:pPr>
            <w:r>
              <w:rPr>
                <w:rFonts w:cs="Times New Roman"/>
                <w:sz w:val="18"/>
                <w:szCs w:val="18"/>
                <w:lang w:val="en-GB"/>
              </w:rPr>
              <w:t>24</w:t>
            </w:r>
          </w:p>
        </w:tc>
        <w:tc>
          <w:tcPr>
            <w:tcW w:w="1559" w:type="dxa"/>
          </w:tcPr>
          <w:p w14:paraId="05712DBD" w14:textId="07F3D443"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WU_</w:t>
            </w:r>
            <w:proofErr w:type="gramStart"/>
            <w:r w:rsidRPr="007D0D8E">
              <w:rPr>
                <w:rFonts w:cs="Times New Roman"/>
                <w:color w:val="auto"/>
                <w:sz w:val="18"/>
                <w:szCs w:val="18"/>
                <w:lang w:val="en-GB"/>
              </w:rPr>
              <w:t>DecTr(</w:t>
            </w:r>
            <w:proofErr w:type="gramEnd"/>
            <w:r w:rsidRPr="007D0D8E">
              <w:rPr>
                <w:rFonts w:cs="Times New Roman"/>
                <w:color w:val="auto"/>
                <w:sz w:val="18"/>
                <w:szCs w:val="18"/>
                <w:lang w:val="en-GB"/>
              </w:rPr>
              <w:t>2)</w:t>
            </w:r>
          </w:p>
        </w:tc>
        <w:tc>
          <w:tcPr>
            <w:tcW w:w="3686" w:type="dxa"/>
          </w:tcPr>
          <w:p w14:paraId="61F4685A" w14:textId="77777777"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Automatic water use for deciduous trees [mm]</w:t>
            </w:r>
          </w:p>
        </w:tc>
      </w:tr>
      <w:tr w:rsidR="00B54537" w:rsidRPr="007D0D8E" w14:paraId="584489A8"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2F32AC32" w14:textId="5DED2450" w:rsidR="003D6CD4" w:rsidRPr="007D0D8E" w:rsidRDefault="003D6CD4" w:rsidP="0010276E">
            <w:pPr>
              <w:rPr>
                <w:rFonts w:cs="Times New Roman"/>
                <w:sz w:val="18"/>
                <w:szCs w:val="18"/>
                <w:lang w:val="en-GB"/>
              </w:rPr>
            </w:pPr>
            <w:r>
              <w:rPr>
                <w:rFonts w:cs="Times New Roman"/>
                <w:sz w:val="18"/>
                <w:szCs w:val="18"/>
                <w:lang w:val="en-GB"/>
              </w:rPr>
              <w:t>25</w:t>
            </w:r>
          </w:p>
        </w:tc>
        <w:tc>
          <w:tcPr>
            <w:tcW w:w="1559" w:type="dxa"/>
          </w:tcPr>
          <w:p w14:paraId="4EE1F6E8" w14:textId="41247894"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WU_</w:t>
            </w:r>
            <w:proofErr w:type="gramStart"/>
            <w:r w:rsidRPr="007D0D8E">
              <w:rPr>
                <w:rFonts w:cs="Times New Roman"/>
                <w:color w:val="auto"/>
                <w:sz w:val="18"/>
                <w:szCs w:val="18"/>
                <w:lang w:val="en-GB"/>
              </w:rPr>
              <w:t>DecTr(</w:t>
            </w:r>
            <w:proofErr w:type="gramEnd"/>
            <w:r w:rsidRPr="007D0D8E">
              <w:rPr>
                <w:rFonts w:cs="Times New Roman"/>
                <w:color w:val="auto"/>
                <w:sz w:val="18"/>
                <w:szCs w:val="18"/>
                <w:lang w:val="en-GB"/>
              </w:rPr>
              <w:t>3)</w:t>
            </w:r>
          </w:p>
        </w:tc>
        <w:tc>
          <w:tcPr>
            <w:tcW w:w="3686" w:type="dxa"/>
          </w:tcPr>
          <w:p w14:paraId="4DC9F839" w14:textId="77777777" w:rsidR="003D6CD4" w:rsidRPr="007D0D8E" w:rsidRDefault="003D6CD4" w:rsidP="0010276E">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Manual water use for deciduous trees [mm]</w:t>
            </w:r>
          </w:p>
        </w:tc>
      </w:tr>
      <w:tr w:rsidR="00B54537" w:rsidRPr="007D0D8E" w14:paraId="095FDDD3"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3E43CA34" w14:textId="6D9707F9" w:rsidR="003D6CD4" w:rsidRPr="007D0D8E" w:rsidRDefault="003D6CD4" w:rsidP="00A81528">
            <w:pPr>
              <w:rPr>
                <w:rFonts w:cs="Times New Roman"/>
                <w:sz w:val="18"/>
                <w:szCs w:val="18"/>
                <w:lang w:val="en-GB"/>
              </w:rPr>
            </w:pPr>
            <w:r>
              <w:rPr>
                <w:rFonts w:cs="Times New Roman"/>
                <w:sz w:val="18"/>
                <w:szCs w:val="18"/>
                <w:lang w:val="en-GB"/>
              </w:rPr>
              <w:t>26</w:t>
            </w:r>
          </w:p>
        </w:tc>
        <w:tc>
          <w:tcPr>
            <w:tcW w:w="1559" w:type="dxa"/>
          </w:tcPr>
          <w:p w14:paraId="5861E1E6" w14:textId="4604B941"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WU_</w:t>
            </w:r>
            <w:proofErr w:type="gramStart"/>
            <w:r w:rsidRPr="007D0D8E">
              <w:rPr>
                <w:rFonts w:cs="Times New Roman"/>
                <w:color w:val="auto"/>
                <w:sz w:val="18"/>
                <w:szCs w:val="18"/>
                <w:lang w:val="en-GB"/>
              </w:rPr>
              <w:t>Grass(</w:t>
            </w:r>
            <w:proofErr w:type="gramEnd"/>
            <w:r w:rsidRPr="007D0D8E">
              <w:rPr>
                <w:rFonts w:cs="Times New Roman"/>
                <w:color w:val="auto"/>
                <w:sz w:val="18"/>
                <w:szCs w:val="18"/>
                <w:lang w:val="en-GB"/>
              </w:rPr>
              <w:t>1)</w:t>
            </w:r>
          </w:p>
        </w:tc>
        <w:tc>
          <w:tcPr>
            <w:tcW w:w="3686" w:type="dxa"/>
          </w:tcPr>
          <w:p w14:paraId="3E2415AA" w14:textId="77777777"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Total water use for grass [mm]</w:t>
            </w:r>
          </w:p>
        </w:tc>
      </w:tr>
      <w:tr w:rsidR="00B54537" w:rsidRPr="007D0D8E" w14:paraId="57A04CF2"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294D4F3C" w14:textId="5619BF69" w:rsidR="003D6CD4" w:rsidRPr="007D0D8E" w:rsidRDefault="003D6CD4" w:rsidP="00A81528">
            <w:pPr>
              <w:rPr>
                <w:rFonts w:cs="Times New Roman"/>
                <w:sz w:val="18"/>
                <w:szCs w:val="18"/>
                <w:lang w:val="en-GB"/>
              </w:rPr>
            </w:pPr>
            <w:r>
              <w:rPr>
                <w:rFonts w:cs="Times New Roman"/>
                <w:sz w:val="18"/>
                <w:szCs w:val="18"/>
                <w:lang w:val="en-GB"/>
              </w:rPr>
              <w:t>27</w:t>
            </w:r>
          </w:p>
        </w:tc>
        <w:tc>
          <w:tcPr>
            <w:tcW w:w="1559" w:type="dxa"/>
          </w:tcPr>
          <w:p w14:paraId="3DCD8A92" w14:textId="49B113B1"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WU_</w:t>
            </w:r>
            <w:proofErr w:type="gramStart"/>
            <w:r w:rsidRPr="007D0D8E">
              <w:rPr>
                <w:rFonts w:cs="Times New Roman"/>
                <w:color w:val="auto"/>
                <w:sz w:val="18"/>
                <w:szCs w:val="18"/>
                <w:lang w:val="en-GB"/>
              </w:rPr>
              <w:t>Grass(</w:t>
            </w:r>
            <w:proofErr w:type="gramEnd"/>
            <w:r w:rsidRPr="007D0D8E">
              <w:rPr>
                <w:rFonts w:cs="Times New Roman"/>
                <w:color w:val="auto"/>
                <w:sz w:val="18"/>
                <w:szCs w:val="18"/>
                <w:lang w:val="en-GB"/>
              </w:rPr>
              <w:t>2)</w:t>
            </w:r>
          </w:p>
        </w:tc>
        <w:tc>
          <w:tcPr>
            <w:tcW w:w="3686" w:type="dxa"/>
          </w:tcPr>
          <w:p w14:paraId="1149CF3F" w14:textId="77777777"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Automatic water use for grass [mm]</w:t>
            </w:r>
          </w:p>
        </w:tc>
      </w:tr>
      <w:tr w:rsidR="00B54537" w:rsidRPr="007D0D8E" w14:paraId="63C70C3B"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1E97A855" w14:textId="34D104F9" w:rsidR="003D6CD4" w:rsidRPr="007D0D8E" w:rsidRDefault="003D6CD4" w:rsidP="00A81528">
            <w:pPr>
              <w:rPr>
                <w:rFonts w:cs="Times New Roman"/>
                <w:sz w:val="18"/>
                <w:szCs w:val="18"/>
                <w:lang w:val="en-GB"/>
              </w:rPr>
            </w:pPr>
            <w:r>
              <w:rPr>
                <w:rFonts w:cs="Times New Roman"/>
                <w:sz w:val="18"/>
                <w:szCs w:val="18"/>
                <w:lang w:val="en-GB"/>
              </w:rPr>
              <w:t>28</w:t>
            </w:r>
          </w:p>
        </w:tc>
        <w:tc>
          <w:tcPr>
            <w:tcW w:w="1559" w:type="dxa"/>
          </w:tcPr>
          <w:p w14:paraId="3BB4CE6F" w14:textId="15E573C9"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WU_</w:t>
            </w:r>
            <w:proofErr w:type="gramStart"/>
            <w:r w:rsidRPr="007D0D8E">
              <w:rPr>
                <w:rFonts w:cs="Times New Roman"/>
                <w:color w:val="auto"/>
                <w:sz w:val="18"/>
                <w:szCs w:val="18"/>
                <w:lang w:val="en-GB"/>
              </w:rPr>
              <w:t>Grass(</w:t>
            </w:r>
            <w:proofErr w:type="gramEnd"/>
            <w:r w:rsidRPr="007D0D8E">
              <w:rPr>
                <w:rFonts w:cs="Times New Roman"/>
                <w:color w:val="auto"/>
                <w:sz w:val="18"/>
                <w:szCs w:val="18"/>
                <w:lang w:val="en-GB"/>
              </w:rPr>
              <w:t>3)</w:t>
            </w:r>
          </w:p>
        </w:tc>
        <w:tc>
          <w:tcPr>
            <w:tcW w:w="3686" w:type="dxa"/>
          </w:tcPr>
          <w:p w14:paraId="22604F18" w14:textId="77777777" w:rsidR="003D6CD4" w:rsidRPr="007D0D8E" w:rsidRDefault="003D6CD4" w:rsidP="00A81528">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Manual water use for grass [mm]</w:t>
            </w:r>
          </w:p>
        </w:tc>
      </w:tr>
      <w:tr w:rsidR="00B54537" w:rsidRPr="007D0D8E" w14:paraId="2C83CADC"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1265BAF1" w14:textId="51B89887" w:rsidR="003D6CD4" w:rsidRPr="007D0D8E" w:rsidRDefault="003D6CD4" w:rsidP="00A81528">
            <w:pPr>
              <w:rPr>
                <w:rFonts w:cs="Times New Roman"/>
                <w:sz w:val="18"/>
                <w:szCs w:val="18"/>
                <w:lang w:val="en-GB"/>
              </w:rPr>
            </w:pPr>
            <w:r>
              <w:rPr>
                <w:rFonts w:cs="Times New Roman"/>
                <w:sz w:val="18"/>
                <w:szCs w:val="18"/>
                <w:lang w:val="en-GB"/>
              </w:rPr>
              <w:t>29</w:t>
            </w:r>
          </w:p>
        </w:tc>
        <w:tc>
          <w:tcPr>
            <w:tcW w:w="1559" w:type="dxa"/>
          </w:tcPr>
          <w:p w14:paraId="662D1C55" w14:textId="3B219534"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b/>
                <w:color w:val="auto"/>
                <w:sz w:val="18"/>
                <w:szCs w:val="18"/>
                <w:lang w:val="en-GB"/>
              </w:rPr>
            </w:pPr>
            <w:proofErr w:type="gramStart"/>
            <w:r w:rsidRPr="007D0D8E">
              <w:rPr>
                <w:rFonts w:cs="Times New Roman"/>
                <w:color w:val="auto"/>
                <w:sz w:val="18"/>
                <w:szCs w:val="18"/>
                <w:lang w:val="en-GB"/>
              </w:rPr>
              <w:t>deltaLAI</w:t>
            </w:r>
            <w:proofErr w:type="gramEnd"/>
          </w:p>
        </w:tc>
        <w:tc>
          <w:tcPr>
            <w:tcW w:w="3686" w:type="dxa"/>
          </w:tcPr>
          <w:p w14:paraId="6BA4CE1B" w14:textId="77777777" w:rsidR="003D6CD4" w:rsidRPr="007D0D8E" w:rsidRDefault="003D6CD4" w:rsidP="00A81528">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Change in leaf area index (normalised 0-1) [-]</w:t>
            </w:r>
          </w:p>
        </w:tc>
      </w:tr>
      <w:tr w:rsidR="00B54537" w:rsidRPr="007D0D8E" w14:paraId="0B3C02CA"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10A14B72" w14:textId="31C0453E" w:rsidR="003D6CD4" w:rsidRPr="007D0D8E" w:rsidRDefault="003D6CD4" w:rsidP="0010276E">
            <w:pPr>
              <w:rPr>
                <w:rFonts w:cs="Times New Roman"/>
                <w:sz w:val="18"/>
                <w:szCs w:val="18"/>
                <w:lang w:val="en-GB"/>
              </w:rPr>
            </w:pPr>
            <w:r>
              <w:rPr>
                <w:rFonts w:cs="Times New Roman"/>
                <w:sz w:val="18"/>
                <w:szCs w:val="18"/>
                <w:lang w:val="en-GB"/>
              </w:rPr>
              <w:t>30</w:t>
            </w:r>
          </w:p>
        </w:tc>
        <w:tc>
          <w:tcPr>
            <w:tcW w:w="1559" w:type="dxa"/>
          </w:tcPr>
          <w:p w14:paraId="570A26DF" w14:textId="63C17B3A" w:rsidR="003D6CD4" w:rsidRPr="007D0D8E" w:rsidRDefault="003D6CD4" w:rsidP="0010276E">
            <w:pPr>
              <w:cnfStyle w:val="000000000000" w:firstRow="0" w:lastRow="0" w:firstColumn="0" w:lastColumn="0" w:oddVBand="0" w:evenVBand="0" w:oddHBand="0" w:evenHBand="0" w:firstRowFirstColumn="0" w:firstRowLastColumn="0" w:lastRowFirstColumn="0" w:lastRowLastColumn="0"/>
              <w:rPr>
                <w:rFonts w:cs="Times New Roman"/>
                <w:b/>
                <w:color w:val="auto"/>
                <w:sz w:val="18"/>
                <w:szCs w:val="18"/>
                <w:lang w:val="en-GB"/>
              </w:rPr>
            </w:pPr>
            <w:r w:rsidRPr="007D0D8E">
              <w:rPr>
                <w:rFonts w:cs="Times New Roman"/>
                <w:color w:val="auto"/>
                <w:sz w:val="18"/>
                <w:szCs w:val="18"/>
                <w:lang w:val="en-GB"/>
              </w:rPr>
              <w:t>LAIlumps</w:t>
            </w:r>
          </w:p>
        </w:tc>
        <w:tc>
          <w:tcPr>
            <w:tcW w:w="3686" w:type="dxa"/>
          </w:tcPr>
          <w:p w14:paraId="3B8227C2" w14:textId="77777777" w:rsidR="003D6CD4" w:rsidRPr="007D0D8E" w:rsidRDefault="003D6CD4" w:rsidP="00A746F6">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7D0D8E">
              <w:rPr>
                <w:rFonts w:cs="Times New Roman"/>
                <w:color w:val="auto"/>
                <w:sz w:val="18"/>
                <w:szCs w:val="18"/>
                <w:lang w:val="en-GB"/>
              </w:rPr>
              <w:t>Leaf area index used in LUMPS (normalised 0-1) [-]</w:t>
            </w:r>
          </w:p>
        </w:tc>
      </w:tr>
      <w:tr w:rsidR="00B54537" w:rsidRPr="007D0D8E" w14:paraId="1F9511E3"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0F58F1D3" w14:textId="328A69A0" w:rsidR="00B54537" w:rsidRDefault="00B54537" w:rsidP="0010276E">
            <w:pPr>
              <w:rPr>
                <w:rFonts w:cs="Times New Roman"/>
                <w:sz w:val="18"/>
                <w:szCs w:val="18"/>
                <w:lang w:val="en-GB"/>
              </w:rPr>
            </w:pPr>
            <w:r>
              <w:rPr>
                <w:rFonts w:cs="Times New Roman"/>
                <w:sz w:val="18"/>
                <w:szCs w:val="18"/>
                <w:lang w:val="en-GB"/>
              </w:rPr>
              <w:t>31</w:t>
            </w:r>
          </w:p>
        </w:tc>
        <w:tc>
          <w:tcPr>
            <w:tcW w:w="1559" w:type="dxa"/>
          </w:tcPr>
          <w:p w14:paraId="6241E98B" w14:textId="5B35C3E6" w:rsidR="00B54537" w:rsidRPr="00B54537" w:rsidRDefault="00B54537" w:rsidP="0010276E">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proofErr w:type="gramStart"/>
            <w:r w:rsidRPr="00B54537">
              <w:rPr>
                <w:rFonts w:cs="Times New Roman"/>
                <w:color w:val="auto"/>
                <w:sz w:val="18"/>
                <w:szCs w:val="18"/>
                <w:lang w:val="en-GB"/>
              </w:rPr>
              <w:t>albSnow</w:t>
            </w:r>
            <w:proofErr w:type="gramEnd"/>
          </w:p>
        </w:tc>
        <w:tc>
          <w:tcPr>
            <w:tcW w:w="3686" w:type="dxa"/>
          </w:tcPr>
          <w:p w14:paraId="15A96BB1" w14:textId="42DB7274" w:rsidR="00B54537" w:rsidRPr="00B54537" w:rsidRDefault="00B54537" w:rsidP="00A746F6">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B54537">
              <w:rPr>
                <w:rFonts w:cs="Times New Roman"/>
                <w:color w:val="auto"/>
                <w:sz w:val="18"/>
                <w:szCs w:val="18"/>
                <w:lang w:val="en-GB"/>
              </w:rPr>
              <w:t>Snow albedo [-]</w:t>
            </w:r>
          </w:p>
        </w:tc>
      </w:tr>
      <w:tr w:rsidR="00B54537" w:rsidRPr="007D0D8E" w14:paraId="28983438"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34DBE7DD" w14:textId="0302FF69" w:rsidR="00B54537" w:rsidRDefault="00B54537" w:rsidP="0010276E">
            <w:pPr>
              <w:rPr>
                <w:rFonts w:cs="Times New Roman"/>
                <w:sz w:val="18"/>
                <w:szCs w:val="18"/>
                <w:lang w:val="en-GB"/>
              </w:rPr>
            </w:pPr>
            <w:r>
              <w:rPr>
                <w:rFonts w:cs="Times New Roman"/>
                <w:sz w:val="18"/>
                <w:szCs w:val="18"/>
                <w:lang w:val="en-GB"/>
              </w:rPr>
              <w:t>32</w:t>
            </w:r>
          </w:p>
        </w:tc>
        <w:tc>
          <w:tcPr>
            <w:tcW w:w="1559" w:type="dxa"/>
          </w:tcPr>
          <w:p w14:paraId="735ADE2D" w14:textId="71566243" w:rsidR="00B54537" w:rsidRPr="00B54537" w:rsidRDefault="00B54537"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proofErr w:type="gramStart"/>
            <w:r w:rsidRPr="00B54537">
              <w:rPr>
                <w:rFonts w:cs="Times New Roman"/>
                <w:i/>
                <w:color w:val="auto"/>
                <w:sz w:val="18"/>
                <w:szCs w:val="20"/>
                <w:lang w:val="en-GB"/>
              </w:rPr>
              <w:t>dens</w:t>
            </w:r>
            <w:proofErr w:type="gramEnd"/>
            <w:r w:rsidRPr="00B54537">
              <w:rPr>
                <w:rFonts w:cs="Times New Roman"/>
                <w:i/>
                <w:color w:val="auto"/>
                <w:sz w:val="18"/>
                <w:szCs w:val="20"/>
                <w:lang w:val="en-GB"/>
              </w:rPr>
              <w:t>_snow_pav</w:t>
            </w:r>
          </w:p>
        </w:tc>
        <w:tc>
          <w:tcPr>
            <w:tcW w:w="3686" w:type="dxa"/>
          </w:tcPr>
          <w:p w14:paraId="000A5CD6" w14:textId="1A04A31F" w:rsidR="00B54537" w:rsidRPr="00B54537" w:rsidRDefault="00B54537" w:rsidP="00A746F6">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B54537">
              <w:rPr>
                <w:rFonts w:cs="Times New Roman"/>
                <w:color w:val="auto"/>
                <w:sz w:val="18"/>
                <w:szCs w:val="20"/>
                <w:lang w:val="en-GB"/>
              </w:rPr>
              <w:t>Snow density in paved surface</w:t>
            </w:r>
          </w:p>
        </w:tc>
      </w:tr>
      <w:tr w:rsidR="00B54537" w:rsidRPr="007D0D8E" w14:paraId="7295D425"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7217FDD7" w14:textId="250D2248" w:rsidR="00B54537" w:rsidRDefault="00B54537" w:rsidP="0010276E">
            <w:pPr>
              <w:rPr>
                <w:rFonts w:cs="Times New Roman"/>
                <w:sz w:val="18"/>
                <w:szCs w:val="18"/>
                <w:lang w:val="en-GB"/>
              </w:rPr>
            </w:pPr>
            <w:r>
              <w:rPr>
                <w:rFonts w:cs="Times New Roman"/>
                <w:sz w:val="18"/>
                <w:szCs w:val="18"/>
                <w:lang w:val="en-GB"/>
              </w:rPr>
              <w:t>33</w:t>
            </w:r>
          </w:p>
        </w:tc>
        <w:tc>
          <w:tcPr>
            <w:tcW w:w="1559" w:type="dxa"/>
          </w:tcPr>
          <w:p w14:paraId="1D72231C" w14:textId="3EF29CA0" w:rsidR="00B54537" w:rsidRPr="00B54537" w:rsidRDefault="00B54537" w:rsidP="0010276E">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proofErr w:type="gramStart"/>
            <w:r w:rsidRPr="00B54537">
              <w:rPr>
                <w:rFonts w:cs="Times New Roman"/>
                <w:i/>
                <w:color w:val="auto"/>
                <w:sz w:val="18"/>
                <w:szCs w:val="20"/>
                <w:lang w:val="en-GB"/>
              </w:rPr>
              <w:t>dens</w:t>
            </w:r>
            <w:proofErr w:type="gramEnd"/>
            <w:r w:rsidRPr="00B54537">
              <w:rPr>
                <w:rFonts w:cs="Times New Roman"/>
                <w:i/>
                <w:color w:val="auto"/>
                <w:sz w:val="18"/>
                <w:szCs w:val="20"/>
                <w:lang w:val="en-GB"/>
              </w:rPr>
              <w:t>_snow_bldg</w:t>
            </w:r>
          </w:p>
        </w:tc>
        <w:tc>
          <w:tcPr>
            <w:tcW w:w="3686" w:type="dxa"/>
          </w:tcPr>
          <w:p w14:paraId="3EB9A258" w14:textId="7C6F8116" w:rsidR="00B54537" w:rsidRPr="00B54537" w:rsidRDefault="00B54537" w:rsidP="00A746F6">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B54537">
              <w:rPr>
                <w:rFonts w:cs="Times New Roman"/>
                <w:color w:val="auto"/>
                <w:sz w:val="18"/>
                <w:szCs w:val="20"/>
                <w:lang w:val="en-GB"/>
              </w:rPr>
              <w:t>Snow density in building surface</w:t>
            </w:r>
          </w:p>
        </w:tc>
      </w:tr>
      <w:tr w:rsidR="00B54537" w:rsidRPr="007D0D8E" w14:paraId="49B50969"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78F888E6" w14:textId="03E8F469" w:rsidR="00B54537" w:rsidRDefault="00B54537" w:rsidP="0010276E">
            <w:pPr>
              <w:rPr>
                <w:rFonts w:cs="Times New Roman"/>
                <w:sz w:val="18"/>
                <w:szCs w:val="18"/>
                <w:lang w:val="en-GB"/>
              </w:rPr>
            </w:pPr>
            <w:r>
              <w:rPr>
                <w:rFonts w:cs="Times New Roman"/>
                <w:sz w:val="18"/>
                <w:szCs w:val="18"/>
                <w:lang w:val="en-GB"/>
              </w:rPr>
              <w:t>34</w:t>
            </w:r>
          </w:p>
        </w:tc>
        <w:tc>
          <w:tcPr>
            <w:tcW w:w="1559" w:type="dxa"/>
          </w:tcPr>
          <w:p w14:paraId="71A8CA53" w14:textId="72F08975" w:rsidR="00B54537" w:rsidRPr="00B54537" w:rsidRDefault="00B54537"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proofErr w:type="gramStart"/>
            <w:r w:rsidRPr="00B54537">
              <w:rPr>
                <w:rFonts w:cs="Times New Roman"/>
                <w:i/>
                <w:color w:val="auto"/>
                <w:sz w:val="18"/>
                <w:szCs w:val="20"/>
                <w:lang w:val="en-GB"/>
              </w:rPr>
              <w:t>dens</w:t>
            </w:r>
            <w:proofErr w:type="gramEnd"/>
            <w:r w:rsidRPr="00B54537">
              <w:rPr>
                <w:rFonts w:cs="Times New Roman"/>
                <w:i/>
                <w:color w:val="auto"/>
                <w:sz w:val="18"/>
                <w:szCs w:val="20"/>
                <w:lang w:val="en-GB"/>
              </w:rPr>
              <w:t>_snow_E</w:t>
            </w:r>
            <w:r w:rsidR="002B5534">
              <w:rPr>
                <w:rFonts w:cs="Times New Roman"/>
                <w:i/>
                <w:color w:val="auto"/>
                <w:sz w:val="18"/>
                <w:szCs w:val="20"/>
                <w:lang w:val="en-GB"/>
              </w:rPr>
              <w:t>ve</w:t>
            </w:r>
            <w:r w:rsidRPr="00B54537">
              <w:rPr>
                <w:rFonts w:cs="Times New Roman"/>
                <w:i/>
                <w:color w:val="auto"/>
                <w:sz w:val="18"/>
                <w:szCs w:val="20"/>
                <w:lang w:val="en-GB"/>
              </w:rPr>
              <w:t>T</w:t>
            </w:r>
            <w:r w:rsidR="002B5534">
              <w:rPr>
                <w:rFonts w:cs="Times New Roman"/>
                <w:i/>
                <w:color w:val="auto"/>
                <w:sz w:val="18"/>
                <w:szCs w:val="20"/>
                <w:lang w:val="en-GB"/>
              </w:rPr>
              <w:t>r</w:t>
            </w:r>
          </w:p>
        </w:tc>
        <w:tc>
          <w:tcPr>
            <w:tcW w:w="3686" w:type="dxa"/>
          </w:tcPr>
          <w:p w14:paraId="7366CC35" w14:textId="1D42953F" w:rsidR="00B54537" w:rsidRPr="00B54537" w:rsidRDefault="00B54537" w:rsidP="00A746F6">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B54537">
              <w:rPr>
                <w:rFonts w:cs="Times New Roman"/>
                <w:color w:val="auto"/>
                <w:sz w:val="18"/>
                <w:szCs w:val="20"/>
                <w:lang w:val="en-GB"/>
              </w:rPr>
              <w:t>Snow density in evergreen surface</w:t>
            </w:r>
          </w:p>
        </w:tc>
      </w:tr>
      <w:tr w:rsidR="00B54537" w:rsidRPr="007D0D8E" w14:paraId="240D4092"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4136DA3C" w14:textId="1AF518DE" w:rsidR="00B54537" w:rsidRDefault="00B54537" w:rsidP="0010276E">
            <w:pPr>
              <w:rPr>
                <w:rFonts w:cs="Times New Roman"/>
                <w:sz w:val="18"/>
                <w:szCs w:val="18"/>
                <w:lang w:val="en-GB"/>
              </w:rPr>
            </w:pPr>
            <w:r>
              <w:rPr>
                <w:rFonts w:cs="Times New Roman"/>
                <w:sz w:val="18"/>
                <w:szCs w:val="18"/>
                <w:lang w:val="en-GB"/>
              </w:rPr>
              <w:t>35</w:t>
            </w:r>
          </w:p>
        </w:tc>
        <w:tc>
          <w:tcPr>
            <w:tcW w:w="1559" w:type="dxa"/>
          </w:tcPr>
          <w:p w14:paraId="705F0882" w14:textId="04FD7222" w:rsidR="00B54537" w:rsidRPr="00B54537" w:rsidRDefault="00B54537" w:rsidP="0010276E">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proofErr w:type="gramStart"/>
            <w:r w:rsidRPr="00B54537">
              <w:rPr>
                <w:rFonts w:cs="Times New Roman"/>
                <w:i/>
                <w:color w:val="auto"/>
                <w:sz w:val="18"/>
                <w:szCs w:val="20"/>
                <w:lang w:val="en-GB"/>
              </w:rPr>
              <w:t>dens</w:t>
            </w:r>
            <w:proofErr w:type="gramEnd"/>
            <w:r w:rsidRPr="00B54537">
              <w:rPr>
                <w:rFonts w:cs="Times New Roman"/>
                <w:i/>
                <w:color w:val="auto"/>
                <w:sz w:val="18"/>
                <w:szCs w:val="20"/>
                <w:lang w:val="en-GB"/>
              </w:rPr>
              <w:t>_snow_D</w:t>
            </w:r>
            <w:r w:rsidR="002B5534">
              <w:rPr>
                <w:rFonts w:cs="Times New Roman"/>
                <w:i/>
                <w:color w:val="auto"/>
                <w:sz w:val="18"/>
                <w:szCs w:val="20"/>
                <w:lang w:val="en-GB"/>
              </w:rPr>
              <w:t>ec</w:t>
            </w:r>
            <w:r w:rsidRPr="00B54537">
              <w:rPr>
                <w:rFonts w:cs="Times New Roman"/>
                <w:i/>
                <w:color w:val="auto"/>
                <w:sz w:val="18"/>
                <w:szCs w:val="20"/>
                <w:lang w:val="en-GB"/>
              </w:rPr>
              <w:t>T</w:t>
            </w:r>
            <w:r w:rsidR="002B5534">
              <w:rPr>
                <w:rFonts w:cs="Times New Roman"/>
                <w:i/>
                <w:color w:val="auto"/>
                <w:sz w:val="18"/>
                <w:szCs w:val="20"/>
                <w:lang w:val="en-GB"/>
              </w:rPr>
              <w:t>r</w:t>
            </w:r>
          </w:p>
        </w:tc>
        <w:tc>
          <w:tcPr>
            <w:tcW w:w="3686" w:type="dxa"/>
          </w:tcPr>
          <w:p w14:paraId="08D665D5" w14:textId="07EB30C8" w:rsidR="00B54537" w:rsidRPr="00B54537" w:rsidRDefault="00B54537" w:rsidP="00A746F6">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B54537">
              <w:rPr>
                <w:rFonts w:cs="Times New Roman"/>
                <w:color w:val="auto"/>
                <w:sz w:val="18"/>
                <w:szCs w:val="20"/>
                <w:lang w:val="en-GB"/>
              </w:rPr>
              <w:t>Snow density in deciduous surface</w:t>
            </w:r>
          </w:p>
        </w:tc>
      </w:tr>
      <w:tr w:rsidR="00B54537" w:rsidRPr="007D0D8E" w14:paraId="1307FE38"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2B72F09D" w14:textId="47C7C361" w:rsidR="00B54537" w:rsidRDefault="00B54537" w:rsidP="0010276E">
            <w:pPr>
              <w:rPr>
                <w:rFonts w:cs="Times New Roman"/>
                <w:sz w:val="18"/>
                <w:szCs w:val="18"/>
                <w:lang w:val="en-GB"/>
              </w:rPr>
            </w:pPr>
            <w:r>
              <w:rPr>
                <w:rFonts w:cs="Times New Roman"/>
                <w:sz w:val="18"/>
                <w:szCs w:val="18"/>
                <w:lang w:val="en-GB"/>
              </w:rPr>
              <w:t>36</w:t>
            </w:r>
          </w:p>
        </w:tc>
        <w:tc>
          <w:tcPr>
            <w:tcW w:w="1559" w:type="dxa"/>
          </w:tcPr>
          <w:p w14:paraId="73858D20" w14:textId="2ECB4C30" w:rsidR="00B54537" w:rsidRPr="00B54537" w:rsidRDefault="002B5534"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proofErr w:type="gramStart"/>
            <w:r>
              <w:rPr>
                <w:rFonts w:cs="Times New Roman"/>
                <w:i/>
                <w:color w:val="auto"/>
                <w:sz w:val="18"/>
                <w:szCs w:val="20"/>
                <w:lang w:val="en-GB"/>
              </w:rPr>
              <w:t>dens</w:t>
            </w:r>
            <w:proofErr w:type="gramEnd"/>
            <w:r>
              <w:rPr>
                <w:rFonts w:cs="Times New Roman"/>
                <w:i/>
                <w:color w:val="auto"/>
                <w:sz w:val="18"/>
                <w:szCs w:val="20"/>
                <w:lang w:val="en-GB"/>
              </w:rPr>
              <w:t>_snow_</w:t>
            </w:r>
            <w:r w:rsidR="00B54537" w:rsidRPr="00B54537">
              <w:rPr>
                <w:rFonts w:cs="Times New Roman"/>
                <w:i/>
                <w:color w:val="auto"/>
                <w:sz w:val="18"/>
                <w:szCs w:val="20"/>
                <w:lang w:val="en-GB"/>
              </w:rPr>
              <w:t>G</w:t>
            </w:r>
            <w:r>
              <w:rPr>
                <w:rFonts w:cs="Times New Roman"/>
                <w:i/>
                <w:color w:val="auto"/>
                <w:sz w:val="18"/>
                <w:szCs w:val="20"/>
                <w:lang w:val="en-GB"/>
              </w:rPr>
              <w:t>rass</w:t>
            </w:r>
          </w:p>
        </w:tc>
        <w:tc>
          <w:tcPr>
            <w:tcW w:w="3686" w:type="dxa"/>
          </w:tcPr>
          <w:p w14:paraId="6583F983" w14:textId="278D0814" w:rsidR="00B54537" w:rsidRPr="00B54537" w:rsidRDefault="00980E4C" w:rsidP="00A746F6">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Pr>
                <w:rFonts w:cs="Times New Roman"/>
                <w:color w:val="auto"/>
                <w:sz w:val="18"/>
                <w:szCs w:val="20"/>
                <w:lang w:val="en-GB"/>
              </w:rPr>
              <w:t xml:space="preserve">Snow density in </w:t>
            </w:r>
            <w:r w:rsidR="00B54537" w:rsidRPr="00B54537">
              <w:rPr>
                <w:rFonts w:cs="Times New Roman"/>
                <w:color w:val="auto"/>
                <w:sz w:val="18"/>
                <w:szCs w:val="20"/>
                <w:lang w:val="en-GB"/>
              </w:rPr>
              <w:t>grass surface</w:t>
            </w:r>
          </w:p>
        </w:tc>
      </w:tr>
      <w:tr w:rsidR="00B54537" w:rsidRPr="007D0D8E" w14:paraId="33E6A666" w14:textId="77777777" w:rsidTr="002B553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92" w:type="dxa"/>
          </w:tcPr>
          <w:p w14:paraId="34B065D6" w14:textId="559F4C0F" w:rsidR="00B54537" w:rsidRDefault="00B54537" w:rsidP="0010276E">
            <w:pPr>
              <w:rPr>
                <w:rFonts w:cs="Times New Roman"/>
                <w:sz w:val="18"/>
                <w:szCs w:val="18"/>
                <w:lang w:val="en-GB"/>
              </w:rPr>
            </w:pPr>
            <w:r>
              <w:rPr>
                <w:rFonts w:cs="Times New Roman"/>
                <w:sz w:val="18"/>
                <w:szCs w:val="18"/>
                <w:lang w:val="en-GB"/>
              </w:rPr>
              <w:t>37</w:t>
            </w:r>
          </w:p>
        </w:tc>
        <w:tc>
          <w:tcPr>
            <w:tcW w:w="1559" w:type="dxa"/>
          </w:tcPr>
          <w:p w14:paraId="6E3FA51F" w14:textId="3D00E53F" w:rsidR="00B54537" w:rsidRPr="00B54537" w:rsidRDefault="00B54537" w:rsidP="0010276E">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proofErr w:type="gramStart"/>
            <w:r w:rsidRPr="00B54537">
              <w:rPr>
                <w:rFonts w:cs="Times New Roman"/>
                <w:i/>
                <w:color w:val="auto"/>
                <w:sz w:val="18"/>
                <w:szCs w:val="20"/>
                <w:lang w:val="en-GB"/>
              </w:rPr>
              <w:t>dens</w:t>
            </w:r>
            <w:proofErr w:type="gramEnd"/>
            <w:r w:rsidRPr="00B54537">
              <w:rPr>
                <w:rFonts w:cs="Times New Roman"/>
                <w:i/>
                <w:color w:val="auto"/>
                <w:sz w:val="18"/>
                <w:szCs w:val="20"/>
                <w:lang w:val="en-GB"/>
              </w:rPr>
              <w:t>_snow_</w:t>
            </w:r>
            <w:r w:rsidR="00980E4C">
              <w:rPr>
                <w:rFonts w:cs="Times New Roman"/>
                <w:i/>
                <w:color w:val="auto"/>
                <w:sz w:val="18"/>
                <w:szCs w:val="20"/>
                <w:lang w:val="en-GB"/>
              </w:rPr>
              <w:t>S</w:t>
            </w:r>
            <w:r w:rsidR="002B5534">
              <w:rPr>
                <w:rFonts w:cs="Times New Roman"/>
                <w:i/>
                <w:color w:val="auto"/>
                <w:sz w:val="18"/>
                <w:szCs w:val="20"/>
                <w:lang w:val="en-GB"/>
              </w:rPr>
              <w:t>bare</w:t>
            </w:r>
          </w:p>
        </w:tc>
        <w:tc>
          <w:tcPr>
            <w:tcW w:w="3686" w:type="dxa"/>
          </w:tcPr>
          <w:p w14:paraId="1AAE830F" w14:textId="285509E7" w:rsidR="00B54537" w:rsidRPr="00B54537" w:rsidRDefault="00B54537" w:rsidP="00980E4C">
            <w:pPr>
              <w:cnfStyle w:val="000000100000" w:firstRow="0" w:lastRow="0" w:firstColumn="0" w:lastColumn="0" w:oddVBand="0" w:evenVBand="0" w:oddHBand="1" w:evenHBand="0" w:firstRowFirstColumn="0" w:firstRowLastColumn="0" w:lastRowFirstColumn="0" w:lastRowLastColumn="0"/>
              <w:rPr>
                <w:rFonts w:cs="Times New Roman"/>
                <w:color w:val="auto"/>
                <w:sz w:val="18"/>
                <w:szCs w:val="18"/>
                <w:lang w:val="en-GB"/>
              </w:rPr>
            </w:pPr>
            <w:r w:rsidRPr="00B54537">
              <w:rPr>
                <w:rFonts w:cs="Times New Roman"/>
                <w:color w:val="auto"/>
                <w:sz w:val="18"/>
                <w:szCs w:val="20"/>
                <w:lang w:val="en-GB"/>
              </w:rPr>
              <w:t xml:space="preserve">Snow density in </w:t>
            </w:r>
            <w:r w:rsidR="00980E4C">
              <w:rPr>
                <w:rFonts w:cs="Times New Roman"/>
                <w:color w:val="auto"/>
                <w:sz w:val="18"/>
                <w:szCs w:val="20"/>
                <w:lang w:val="en-GB"/>
              </w:rPr>
              <w:t>bare soil</w:t>
            </w:r>
          </w:p>
        </w:tc>
      </w:tr>
      <w:tr w:rsidR="00B54537" w:rsidRPr="007D0D8E" w14:paraId="4BA262FB" w14:textId="77777777" w:rsidTr="002B5534">
        <w:trPr>
          <w:trHeight w:val="170"/>
        </w:trPr>
        <w:tc>
          <w:tcPr>
            <w:cnfStyle w:val="001000000000" w:firstRow="0" w:lastRow="0" w:firstColumn="1" w:lastColumn="0" w:oddVBand="0" w:evenVBand="0" w:oddHBand="0" w:evenHBand="0" w:firstRowFirstColumn="0" w:firstRowLastColumn="0" w:lastRowFirstColumn="0" w:lastRowLastColumn="0"/>
            <w:tcW w:w="392" w:type="dxa"/>
          </w:tcPr>
          <w:p w14:paraId="07910C5B" w14:textId="5FE76D33" w:rsidR="00B54537" w:rsidRDefault="00B54537" w:rsidP="0010276E">
            <w:pPr>
              <w:rPr>
                <w:rFonts w:cs="Times New Roman"/>
                <w:sz w:val="18"/>
                <w:szCs w:val="18"/>
                <w:lang w:val="en-GB"/>
              </w:rPr>
            </w:pPr>
            <w:r>
              <w:rPr>
                <w:rFonts w:cs="Times New Roman"/>
                <w:sz w:val="18"/>
                <w:szCs w:val="18"/>
                <w:lang w:val="en-GB"/>
              </w:rPr>
              <w:t>38</w:t>
            </w:r>
          </w:p>
        </w:tc>
        <w:tc>
          <w:tcPr>
            <w:tcW w:w="1559" w:type="dxa"/>
          </w:tcPr>
          <w:p w14:paraId="6293A3C6" w14:textId="01582057" w:rsidR="00B54537" w:rsidRPr="00B54537" w:rsidRDefault="00B54537" w:rsidP="0010276E">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proofErr w:type="gramStart"/>
            <w:r w:rsidRPr="00B54537">
              <w:rPr>
                <w:rFonts w:cs="Times New Roman"/>
                <w:i/>
                <w:color w:val="auto"/>
                <w:sz w:val="18"/>
                <w:szCs w:val="20"/>
                <w:lang w:val="en-GB"/>
              </w:rPr>
              <w:t>dens</w:t>
            </w:r>
            <w:proofErr w:type="gramEnd"/>
            <w:r w:rsidRPr="00B54537">
              <w:rPr>
                <w:rFonts w:cs="Times New Roman"/>
                <w:i/>
                <w:color w:val="auto"/>
                <w:sz w:val="18"/>
                <w:szCs w:val="20"/>
                <w:lang w:val="en-GB"/>
              </w:rPr>
              <w:t>_snow_wtr</w:t>
            </w:r>
          </w:p>
        </w:tc>
        <w:tc>
          <w:tcPr>
            <w:tcW w:w="3686" w:type="dxa"/>
          </w:tcPr>
          <w:p w14:paraId="54FEBCEB" w14:textId="2CDD5909" w:rsidR="00B54537" w:rsidRPr="00B54537" w:rsidRDefault="00B54537" w:rsidP="00A746F6">
            <w:pPr>
              <w:cnfStyle w:val="000000000000" w:firstRow="0" w:lastRow="0" w:firstColumn="0" w:lastColumn="0" w:oddVBand="0" w:evenVBand="0" w:oddHBand="0" w:evenHBand="0" w:firstRowFirstColumn="0" w:firstRowLastColumn="0" w:lastRowFirstColumn="0" w:lastRowLastColumn="0"/>
              <w:rPr>
                <w:rFonts w:cs="Times New Roman"/>
                <w:color w:val="auto"/>
                <w:sz w:val="18"/>
                <w:szCs w:val="18"/>
                <w:lang w:val="en-GB"/>
              </w:rPr>
            </w:pPr>
            <w:r w:rsidRPr="00B54537">
              <w:rPr>
                <w:rFonts w:cs="Times New Roman"/>
                <w:color w:val="auto"/>
                <w:sz w:val="18"/>
                <w:szCs w:val="20"/>
                <w:lang w:val="en-GB"/>
              </w:rPr>
              <w:t>Snow density in water surface</w:t>
            </w:r>
          </w:p>
        </w:tc>
      </w:tr>
      <w:bookmarkEnd w:id="107"/>
      <w:bookmarkEnd w:id="108"/>
    </w:tbl>
    <w:p w14:paraId="784B526D" w14:textId="35239379" w:rsidR="002F2AC1" w:rsidRDefault="002F2AC1" w:rsidP="00D853F0">
      <w:pPr>
        <w:rPr>
          <w:lang w:val="en-GB"/>
        </w:rPr>
      </w:pPr>
    </w:p>
    <w:p w14:paraId="0BEBCBB5" w14:textId="77777777" w:rsidR="00BC4A3F" w:rsidRPr="00875A22" w:rsidRDefault="00BC4A3F" w:rsidP="00BC4A3F">
      <w:pPr>
        <w:pStyle w:val="Heading2"/>
        <w:numPr>
          <w:ilvl w:val="1"/>
          <w:numId w:val="48"/>
        </w:numPr>
      </w:pPr>
      <w:bookmarkStart w:id="109" w:name="_Toc414112054"/>
      <w:r>
        <w:t>SSss_YYYY</w:t>
      </w:r>
      <w:r w:rsidRPr="00875A22">
        <w:t>_</w:t>
      </w:r>
      <w:r>
        <w:t>BL</w:t>
      </w:r>
      <w:r w:rsidRPr="00875A22">
        <w:t>.txt</w:t>
      </w:r>
      <w:bookmarkEnd w:id="109"/>
    </w:p>
    <w:p w14:paraId="0C3E6BE0" w14:textId="77122AC7" w:rsidR="002D5588" w:rsidRPr="001C53F7" w:rsidRDefault="00224DCE" w:rsidP="002D5588">
      <w:pPr>
        <w:rPr>
          <w:lang w:val="en-GB"/>
        </w:rPr>
      </w:pPr>
      <w:r>
        <w:rPr>
          <w:lang w:val="en-GB"/>
        </w:rPr>
        <w:t>M</w:t>
      </w:r>
      <w:r w:rsidR="00244736">
        <w:rPr>
          <w:lang w:val="en-GB"/>
        </w:rPr>
        <w:t xml:space="preserve">eteorological variables modelled by CBL </w:t>
      </w:r>
      <w:r>
        <w:rPr>
          <w:lang w:val="en-GB"/>
        </w:rPr>
        <w:t xml:space="preserve">portion of the </w:t>
      </w:r>
      <w:r w:rsidR="00244736">
        <w:rPr>
          <w:lang w:val="en-GB"/>
        </w:rPr>
        <w:t>model</w:t>
      </w:r>
      <w:r>
        <w:rPr>
          <w:lang w:val="en-GB"/>
        </w:rPr>
        <w:t xml:space="preserve"> are </w:t>
      </w:r>
      <w:r w:rsidR="00C91C67">
        <w:rPr>
          <w:lang w:val="en-GB"/>
        </w:rPr>
        <w:t>outp</w:t>
      </w:r>
      <w:r w:rsidR="00A71651">
        <w:rPr>
          <w:lang w:val="en-GB"/>
        </w:rPr>
        <w:t xml:space="preserve">ut </w:t>
      </w:r>
      <w:r>
        <w:rPr>
          <w:lang w:val="en-GB"/>
        </w:rPr>
        <w:t xml:space="preserve">in to this </w:t>
      </w:r>
      <w:r w:rsidR="00A71651">
        <w:rPr>
          <w:lang w:val="en-GB"/>
        </w:rPr>
        <w:t xml:space="preserve">file created for each day </w:t>
      </w:r>
      <w:r>
        <w:rPr>
          <w:lang w:val="en-GB"/>
        </w:rPr>
        <w:t xml:space="preserve">with </w:t>
      </w:r>
      <w:r w:rsidR="00985A8C">
        <w:rPr>
          <w:lang w:val="en-GB"/>
        </w:rPr>
        <w:t xml:space="preserve">time step </w:t>
      </w:r>
      <w:r>
        <w:rPr>
          <w:lang w:val="en-GB"/>
        </w:rPr>
        <w:t>(see</w:t>
      </w:r>
      <w:r w:rsidR="00A71651">
        <w:rPr>
          <w:lang w:val="en-GB"/>
        </w:rPr>
        <w:t xml:space="preserve"> </w:t>
      </w:r>
      <w:r w:rsidR="00870E7A">
        <w:rPr>
          <w:lang w:val="en-GB"/>
        </w:rPr>
        <w:t>section CBL Input</w:t>
      </w:r>
      <w:r>
        <w:rPr>
          <w:lang w:val="en-GB"/>
        </w:rPr>
        <w:t>)</w:t>
      </w:r>
      <w:r w:rsidR="00A71651">
        <w:rPr>
          <w:lang w:val="en-GB"/>
        </w:rPr>
        <w:t>.</w:t>
      </w:r>
    </w:p>
    <w:p w14:paraId="51BD2A72" w14:textId="77777777" w:rsidR="002D5588" w:rsidRPr="001C53F7" w:rsidRDefault="002D5588" w:rsidP="002D5588">
      <w:pPr>
        <w:rPr>
          <w:lang w:val="en-GB"/>
        </w:rPr>
      </w:pPr>
    </w:p>
    <w:p w14:paraId="54D3C1B4" w14:textId="77777777" w:rsidR="00B059C6" w:rsidRPr="00875A22" w:rsidRDefault="00F04F99" w:rsidP="00B059C6">
      <w:r>
        <w:t>CBL model output</w:t>
      </w:r>
      <w:r w:rsidR="002D5588" w:rsidRPr="003A0EA2">
        <w:t xml:space="preserve"> file format</w:t>
      </w:r>
      <w:r w:rsidR="002D5588" w:rsidRPr="00B059C6">
        <w:rPr>
          <w:b/>
        </w:rPr>
        <w:t>:</w:t>
      </w:r>
      <w:r w:rsidR="002D5588" w:rsidRPr="00B059C6">
        <w:rPr>
          <w:b/>
          <w:i/>
        </w:rPr>
        <w:t xml:space="preserve"> </w:t>
      </w:r>
      <w:r w:rsidR="00B059C6" w:rsidRPr="00B059C6">
        <w:rPr>
          <w:b/>
        </w:rPr>
        <w:t>SSss_YYYY_BL.txt</w:t>
      </w:r>
    </w:p>
    <w:tbl>
      <w:tblPr>
        <w:tblStyle w:val="LightShading-Accent2"/>
        <w:tblW w:w="0" w:type="auto"/>
        <w:tblInd w:w="250" w:type="dxa"/>
        <w:tblLook w:val="04A0" w:firstRow="1" w:lastRow="0" w:firstColumn="1" w:lastColumn="0" w:noHBand="0" w:noVBand="1"/>
      </w:tblPr>
      <w:tblGrid>
        <w:gridCol w:w="546"/>
        <w:gridCol w:w="1155"/>
        <w:gridCol w:w="4678"/>
        <w:gridCol w:w="1133"/>
      </w:tblGrid>
      <w:tr w:rsidR="00B059C6" w:rsidRPr="001C53F7" w14:paraId="47D76A25" w14:textId="77777777" w:rsidTr="00B5453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26E1462" w14:textId="77777777" w:rsidR="00B059C6" w:rsidRPr="000B4C20" w:rsidRDefault="00B059C6" w:rsidP="00B54537">
            <w:pPr>
              <w:rPr>
                <w:rFonts w:cs="Times New Roman"/>
                <w:szCs w:val="20"/>
                <w:lang w:val="en-GB"/>
              </w:rPr>
            </w:pPr>
            <w:r w:rsidRPr="000B4C20">
              <w:rPr>
                <w:rFonts w:cs="Times New Roman"/>
                <w:szCs w:val="20"/>
                <w:lang w:val="en-GB"/>
              </w:rPr>
              <w:t>Col</w:t>
            </w:r>
          </w:p>
        </w:tc>
        <w:tc>
          <w:tcPr>
            <w:tcW w:w="1155" w:type="dxa"/>
          </w:tcPr>
          <w:p w14:paraId="7410BFEA" w14:textId="77777777" w:rsidR="00B059C6" w:rsidRPr="000B4C20" w:rsidRDefault="00B059C6" w:rsidP="00B54537">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0B4C20">
              <w:rPr>
                <w:rFonts w:cs="Times New Roman"/>
                <w:szCs w:val="20"/>
                <w:lang w:val="en-GB"/>
              </w:rPr>
              <w:t xml:space="preserve">Header </w:t>
            </w:r>
          </w:p>
        </w:tc>
        <w:tc>
          <w:tcPr>
            <w:tcW w:w="4678" w:type="dxa"/>
          </w:tcPr>
          <w:p w14:paraId="419F6111" w14:textId="77777777" w:rsidR="00B059C6" w:rsidRPr="000B4C20" w:rsidRDefault="00B059C6" w:rsidP="00B54537">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0B4C20">
              <w:rPr>
                <w:rFonts w:cs="Times New Roman"/>
                <w:szCs w:val="20"/>
                <w:lang w:val="en-GB"/>
              </w:rPr>
              <w:t>Name</w:t>
            </w:r>
          </w:p>
        </w:tc>
        <w:tc>
          <w:tcPr>
            <w:tcW w:w="1133" w:type="dxa"/>
          </w:tcPr>
          <w:p w14:paraId="1A5B9E5F" w14:textId="77777777" w:rsidR="00B059C6" w:rsidRPr="000B4C20" w:rsidRDefault="00B059C6" w:rsidP="00B54537">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0B4C20">
              <w:rPr>
                <w:rFonts w:cs="Times New Roman"/>
                <w:szCs w:val="20"/>
                <w:lang w:val="en-GB"/>
              </w:rPr>
              <w:t>Units</w:t>
            </w:r>
          </w:p>
        </w:tc>
      </w:tr>
      <w:tr w:rsidR="00B059C6" w:rsidRPr="001C53F7" w14:paraId="4546AA0F"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E0FD9CB" w14:textId="77777777" w:rsidR="00B059C6" w:rsidRPr="000B4C20" w:rsidRDefault="00B059C6" w:rsidP="00B54537">
            <w:pPr>
              <w:rPr>
                <w:rFonts w:cs="Times New Roman"/>
                <w:szCs w:val="20"/>
                <w:lang w:val="en-GB"/>
              </w:rPr>
            </w:pPr>
            <w:r>
              <w:rPr>
                <w:rFonts w:cs="Times New Roman"/>
                <w:szCs w:val="20"/>
                <w:lang w:val="en-GB"/>
              </w:rPr>
              <w:t>1</w:t>
            </w:r>
          </w:p>
        </w:tc>
        <w:tc>
          <w:tcPr>
            <w:tcW w:w="1155" w:type="dxa"/>
          </w:tcPr>
          <w:p w14:paraId="31231E1C" w14:textId="77777777" w:rsidR="00B059C6"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iy</w:t>
            </w:r>
          </w:p>
        </w:tc>
        <w:tc>
          <w:tcPr>
            <w:tcW w:w="4678" w:type="dxa"/>
          </w:tcPr>
          <w:p w14:paraId="2B46D816" w14:textId="77777777" w:rsidR="00B059C6"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Year [YYYY]</w:t>
            </w:r>
          </w:p>
        </w:tc>
        <w:tc>
          <w:tcPr>
            <w:tcW w:w="1133" w:type="dxa"/>
          </w:tcPr>
          <w:p w14:paraId="57DC9B82"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B059C6" w:rsidRPr="001C53F7" w14:paraId="54C13D55"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42F6E780" w14:textId="77777777" w:rsidR="00B059C6" w:rsidRPr="000B4C20" w:rsidRDefault="00B059C6" w:rsidP="00B54537">
            <w:pPr>
              <w:rPr>
                <w:rFonts w:cs="Times New Roman"/>
                <w:b w:val="0"/>
                <w:szCs w:val="20"/>
                <w:lang w:val="en-GB"/>
              </w:rPr>
            </w:pPr>
            <w:r>
              <w:rPr>
                <w:rFonts w:cs="Times New Roman"/>
                <w:b w:val="0"/>
                <w:szCs w:val="20"/>
                <w:lang w:val="en-GB"/>
              </w:rPr>
              <w:t>2</w:t>
            </w:r>
          </w:p>
        </w:tc>
        <w:tc>
          <w:tcPr>
            <w:tcW w:w="1155" w:type="dxa"/>
          </w:tcPr>
          <w:p w14:paraId="151C027A"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id</w:t>
            </w:r>
          </w:p>
        </w:tc>
        <w:tc>
          <w:tcPr>
            <w:tcW w:w="4678" w:type="dxa"/>
          </w:tcPr>
          <w:p w14:paraId="6E97C827"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Day of year [DoY]</w:t>
            </w:r>
          </w:p>
        </w:tc>
        <w:tc>
          <w:tcPr>
            <w:tcW w:w="1133" w:type="dxa"/>
          </w:tcPr>
          <w:p w14:paraId="4FE66519"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B059C6" w:rsidRPr="001C53F7" w14:paraId="6DE2CC34"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45ACA23" w14:textId="77777777" w:rsidR="00B059C6" w:rsidRPr="000B4C20" w:rsidRDefault="00B059C6" w:rsidP="00B54537">
            <w:pPr>
              <w:rPr>
                <w:rFonts w:cs="Times New Roman"/>
                <w:b w:val="0"/>
                <w:szCs w:val="20"/>
                <w:lang w:val="en-GB"/>
              </w:rPr>
            </w:pPr>
            <w:r>
              <w:rPr>
                <w:rFonts w:cs="Times New Roman"/>
                <w:b w:val="0"/>
                <w:szCs w:val="20"/>
                <w:lang w:val="en-GB"/>
              </w:rPr>
              <w:t>3</w:t>
            </w:r>
          </w:p>
        </w:tc>
        <w:tc>
          <w:tcPr>
            <w:tcW w:w="1155" w:type="dxa"/>
          </w:tcPr>
          <w:p w14:paraId="7A095589" w14:textId="77777777" w:rsidR="00B059C6"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it</w:t>
            </w:r>
          </w:p>
        </w:tc>
        <w:tc>
          <w:tcPr>
            <w:tcW w:w="4678" w:type="dxa"/>
          </w:tcPr>
          <w:p w14:paraId="53236B25" w14:textId="77777777" w:rsidR="00B059C6"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Hour [H]</w:t>
            </w:r>
          </w:p>
        </w:tc>
        <w:tc>
          <w:tcPr>
            <w:tcW w:w="1133" w:type="dxa"/>
          </w:tcPr>
          <w:p w14:paraId="10D24662"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B059C6" w:rsidRPr="001C53F7" w14:paraId="7ACF87CD"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30C0E658" w14:textId="77777777" w:rsidR="00B059C6" w:rsidRPr="000B4C20" w:rsidRDefault="00B059C6" w:rsidP="00B54537">
            <w:pPr>
              <w:rPr>
                <w:rFonts w:cs="Times New Roman"/>
                <w:b w:val="0"/>
                <w:szCs w:val="20"/>
                <w:lang w:val="en-GB"/>
              </w:rPr>
            </w:pPr>
            <w:r>
              <w:rPr>
                <w:rFonts w:cs="Times New Roman"/>
                <w:b w:val="0"/>
                <w:szCs w:val="20"/>
                <w:lang w:val="en-GB"/>
              </w:rPr>
              <w:lastRenderedPageBreak/>
              <w:t>4</w:t>
            </w:r>
          </w:p>
        </w:tc>
        <w:tc>
          <w:tcPr>
            <w:tcW w:w="1155" w:type="dxa"/>
          </w:tcPr>
          <w:p w14:paraId="735196C2"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imin</w:t>
            </w:r>
          </w:p>
        </w:tc>
        <w:tc>
          <w:tcPr>
            <w:tcW w:w="4678" w:type="dxa"/>
          </w:tcPr>
          <w:p w14:paraId="1C1173AF"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Minute [M]</w:t>
            </w:r>
          </w:p>
        </w:tc>
        <w:tc>
          <w:tcPr>
            <w:tcW w:w="1133" w:type="dxa"/>
          </w:tcPr>
          <w:p w14:paraId="648FC6EE"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B059C6" w:rsidRPr="001C53F7" w14:paraId="52A0A4A4"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0699C088" w14:textId="77777777" w:rsidR="00B059C6" w:rsidRDefault="00B059C6" w:rsidP="00B54537">
            <w:pPr>
              <w:rPr>
                <w:rFonts w:cs="Times New Roman"/>
                <w:szCs w:val="20"/>
                <w:lang w:val="en-GB"/>
              </w:rPr>
            </w:pPr>
            <w:r>
              <w:rPr>
                <w:rFonts w:cs="Times New Roman"/>
                <w:szCs w:val="20"/>
                <w:lang w:val="en-GB"/>
              </w:rPr>
              <w:t>5</w:t>
            </w:r>
          </w:p>
        </w:tc>
        <w:tc>
          <w:tcPr>
            <w:tcW w:w="1155" w:type="dxa"/>
          </w:tcPr>
          <w:p w14:paraId="537BDB06" w14:textId="77777777" w:rsidR="00B059C6"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dectime</w:t>
            </w:r>
          </w:p>
        </w:tc>
        <w:tc>
          <w:tcPr>
            <w:tcW w:w="4678" w:type="dxa"/>
          </w:tcPr>
          <w:p w14:paraId="518E692B" w14:textId="77777777" w:rsidR="00B059C6"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Decimal time [-]</w:t>
            </w:r>
          </w:p>
        </w:tc>
        <w:tc>
          <w:tcPr>
            <w:tcW w:w="1133" w:type="dxa"/>
          </w:tcPr>
          <w:p w14:paraId="5F65775A"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B059C6" w:rsidRPr="001C53F7" w14:paraId="18DDF1FB"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77D90576" w14:textId="77777777" w:rsidR="00B059C6" w:rsidRPr="000B4C20" w:rsidRDefault="00B059C6" w:rsidP="00B54537">
            <w:pPr>
              <w:rPr>
                <w:rFonts w:cs="Times New Roman"/>
                <w:b w:val="0"/>
                <w:szCs w:val="20"/>
                <w:lang w:val="en-GB"/>
              </w:rPr>
            </w:pPr>
            <w:r>
              <w:rPr>
                <w:rFonts w:cs="Times New Roman"/>
                <w:b w:val="0"/>
                <w:szCs w:val="20"/>
                <w:lang w:val="en-GB"/>
              </w:rPr>
              <w:t>6</w:t>
            </w:r>
          </w:p>
        </w:tc>
        <w:tc>
          <w:tcPr>
            <w:tcW w:w="1155" w:type="dxa"/>
          </w:tcPr>
          <w:p w14:paraId="5BB3708F"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z</w:t>
            </w:r>
            <w:r w:rsidRPr="00C66064">
              <w:rPr>
                <w:rFonts w:cs="Times New Roman"/>
                <w:i/>
                <w:szCs w:val="20"/>
                <w:vertAlign w:val="subscript"/>
                <w:lang w:val="en-GB"/>
              </w:rPr>
              <w:t>i</w:t>
            </w:r>
            <w:r w:rsidRPr="000B4C20">
              <w:rPr>
                <w:rFonts w:cs="Times New Roman"/>
                <w:i/>
                <w:szCs w:val="20"/>
                <w:lang w:val="en-GB"/>
              </w:rPr>
              <w:t xml:space="preserve">   </w:t>
            </w:r>
          </w:p>
        </w:tc>
        <w:tc>
          <w:tcPr>
            <w:tcW w:w="4678" w:type="dxa"/>
          </w:tcPr>
          <w:p w14:paraId="0DF1FEFC"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Convectibe boundary layer height</w:t>
            </w:r>
          </w:p>
        </w:tc>
        <w:tc>
          <w:tcPr>
            <w:tcW w:w="1133" w:type="dxa"/>
          </w:tcPr>
          <w:p w14:paraId="17CFC5A4"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m</w:t>
            </w:r>
          </w:p>
        </w:tc>
      </w:tr>
      <w:tr w:rsidR="00B059C6" w:rsidRPr="001C53F7" w14:paraId="0F21AF99"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598F604" w14:textId="77777777" w:rsidR="00B059C6" w:rsidRPr="000B4C20" w:rsidRDefault="00B059C6" w:rsidP="00B54537">
            <w:pPr>
              <w:rPr>
                <w:rFonts w:cs="Times New Roman"/>
                <w:b w:val="0"/>
                <w:szCs w:val="20"/>
                <w:lang w:val="en-GB"/>
              </w:rPr>
            </w:pPr>
            <w:r>
              <w:rPr>
                <w:rFonts w:cs="Times New Roman"/>
                <w:b w:val="0"/>
                <w:szCs w:val="20"/>
                <w:lang w:val="en-GB"/>
              </w:rPr>
              <w:t>7</w:t>
            </w:r>
          </w:p>
        </w:tc>
        <w:tc>
          <w:tcPr>
            <w:tcW w:w="1155" w:type="dxa"/>
          </w:tcPr>
          <w:p w14:paraId="2822A40A"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Theta</w:t>
            </w:r>
          </w:p>
        </w:tc>
        <w:tc>
          <w:tcPr>
            <w:tcW w:w="4678" w:type="dxa"/>
          </w:tcPr>
          <w:p w14:paraId="53FBCA08"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Potential temperature in the inertial sublayer</w:t>
            </w:r>
          </w:p>
        </w:tc>
        <w:tc>
          <w:tcPr>
            <w:tcW w:w="1133" w:type="dxa"/>
          </w:tcPr>
          <w:p w14:paraId="7D8269CC"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K</w:t>
            </w:r>
          </w:p>
        </w:tc>
      </w:tr>
      <w:tr w:rsidR="00B059C6" w:rsidRPr="001C53F7" w14:paraId="696C7EB4"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A5A370F" w14:textId="77777777" w:rsidR="00B059C6" w:rsidRPr="000B4C20" w:rsidRDefault="00B059C6" w:rsidP="00B54537">
            <w:pPr>
              <w:rPr>
                <w:rFonts w:cs="Times New Roman"/>
                <w:b w:val="0"/>
                <w:szCs w:val="20"/>
                <w:lang w:val="en-GB"/>
              </w:rPr>
            </w:pPr>
            <w:r>
              <w:rPr>
                <w:rFonts w:cs="Times New Roman"/>
                <w:b w:val="0"/>
                <w:szCs w:val="20"/>
                <w:lang w:val="en-GB"/>
              </w:rPr>
              <w:t>8</w:t>
            </w:r>
          </w:p>
        </w:tc>
        <w:tc>
          <w:tcPr>
            <w:tcW w:w="1155" w:type="dxa"/>
          </w:tcPr>
          <w:p w14:paraId="11FEEFF3"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Q</w:t>
            </w:r>
          </w:p>
        </w:tc>
        <w:tc>
          <w:tcPr>
            <w:tcW w:w="4678" w:type="dxa"/>
          </w:tcPr>
          <w:p w14:paraId="7C480B46"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Specific humidity in the inertial sublayer</w:t>
            </w:r>
          </w:p>
        </w:tc>
        <w:tc>
          <w:tcPr>
            <w:tcW w:w="1133" w:type="dxa"/>
          </w:tcPr>
          <w:p w14:paraId="72E58000"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g kg</w:t>
            </w:r>
            <w:r w:rsidRPr="00C66064">
              <w:rPr>
                <w:rFonts w:cs="Times New Roman"/>
                <w:szCs w:val="20"/>
                <w:vertAlign w:val="superscript"/>
                <w:lang w:val="en-GB"/>
              </w:rPr>
              <w:t>-1</w:t>
            </w:r>
          </w:p>
        </w:tc>
      </w:tr>
      <w:tr w:rsidR="00B059C6" w:rsidRPr="001C53F7" w14:paraId="5E62EAC1"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02459F3A" w14:textId="77777777" w:rsidR="00B059C6" w:rsidRPr="000B4C20" w:rsidRDefault="00B059C6" w:rsidP="00B54537">
            <w:pPr>
              <w:rPr>
                <w:rFonts w:cs="Times New Roman"/>
                <w:b w:val="0"/>
                <w:szCs w:val="20"/>
                <w:lang w:val="en-GB"/>
              </w:rPr>
            </w:pPr>
            <w:r>
              <w:rPr>
                <w:rFonts w:cs="Times New Roman"/>
                <w:b w:val="0"/>
                <w:szCs w:val="20"/>
                <w:lang w:val="en-GB"/>
              </w:rPr>
              <w:t>9</w:t>
            </w:r>
          </w:p>
        </w:tc>
        <w:tc>
          <w:tcPr>
            <w:tcW w:w="1155" w:type="dxa"/>
          </w:tcPr>
          <w:p w14:paraId="43FA33C2"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theta+</w:t>
            </w:r>
          </w:p>
        </w:tc>
        <w:tc>
          <w:tcPr>
            <w:tcW w:w="4678" w:type="dxa"/>
          </w:tcPr>
          <w:p w14:paraId="70A08273"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Potential temperature just above the CBL</w:t>
            </w:r>
          </w:p>
        </w:tc>
        <w:tc>
          <w:tcPr>
            <w:tcW w:w="1133" w:type="dxa"/>
          </w:tcPr>
          <w:p w14:paraId="58B978FA"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K</w:t>
            </w:r>
          </w:p>
        </w:tc>
      </w:tr>
      <w:tr w:rsidR="00B059C6" w:rsidRPr="001C53F7" w14:paraId="58D6C6EA"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3D4E973" w14:textId="77777777" w:rsidR="00B059C6" w:rsidRPr="000B4C20" w:rsidRDefault="00B059C6" w:rsidP="00B54537">
            <w:pPr>
              <w:rPr>
                <w:rFonts w:cs="Times New Roman"/>
                <w:b w:val="0"/>
                <w:szCs w:val="20"/>
                <w:lang w:val="en-GB"/>
              </w:rPr>
            </w:pPr>
            <w:r>
              <w:rPr>
                <w:rFonts w:cs="Times New Roman"/>
                <w:b w:val="0"/>
                <w:szCs w:val="20"/>
                <w:lang w:val="en-GB"/>
              </w:rPr>
              <w:t>10</w:t>
            </w:r>
          </w:p>
        </w:tc>
        <w:tc>
          <w:tcPr>
            <w:tcW w:w="1155" w:type="dxa"/>
          </w:tcPr>
          <w:p w14:paraId="6A0C9380"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q+</w:t>
            </w:r>
          </w:p>
        </w:tc>
        <w:tc>
          <w:tcPr>
            <w:tcW w:w="4678" w:type="dxa"/>
          </w:tcPr>
          <w:p w14:paraId="7F839493"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Specific humidity just above the CBL</w:t>
            </w:r>
          </w:p>
        </w:tc>
        <w:tc>
          <w:tcPr>
            <w:tcW w:w="1133" w:type="dxa"/>
          </w:tcPr>
          <w:p w14:paraId="75E7CE00"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g kg</w:t>
            </w:r>
            <w:r w:rsidRPr="0038589D">
              <w:rPr>
                <w:rFonts w:cs="Times New Roman"/>
                <w:szCs w:val="20"/>
                <w:vertAlign w:val="superscript"/>
                <w:lang w:val="en-GB"/>
              </w:rPr>
              <w:t>-1</w:t>
            </w:r>
          </w:p>
        </w:tc>
      </w:tr>
      <w:tr w:rsidR="00B059C6" w:rsidRPr="001C53F7" w14:paraId="0209F99B"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299F505" w14:textId="77777777" w:rsidR="00B059C6" w:rsidRPr="000B4C20" w:rsidRDefault="00B059C6" w:rsidP="00B54537">
            <w:pPr>
              <w:rPr>
                <w:rFonts w:cs="Times New Roman"/>
                <w:b w:val="0"/>
                <w:szCs w:val="20"/>
                <w:lang w:val="en-GB"/>
              </w:rPr>
            </w:pPr>
            <w:r>
              <w:rPr>
                <w:rFonts w:cs="Times New Roman"/>
                <w:b w:val="0"/>
                <w:szCs w:val="20"/>
                <w:lang w:val="en-GB"/>
              </w:rPr>
              <w:t>11</w:t>
            </w:r>
          </w:p>
        </w:tc>
        <w:tc>
          <w:tcPr>
            <w:tcW w:w="1155" w:type="dxa"/>
          </w:tcPr>
          <w:p w14:paraId="27599DE1"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Temp_C</w:t>
            </w:r>
          </w:p>
        </w:tc>
        <w:tc>
          <w:tcPr>
            <w:tcW w:w="4678" w:type="dxa"/>
          </w:tcPr>
          <w:p w14:paraId="340A8B25"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Air temperature</w:t>
            </w:r>
          </w:p>
        </w:tc>
        <w:tc>
          <w:tcPr>
            <w:tcW w:w="1133" w:type="dxa"/>
          </w:tcPr>
          <w:p w14:paraId="1388CC15"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°C</w:t>
            </w:r>
          </w:p>
        </w:tc>
      </w:tr>
      <w:tr w:rsidR="00B059C6" w:rsidRPr="001C53F7" w14:paraId="3A565DD2"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53B956B8" w14:textId="77777777" w:rsidR="00B059C6" w:rsidRPr="000B4C20" w:rsidRDefault="00B059C6" w:rsidP="00B54537">
            <w:pPr>
              <w:rPr>
                <w:rFonts w:cs="Times New Roman"/>
                <w:b w:val="0"/>
                <w:szCs w:val="20"/>
                <w:lang w:val="en-GB"/>
              </w:rPr>
            </w:pPr>
            <w:r>
              <w:rPr>
                <w:rFonts w:cs="Times New Roman"/>
                <w:b w:val="0"/>
                <w:szCs w:val="20"/>
                <w:lang w:val="en-GB"/>
              </w:rPr>
              <w:t>12</w:t>
            </w:r>
          </w:p>
        </w:tc>
        <w:tc>
          <w:tcPr>
            <w:tcW w:w="1155" w:type="dxa"/>
          </w:tcPr>
          <w:p w14:paraId="0840BF85"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RH</w:t>
            </w:r>
          </w:p>
        </w:tc>
        <w:tc>
          <w:tcPr>
            <w:tcW w:w="4678" w:type="dxa"/>
          </w:tcPr>
          <w:p w14:paraId="3700004C"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 xml:space="preserve">Relative humidity </w:t>
            </w:r>
          </w:p>
        </w:tc>
        <w:tc>
          <w:tcPr>
            <w:tcW w:w="1133" w:type="dxa"/>
          </w:tcPr>
          <w:p w14:paraId="1618392E"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t>
            </w:r>
          </w:p>
        </w:tc>
      </w:tr>
      <w:tr w:rsidR="00B059C6" w:rsidRPr="001C53F7" w14:paraId="2F3EC6AD"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E5A1F67" w14:textId="77777777" w:rsidR="00B059C6" w:rsidRPr="000B4C20" w:rsidRDefault="00B059C6" w:rsidP="00B54537">
            <w:pPr>
              <w:rPr>
                <w:rFonts w:cs="Times New Roman"/>
                <w:b w:val="0"/>
                <w:szCs w:val="20"/>
                <w:lang w:val="en-GB"/>
              </w:rPr>
            </w:pPr>
            <w:r>
              <w:rPr>
                <w:rFonts w:cs="Times New Roman"/>
                <w:b w:val="0"/>
                <w:szCs w:val="20"/>
                <w:lang w:val="en-GB"/>
              </w:rPr>
              <w:t>13</w:t>
            </w:r>
          </w:p>
        </w:tc>
        <w:tc>
          <w:tcPr>
            <w:tcW w:w="1155" w:type="dxa"/>
          </w:tcPr>
          <w:p w14:paraId="02736B4B"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QH_use</w:t>
            </w:r>
          </w:p>
        </w:tc>
        <w:tc>
          <w:tcPr>
            <w:tcW w:w="4678" w:type="dxa"/>
          </w:tcPr>
          <w:p w14:paraId="20E7CA8E"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 xml:space="preserve">Sensible heat flux used for calculation </w:t>
            </w:r>
          </w:p>
        </w:tc>
        <w:tc>
          <w:tcPr>
            <w:tcW w:w="1133" w:type="dxa"/>
          </w:tcPr>
          <w:p w14:paraId="775266CD"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B059C6" w:rsidRPr="001C53F7" w14:paraId="3197C689"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658AC99" w14:textId="77777777" w:rsidR="00B059C6" w:rsidRPr="000B4C20" w:rsidRDefault="00B059C6" w:rsidP="00B54537">
            <w:pPr>
              <w:rPr>
                <w:rFonts w:cs="Times New Roman"/>
                <w:b w:val="0"/>
                <w:szCs w:val="20"/>
                <w:lang w:val="en-GB"/>
              </w:rPr>
            </w:pPr>
            <w:r>
              <w:rPr>
                <w:rFonts w:cs="Times New Roman"/>
                <w:b w:val="0"/>
                <w:szCs w:val="20"/>
                <w:lang w:val="en-GB"/>
              </w:rPr>
              <w:t>14</w:t>
            </w:r>
          </w:p>
        </w:tc>
        <w:tc>
          <w:tcPr>
            <w:tcW w:w="1155" w:type="dxa"/>
          </w:tcPr>
          <w:p w14:paraId="62E22393"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QE_use</w:t>
            </w:r>
            <w:r w:rsidRPr="000B4C20">
              <w:rPr>
                <w:rFonts w:cs="Times New Roman"/>
                <w:i/>
                <w:szCs w:val="20"/>
                <w:lang w:val="en-GB"/>
              </w:rPr>
              <w:t xml:space="preserve"> </w:t>
            </w:r>
          </w:p>
        </w:tc>
        <w:tc>
          <w:tcPr>
            <w:tcW w:w="4678" w:type="dxa"/>
          </w:tcPr>
          <w:p w14:paraId="187BAEDF"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Latent heat flux used for calculation</w:t>
            </w:r>
          </w:p>
        </w:tc>
        <w:tc>
          <w:tcPr>
            <w:tcW w:w="1133" w:type="dxa"/>
          </w:tcPr>
          <w:p w14:paraId="5BF06D23"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B059C6" w:rsidRPr="001C53F7" w14:paraId="198CCB59"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6A8420C" w14:textId="77777777" w:rsidR="00B059C6" w:rsidRPr="000B4C20" w:rsidRDefault="00B059C6" w:rsidP="00B54537">
            <w:pPr>
              <w:rPr>
                <w:rFonts w:cs="Times New Roman"/>
                <w:b w:val="0"/>
                <w:szCs w:val="20"/>
                <w:lang w:val="en-GB"/>
              </w:rPr>
            </w:pPr>
            <w:r>
              <w:rPr>
                <w:rFonts w:cs="Times New Roman"/>
                <w:b w:val="0"/>
                <w:szCs w:val="20"/>
                <w:lang w:val="en-GB"/>
              </w:rPr>
              <w:t>15</w:t>
            </w:r>
          </w:p>
        </w:tc>
        <w:tc>
          <w:tcPr>
            <w:tcW w:w="1155" w:type="dxa"/>
          </w:tcPr>
          <w:p w14:paraId="1FFA9CC1"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Press_hPa</w:t>
            </w:r>
          </w:p>
        </w:tc>
        <w:tc>
          <w:tcPr>
            <w:tcW w:w="4678" w:type="dxa"/>
          </w:tcPr>
          <w:p w14:paraId="6C5C5C25"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Pressure used for calculation</w:t>
            </w:r>
          </w:p>
        </w:tc>
        <w:tc>
          <w:tcPr>
            <w:tcW w:w="1133" w:type="dxa"/>
          </w:tcPr>
          <w:p w14:paraId="2E47F4F3"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hPa</w:t>
            </w:r>
          </w:p>
        </w:tc>
      </w:tr>
      <w:tr w:rsidR="00B059C6" w:rsidRPr="001C53F7" w14:paraId="484484B4"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4961CA3B" w14:textId="77777777" w:rsidR="00B059C6" w:rsidRPr="000B4C20" w:rsidRDefault="00B059C6" w:rsidP="00B54537">
            <w:pPr>
              <w:rPr>
                <w:rFonts w:cs="Times New Roman"/>
                <w:b w:val="0"/>
                <w:szCs w:val="20"/>
                <w:lang w:val="en-GB"/>
              </w:rPr>
            </w:pPr>
            <w:r>
              <w:rPr>
                <w:rFonts w:cs="Times New Roman"/>
                <w:b w:val="0"/>
                <w:szCs w:val="20"/>
                <w:lang w:val="en-GB"/>
              </w:rPr>
              <w:t>16</w:t>
            </w:r>
          </w:p>
        </w:tc>
        <w:tc>
          <w:tcPr>
            <w:tcW w:w="1155" w:type="dxa"/>
          </w:tcPr>
          <w:p w14:paraId="47981C6A" w14:textId="77777777" w:rsidR="00B059C6"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avu1</w:t>
            </w:r>
          </w:p>
        </w:tc>
        <w:tc>
          <w:tcPr>
            <w:tcW w:w="4678" w:type="dxa"/>
          </w:tcPr>
          <w:p w14:paraId="3186E653" w14:textId="77777777" w:rsidR="00B059C6"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Wind speed used for calculation</w:t>
            </w:r>
          </w:p>
        </w:tc>
        <w:tc>
          <w:tcPr>
            <w:tcW w:w="1133" w:type="dxa"/>
          </w:tcPr>
          <w:p w14:paraId="1F3ED37F" w14:textId="77777777" w:rsidR="00B059C6"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m s</w:t>
            </w:r>
            <w:r w:rsidRPr="0038589D">
              <w:rPr>
                <w:rFonts w:cs="Times New Roman"/>
                <w:szCs w:val="20"/>
                <w:vertAlign w:val="superscript"/>
                <w:lang w:val="en-GB"/>
              </w:rPr>
              <w:t>-1</w:t>
            </w:r>
          </w:p>
        </w:tc>
      </w:tr>
      <w:tr w:rsidR="00B059C6" w:rsidRPr="001C53F7" w14:paraId="0E8D76C9"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07A3D7DE" w14:textId="77777777" w:rsidR="00B059C6" w:rsidRPr="000B4C20" w:rsidRDefault="00B059C6" w:rsidP="00B54537">
            <w:pPr>
              <w:rPr>
                <w:rFonts w:cs="Times New Roman"/>
                <w:b w:val="0"/>
                <w:szCs w:val="20"/>
                <w:lang w:val="en-GB"/>
              </w:rPr>
            </w:pPr>
            <w:r>
              <w:rPr>
                <w:rFonts w:cs="Times New Roman"/>
                <w:b w:val="0"/>
                <w:szCs w:val="20"/>
                <w:lang w:val="en-GB"/>
              </w:rPr>
              <w:t>17</w:t>
            </w:r>
          </w:p>
        </w:tc>
        <w:tc>
          <w:tcPr>
            <w:tcW w:w="1155" w:type="dxa"/>
          </w:tcPr>
          <w:p w14:paraId="339D1765"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ustar</w:t>
            </w:r>
          </w:p>
        </w:tc>
        <w:tc>
          <w:tcPr>
            <w:tcW w:w="4678" w:type="dxa"/>
          </w:tcPr>
          <w:p w14:paraId="2C975CED"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Friction velocity used for calculation</w:t>
            </w:r>
          </w:p>
        </w:tc>
        <w:tc>
          <w:tcPr>
            <w:tcW w:w="1133" w:type="dxa"/>
          </w:tcPr>
          <w:p w14:paraId="45D4C4C4"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m s</w:t>
            </w:r>
            <w:r w:rsidRPr="0038589D">
              <w:rPr>
                <w:rFonts w:cs="Times New Roman"/>
                <w:szCs w:val="20"/>
                <w:vertAlign w:val="superscript"/>
                <w:lang w:val="en-GB"/>
              </w:rPr>
              <w:t>-1</w:t>
            </w:r>
          </w:p>
        </w:tc>
      </w:tr>
      <w:tr w:rsidR="00B059C6" w:rsidRPr="001C53F7" w14:paraId="5EC5F606"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412BFDB" w14:textId="77777777" w:rsidR="00B059C6" w:rsidRPr="000B4C20" w:rsidRDefault="00B059C6" w:rsidP="00B54537">
            <w:pPr>
              <w:rPr>
                <w:rFonts w:cs="Times New Roman"/>
                <w:b w:val="0"/>
                <w:szCs w:val="20"/>
                <w:lang w:val="en-GB"/>
              </w:rPr>
            </w:pPr>
            <w:r>
              <w:rPr>
                <w:rFonts w:cs="Times New Roman"/>
                <w:b w:val="0"/>
                <w:szCs w:val="20"/>
                <w:lang w:val="en-GB"/>
              </w:rPr>
              <w:t>18</w:t>
            </w:r>
          </w:p>
        </w:tc>
        <w:tc>
          <w:tcPr>
            <w:tcW w:w="1155" w:type="dxa"/>
          </w:tcPr>
          <w:p w14:paraId="3E570F4C"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avdens</w:t>
            </w:r>
          </w:p>
        </w:tc>
        <w:tc>
          <w:tcPr>
            <w:tcW w:w="4678" w:type="dxa"/>
          </w:tcPr>
          <w:p w14:paraId="2CF2AF2D"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Air density used for calculation</w:t>
            </w:r>
          </w:p>
        </w:tc>
        <w:tc>
          <w:tcPr>
            <w:tcW w:w="1133" w:type="dxa"/>
          </w:tcPr>
          <w:p w14:paraId="75371FA5"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kg</w:t>
            </w:r>
            <w:r w:rsidRPr="000B4C20">
              <w:rPr>
                <w:rFonts w:cs="Times New Roman"/>
                <w:szCs w:val="20"/>
                <w:lang w:val="en-GB"/>
              </w:rPr>
              <w:t xml:space="preserve"> m</w:t>
            </w:r>
            <w:r>
              <w:rPr>
                <w:rFonts w:cs="Times New Roman"/>
                <w:szCs w:val="20"/>
                <w:vertAlign w:val="superscript"/>
                <w:lang w:val="en-GB"/>
              </w:rPr>
              <w:t>-3</w:t>
            </w:r>
          </w:p>
        </w:tc>
      </w:tr>
      <w:tr w:rsidR="00B059C6" w:rsidRPr="001C53F7" w14:paraId="734E7BED"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B7C3266" w14:textId="77777777" w:rsidR="00B059C6" w:rsidRPr="000B4C20" w:rsidRDefault="00B059C6" w:rsidP="00B54537">
            <w:pPr>
              <w:rPr>
                <w:rFonts w:cs="Times New Roman"/>
                <w:b w:val="0"/>
                <w:szCs w:val="20"/>
                <w:lang w:val="en-GB"/>
              </w:rPr>
            </w:pPr>
            <w:r>
              <w:rPr>
                <w:rFonts w:cs="Times New Roman"/>
                <w:b w:val="0"/>
                <w:szCs w:val="20"/>
                <w:lang w:val="en-GB"/>
              </w:rPr>
              <w:t>19</w:t>
            </w:r>
          </w:p>
        </w:tc>
        <w:tc>
          <w:tcPr>
            <w:tcW w:w="1155" w:type="dxa"/>
          </w:tcPr>
          <w:p w14:paraId="16A65451" w14:textId="77777777" w:rsidR="00B059C6"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394EF3">
              <w:rPr>
                <w:rFonts w:cs="Times New Roman"/>
                <w:i/>
                <w:szCs w:val="20"/>
                <w:lang w:val="en-GB"/>
              </w:rPr>
              <w:t>lv_J_kg</w:t>
            </w:r>
          </w:p>
        </w:tc>
        <w:tc>
          <w:tcPr>
            <w:tcW w:w="4678" w:type="dxa"/>
          </w:tcPr>
          <w:p w14:paraId="05FD5237" w14:textId="77777777" w:rsidR="00B059C6"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Latent heat of vaporization used for calculation</w:t>
            </w:r>
          </w:p>
        </w:tc>
        <w:tc>
          <w:tcPr>
            <w:tcW w:w="1133" w:type="dxa"/>
          </w:tcPr>
          <w:p w14:paraId="6247B097" w14:textId="77777777" w:rsidR="00B059C6"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J kg</w:t>
            </w:r>
            <w:r w:rsidRPr="00C66064">
              <w:rPr>
                <w:rFonts w:cs="Times New Roman"/>
                <w:szCs w:val="20"/>
                <w:vertAlign w:val="superscript"/>
                <w:lang w:val="en-GB"/>
              </w:rPr>
              <w:t>-1</w:t>
            </w:r>
          </w:p>
        </w:tc>
      </w:tr>
      <w:tr w:rsidR="00B059C6" w:rsidRPr="001C53F7" w14:paraId="76315003"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24F52298" w14:textId="77777777" w:rsidR="00B059C6" w:rsidRPr="000B4C20" w:rsidRDefault="00B059C6" w:rsidP="00B54537">
            <w:pPr>
              <w:rPr>
                <w:rFonts w:cs="Times New Roman"/>
                <w:b w:val="0"/>
                <w:szCs w:val="20"/>
                <w:lang w:val="en-GB"/>
              </w:rPr>
            </w:pPr>
            <w:r>
              <w:rPr>
                <w:rFonts w:cs="Times New Roman"/>
                <w:b w:val="0"/>
                <w:szCs w:val="20"/>
                <w:lang w:val="en-GB"/>
              </w:rPr>
              <w:t>20</w:t>
            </w:r>
          </w:p>
        </w:tc>
        <w:tc>
          <w:tcPr>
            <w:tcW w:w="1155" w:type="dxa"/>
          </w:tcPr>
          <w:p w14:paraId="6B3CDF7B" w14:textId="77777777" w:rsidR="00B059C6" w:rsidRPr="00394EF3"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avcp</w:t>
            </w:r>
          </w:p>
        </w:tc>
        <w:tc>
          <w:tcPr>
            <w:tcW w:w="4678" w:type="dxa"/>
          </w:tcPr>
          <w:p w14:paraId="19566FB7" w14:textId="77777777" w:rsidR="00B059C6"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Specific heat capacity used for calculation</w:t>
            </w:r>
          </w:p>
        </w:tc>
        <w:tc>
          <w:tcPr>
            <w:tcW w:w="1133" w:type="dxa"/>
          </w:tcPr>
          <w:p w14:paraId="2408870A" w14:textId="77777777" w:rsidR="00B059C6"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J kg</w:t>
            </w:r>
            <w:r w:rsidRPr="00C66064">
              <w:rPr>
                <w:rFonts w:cs="Times New Roman"/>
                <w:szCs w:val="20"/>
                <w:vertAlign w:val="superscript"/>
                <w:lang w:val="en-GB"/>
              </w:rPr>
              <w:t>-1</w:t>
            </w:r>
            <w:r>
              <w:rPr>
                <w:rFonts w:cs="Times New Roman"/>
                <w:szCs w:val="20"/>
                <w:lang w:val="en-GB"/>
              </w:rPr>
              <w:t xml:space="preserve"> K</w:t>
            </w:r>
            <w:r w:rsidRPr="00C66064">
              <w:rPr>
                <w:rFonts w:cs="Times New Roman"/>
                <w:szCs w:val="20"/>
                <w:vertAlign w:val="superscript"/>
                <w:lang w:val="en-GB"/>
              </w:rPr>
              <w:t>-1</w:t>
            </w:r>
          </w:p>
        </w:tc>
      </w:tr>
      <w:tr w:rsidR="00B059C6" w:rsidRPr="001C53F7" w14:paraId="605BCBC4" w14:textId="77777777" w:rsidTr="00B5453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CD78AEF" w14:textId="77777777" w:rsidR="00B059C6" w:rsidRPr="000B4C20" w:rsidRDefault="00B059C6" w:rsidP="00B54537">
            <w:pPr>
              <w:rPr>
                <w:rFonts w:cs="Times New Roman"/>
                <w:b w:val="0"/>
                <w:szCs w:val="20"/>
                <w:lang w:val="en-GB"/>
              </w:rPr>
            </w:pPr>
            <w:r>
              <w:rPr>
                <w:rFonts w:cs="Times New Roman"/>
                <w:b w:val="0"/>
                <w:szCs w:val="20"/>
                <w:lang w:val="en-GB"/>
              </w:rPr>
              <w:t>21</w:t>
            </w:r>
          </w:p>
        </w:tc>
        <w:tc>
          <w:tcPr>
            <w:tcW w:w="1155" w:type="dxa"/>
          </w:tcPr>
          <w:p w14:paraId="53F9D8CD"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gamt</w:t>
            </w:r>
          </w:p>
        </w:tc>
        <w:tc>
          <w:tcPr>
            <w:tcW w:w="4678" w:type="dxa"/>
          </w:tcPr>
          <w:p w14:paraId="32FF127B"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Vertical gradient of potential temperature</w:t>
            </w:r>
          </w:p>
        </w:tc>
        <w:tc>
          <w:tcPr>
            <w:tcW w:w="1133" w:type="dxa"/>
          </w:tcPr>
          <w:p w14:paraId="7E74C2A2" w14:textId="77777777" w:rsidR="00B059C6" w:rsidRPr="000B4C20" w:rsidRDefault="00B059C6" w:rsidP="00B54537">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K</w:t>
            </w:r>
            <w:r w:rsidRPr="000B4C20">
              <w:rPr>
                <w:rFonts w:cs="Times New Roman"/>
                <w:szCs w:val="20"/>
                <w:lang w:val="en-GB"/>
              </w:rPr>
              <w:t xml:space="preserve"> m</w:t>
            </w:r>
            <w:r>
              <w:rPr>
                <w:rFonts w:cs="Times New Roman"/>
                <w:szCs w:val="20"/>
                <w:vertAlign w:val="superscript"/>
                <w:lang w:val="en-GB"/>
              </w:rPr>
              <w:t>-1</w:t>
            </w:r>
          </w:p>
        </w:tc>
      </w:tr>
      <w:tr w:rsidR="00B059C6" w:rsidRPr="001C53F7" w14:paraId="37F90553" w14:textId="77777777" w:rsidTr="00B54537">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3CA5156A" w14:textId="77777777" w:rsidR="00B059C6" w:rsidRPr="000B4C20" w:rsidRDefault="00B059C6" w:rsidP="00B54537">
            <w:pPr>
              <w:rPr>
                <w:rFonts w:cs="Times New Roman"/>
                <w:b w:val="0"/>
                <w:szCs w:val="20"/>
                <w:lang w:val="en-GB"/>
              </w:rPr>
            </w:pPr>
            <w:r>
              <w:rPr>
                <w:rFonts w:cs="Times New Roman"/>
                <w:b w:val="0"/>
                <w:szCs w:val="20"/>
                <w:lang w:val="en-GB"/>
              </w:rPr>
              <w:t>22</w:t>
            </w:r>
          </w:p>
        </w:tc>
        <w:tc>
          <w:tcPr>
            <w:tcW w:w="1155" w:type="dxa"/>
          </w:tcPr>
          <w:p w14:paraId="24335CF9"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gamq</w:t>
            </w:r>
          </w:p>
        </w:tc>
        <w:tc>
          <w:tcPr>
            <w:tcW w:w="4678" w:type="dxa"/>
          </w:tcPr>
          <w:p w14:paraId="618291A6"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Vertical gradient of specific humidity</w:t>
            </w:r>
          </w:p>
        </w:tc>
        <w:tc>
          <w:tcPr>
            <w:tcW w:w="1133" w:type="dxa"/>
          </w:tcPr>
          <w:p w14:paraId="691A7B4C" w14:textId="77777777" w:rsidR="00B059C6" w:rsidRPr="000B4C20" w:rsidRDefault="00B059C6" w:rsidP="00B54537">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kg kg</w:t>
            </w:r>
            <w:r w:rsidRPr="00C66064">
              <w:rPr>
                <w:rFonts w:cs="Times New Roman"/>
                <w:szCs w:val="20"/>
                <w:vertAlign w:val="superscript"/>
                <w:lang w:val="en-GB"/>
              </w:rPr>
              <w:t>-1</w:t>
            </w:r>
            <w:r>
              <w:rPr>
                <w:rFonts w:cs="Times New Roman"/>
                <w:szCs w:val="20"/>
                <w:lang w:val="en-GB"/>
              </w:rPr>
              <w:t xml:space="preserve"> m</w:t>
            </w:r>
            <w:r w:rsidRPr="00C66064">
              <w:rPr>
                <w:rFonts w:cs="Times New Roman"/>
                <w:szCs w:val="20"/>
                <w:vertAlign w:val="superscript"/>
                <w:lang w:val="en-GB"/>
              </w:rPr>
              <w:t>-1</w:t>
            </w:r>
          </w:p>
        </w:tc>
      </w:tr>
    </w:tbl>
    <w:p w14:paraId="674E1E83" w14:textId="77777777" w:rsidR="00B059C6" w:rsidRDefault="00B059C6" w:rsidP="00B059C6">
      <w:pPr>
        <w:spacing w:after="200" w:line="276" w:lineRule="auto"/>
        <w:rPr>
          <w:rFonts w:eastAsiaTheme="majorEastAsia" w:cstheme="majorBidi"/>
          <w:b/>
          <w:bCs/>
          <w:color w:val="365F91" w:themeColor="accent1" w:themeShade="BF"/>
          <w:sz w:val="10"/>
          <w:szCs w:val="28"/>
        </w:rPr>
      </w:pPr>
    </w:p>
    <w:p w14:paraId="6112287C" w14:textId="78B863A6" w:rsidR="002D5588" w:rsidRDefault="002D5588" w:rsidP="002D5588">
      <w:pPr>
        <w:rPr>
          <w:b/>
          <w:lang w:val="en-GB"/>
        </w:rPr>
      </w:pPr>
    </w:p>
    <w:p w14:paraId="57E307FA" w14:textId="62A1BF1F" w:rsidR="005E03FE" w:rsidRDefault="005E03FE" w:rsidP="00BC4A3F">
      <w:pPr>
        <w:pStyle w:val="Heading2"/>
        <w:numPr>
          <w:ilvl w:val="1"/>
          <w:numId w:val="48"/>
        </w:numPr>
        <w:rPr>
          <w:rFonts w:eastAsiaTheme="majorEastAsia"/>
        </w:rPr>
      </w:pPr>
      <w:bookmarkStart w:id="110" w:name="_Toc414112055"/>
      <w:r w:rsidRPr="00875644">
        <w:rPr>
          <w:rFonts w:eastAsiaTheme="majorEastAsia"/>
        </w:rPr>
        <w:t>SOLWEIGpoiOut</w:t>
      </w:r>
      <w:r>
        <w:rPr>
          <w:rFonts w:eastAsiaTheme="majorEastAsia"/>
        </w:rPr>
        <w:t>.txt</w:t>
      </w:r>
      <w:bookmarkEnd w:id="110"/>
    </w:p>
    <w:p w14:paraId="3BB5F79C" w14:textId="77777777" w:rsidR="005E03FE" w:rsidRDefault="005E03FE" w:rsidP="005E03FE">
      <w:pPr>
        <w:rPr>
          <w:lang w:val="en-GB" w:eastAsia="fi-FI"/>
        </w:rPr>
      </w:pPr>
      <w:r>
        <w:rPr>
          <w:lang w:val="en-GB" w:eastAsia="fi-FI"/>
        </w:rPr>
        <w:t>Calculated variables from POI, point of interest (row, col) stated in SOLWEIGinput.nml.</w:t>
      </w:r>
    </w:p>
    <w:p w14:paraId="4EE8E3D4" w14:textId="77777777" w:rsidR="005E03FE" w:rsidRDefault="005E03FE" w:rsidP="005E03FE">
      <w:pPr>
        <w:rPr>
          <w:lang w:val="en-GB" w:eastAsia="fi-FI"/>
        </w:rPr>
      </w:pPr>
    </w:p>
    <w:p w14:paraId="577912C8" w14:textId="1A74B0BE" w:rsidR="005E03FE" w:rsidRPr="0002406F" w:rsidRDefault="005E03FE" w:rsidP="005E03FE">
      <w:pPr>
        <w:rPr>
          <w:b/>
          <w:lang w:val="en-GB"/>
        </w:rPr>
      </w:pPr>
      <w:r>
        <w:rPr>
          <w:lang w:val="en-GB"/>
        </w:rPr>
        <w:t>SOLWEIG model output</w:t>
      </w:r>
      <w:r w:rsidRPr="003A0EA2">
        <w:rPr>
          <w:lang w:val="en-GB"/>
        </w:rPr>
        <w:t xml:space="preserve"> file format</w:t>
      </w:r>
      <w:r>
        <w:rPr>
          <w:lang w:val="en-GB"/>
        </w:rPr>
        <w:t>:</w:t>
      </w:r>
      <w:r>
        <w:rPr>
          <w:b/>
          <w:i/>
          <w:lang w:val="en-GB"/>
        </w:rPr>
        <w:t xml:space="preserve"> SOLWEIGpoiOUT</w:t>
      </w:r>
      <w:r w:rsidRPr="001C53F7">
        <w:rPr>
          <w:b/>
          <w:lang w:val="en-GB"/>
        </w:rPr>
        <w:t>.txt</w:t>
      </w:r>
    </w:p>
    <w:tbl>
      <w:tblPr>
        <w:tblStyle w:val="LightShading-Accent2"/>
        <w:tblW w:w="0" w:type="auto"/>
        <w:tblInd w:w="250" w:type="dxa"/>
        <w:tblLook w:val="04A0" w:firstRow="1" w:lastRow="0" w:firstColumn="1" w:lastColumn="0" w:noHBand="0" w:noVBand="1"/>
      </w:tblPr>
      <w:tblGrid>
        <w:gridCol w:w="546"/>
        <w:gridCol w:w="1155"/>
        <w:gridCol w:w="4678"/>
        <w:gridCol w:w="1133"/>
      </w:tblGrid>
      <w:tr w:rsidR="005E03FE" w:rsidRPr="001C53F7" w14:paraId="21FB4D97" w14:textId="77777777" w:rsidTr="008A71CF">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AD26988" w14:textId="77777777" w:rsidR="005E03FE" w:rsidRPr="000B4C20" w:rsidRDefault="005E03FE" w:rsidP="008A71CF">
            <w:pPr>
              <w:rPr>
                <w:rFonts w:cs="Times New Roman"/>
                <w:szCs w:val="20"/>
                <w:lang w:val="en-GB"/>
              </w:rPr>
            </w:pPr>
            <w:r w:rsidRPr="000B4C20">
              <w:rPr>
                <w:rFonts w:cs="Times New Roman"/>
                <w:szCs w:val="20"/>
                <w:lang w:val="en-GB"/>
              </w:rPr>
              <w:t>Col</w:t>
            </w:r>
          </w:p>
        </w:tc>
        <w:tc>
          <w:tcPr>
            <w:tcW w:w="1155" w:type="dxa"/>
          </w:tcPr>
          <w:p w14:paraId="55276F4E" w14:textId="77777777" w:rsidR="005E03FE" w:rsidRPr="000B4C20" w:rsidRDefault="005E03FE" w:rsidP="008A71CF">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0B4C20">
              <w:rPr>
                <w:rFonts w:cs="Times New Roman"/>
                <w:szCs w:val="20"/>
                <w:lang w:val="en-GB"/>
              </w:rPr>
              <w:t xml:space="preserve">Header </w:t>
            </w:r>
          </w:p>
        </w:tc>
        <w:tc>
          <w:tcPr>
            <w:tcW w:w="4678" w:type="dxa"/>
          </w:tcPr>
          <w:p w14:paraId="64E5E890" w14:textId="77777777" w:rsidR="005E03FE" w:rsidRPr="000B4C20" w:rsidRDefault="005E03FE" w:rsidP="008A71CF">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0B4C20">
              <w:rPr>
                <w:rFonts w:cs="Times New Roman"/>
                <w:szCs w:val="20"/>
                <w:lang w:val="en-GB"/>
              </w:rPr>
              <w:t>Name</w:t>
            </w:r>
          </w:p>
        </w:tc>
        <w:tc>
          <w:tcPr>
            <w:tcW w:w="1133" w:type="dxa"/>
          </w:tcPr>
          <w:p w14:paraId="6317C55C" w14:textId="77777777" w:rsidR="005E03FE" w:rsidRPr="000B4C20" w:rsidRDefault="005E03FE" w:rsidP="008A71CF">
            <w:pPr>
              <w:cnfStyle w:val="100000000000" w:firstRow="1" w:lastRow="0" w:firstColumn="0" w:lastColumn="0" w:oddVBand="0" w:evenVBand="0" w:oddHBand="0" w:evenHBand="0" w:firstRowFirstColumn="0" w:firstRowLastColumn="0" w:lastRowFirstColumn="0" w:lastRowLastColumn="0"/>
              <w:rPr>
                <w:rFonts w:cs="Times New Roman"/>
                <w:szCs w:val="20"/>
                <w:lang w:val="en-GB"/>
              </w:rPr>
            </w:pPr>
            <w:r w:rsidRPr="000B4C20">
              <w:rPr>
                <w:rFonts w:cs="Times New Roman"/>
                <w:szCs w:val="20"/>
                <w:lang w:val="en-GB"/>
              </w:rPr>
              <w:t>Units</w:t>
            </w:r>
          </w:p>
        </w:tc>
      </w:tr>
      <w:tr w:rsidR="005E03FE" w:rsidRPr="001C53F7" w14:paraId="6CDAE168"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40DC544D" w14:textId="77777777" w:rsidR="005E03FE" w:rsidRPr="000B4C20" w:rsidRDefault="005E03FE" w:rsidP="008A71CF">
            <w:pPr>
              <w:rPr>
                <w:rFonts w:cs="Times New Roman"/>
                <w:b w:val="0"/>
                <w:szCs w:val="20"/>
                <w:lang w:val="en-GB"/>
              </w:rPr>
            </w:pPr>
            <w:r w:rsidRPr="000B4C20">
              <w:rPr>
                <w:rFonts w:cs="Times New Roman"/>
                <w:b w:val="0"/>
                <w:szCs w:val="20"/>
                <w:lang w:val="en-GB"/>
              </w:rPr>
              <w:t>1</w:t>
            </w:r>
          </w:p>
        </w:tc>
        <w:tc>
          <w:tcPr>
            <w:tcW w:w="1155" w:type="dxa"/>
          </w:tcPr>
          <w:p w14:paraId="5F9ADB86"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id</w:t>
            </w:r>
          </w:p>
        </w:tc>
        <w:tc>
          <w:tcPr>
            <w:tcW w:w="4678" w:type="dxa"/>
          </w:tcPr>
          <w:p w14:paraId="52E47D71"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Day of year</w:t>
            </w:r>
          </w:p>
        </w:tc>
        <w:tc>
          <w:tcPr>
            <w:tcW w:w="1133" w:type="dxa"/>
          </w:tcPr>
          <w:p w14:paraId="22AD491F"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5E03FE" w:rsidRPr="001C53F7" w14:paraId="71272798"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240646FF" w14:textId="77777777" w:rsidR="005E03FE" w:rsidRPr="000B4C20" w:rsidRDefault="005E03FE" w:rsidP="008A71CF">
            <w:pPr>
              <w:rPr>
                <w:rFonts w:cs="Times New Roman"/>
                <w:b w:val="0"/>
                <w:szCs w:val="20"/>
                <w:lang w:val="en-GB"/>
              </w:rPr>
            </w:pPr>
            <w:r>
              <w:rPr>
                <w:rFonts w:cs="Times New Roman"/>
                <w:b w:val="0"/>
                <w:szCs w:val="20"/>
                <w:lang w:val="en-GB"/>
              </w:rPr>
              <w:t>2</w:t>
            </w:r>
          </w:p>
        </w:tc>
        <w:tc>
          <w:tcPr>
            <w:tcW w:w="1155" w:type="dxa"/>
          </w:tcPr>
          <w:p w14:paraId="1FDE73FD"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dectime</w:t>
            </w:r>
          </w:p>
        </w:tc>
        <w:tc>
          <w:tcPr>
            <w:tcW w:w="4678" w:type="dxa"/>
          </w:tcPr>
          <w:p w14:paraId="34147219"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Decimal time</w:t>
            </w:r>
          </w:p>
        </w:tc>
        <w:tc>
          <w:tcPr>
            <w:tcW w:w="1133" w:type="dxa"/>
          </w:tcPr>
          <w:p w14:paraId="0F6A03F9"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5E03FE" w:rsidRPr="001C53F7" w14:paraId="2297E3A9"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0626DEA5" w14:textId="77777777" w:rsidR="005E03FE" w:rsidRPr="000B4C20" w:rsidRDefault="005E03FE" w:rsidP="008A71CF">
            <w:pPr>
              <w:rPr>
                <w:rFonts w:cs="Times New Roman"/>
                <w:b w:val="0"/>
                <w:szCs w:val="20"/>
                <w:lang w:val="en-GB"/>
              </w:rPr>
            </w:pPr>
            <w:r>
              <w:rPr>
                <w:rFonts w:cs="Times New Roman"/>
                <w:b w:val="0"/>
                <w:szCs w:val="20"/>
                <w:lang w:val="en-GB"/>
              </w:rPr>
              <w:t>3</w:t>
            </w:r>
          </w:p>
        </w:tc>
        <w:tc>
          <w:tcPr>
            <w:tcW w:w="1155" w:type="dxa"/>
          </w:tcPr>
          <w:p w14:paraId="1C380D20"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azimuth</w:t>
            </w:r>
          </w:p>
        </w:tc>
        <w:tc>
          <w:tcPr>
            <w:tcW w:w="4678" w:type="dxa"/>
          </w:tcPr>
          <w:p w14:paraId="2D5C4C68"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Azimuth angle of the Sun</w:t>
            </w:r>
          </w:p>
        </w:tc>
        <w:tc>
          <w:tcPr>
            <w:tcW w:w="1133" w:type="dxa"/>
          </w:tcPr>
          <w:p w14:paraId="48EC0C12"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t>
            </w:r>
          </w:p>
        </w:tc>
      </w:tr>
      <w:tr w:rsidR="005E03FE" w:rsidRPr="001C53F7" w14:paraId="3468DBB3"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38058B0F" w14:textId="77777777" w:rsidR="005E03FE" w:rsidRPr="000B4C20" w:rsidRDefault="005E03FE" w:rsidP="008A71CF">
            <w:pPr>
              <w:rPr>
                <w:rFonts w:cs="Times New Roman"/>
                <w:b w:val="0"/>
                <w:szCs w:val="20"/>
                <w:lang w:val="en-GB"/>
              </w:rPr>
            </w:pPr>
            <w:r>
              <w:rPr>
                <w:rFonts w:cs="Times New Roman"/>
                <w:b w:val="0"/>
                <w:szCs w:val="20"/>
                <w:lang w:val="en-GB"/>
              </w:rPr>
              <w:t>4</w:t>
            </w:r>
          </w:p>
        </w:tc>
        <w:tc>
          <w:tcPr>
            <w:tcW w:w="1155" w:type="dxa"/>
          </w:tcPr>
          <w:p w14:paraId="47B48EEC"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altitude</w:t>
            </w:r>
          </w:p>
        </w:tc>
        <w:tc>
          <w:tcPr>
            <w:tcW w:w="4678" w:type="dxa"/>
          </w:tcPr>
          <w:p w14:paraId="74DBD0B8"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Altitude angle of the Sun</w:t>
            </w:r>
          </w:p>
        </w:tc>
        <w:tc>
          <w:tcPr>
            <w:tcW w:w="1133" w:type="dxa"/>
          </w:tcPr>
          <w:p w14:paraId="2FE30CA5"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t>
            </w:r>
          </w:p>
        </w:tc>
      </w:tr>
      <w:tr w:rsidR="005E03FE" w:rsidRPr="001C53F7" w14:paraId="697AC63C"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35C13FFD" w14:textId="77777777" w:rsidR="005E03FE" w:rsidRPr="000B4C20" w:rsidRDefault="005E03FE" w:rsidP="008A71CF">
            <w:pPr>
              <w:rPr>
                <w:rFonts w:cs="Times New Roman"/>
                <w:b w:val="0"/>
                <w:szCs w:val="20"/>
                <w:lang w:val="en-GB"/>
              </w:rPr>
            </w:pPr>
            <w:r>
              <w:rPr>
                <w:rFonts w:cs="Times New Roman"/>
                <w:b w:val="0"/>
                <w:szCs w:val="20"/>
                <w:lang w:val="en-GB"/>
              </w:rPr>
              <w:t>5</w:t>
            </w:r>
          </w:p>
        </w:tc>
        <w:tc>
          <w:tcPr>
            <w:tcW w:w="1155" w:type="dxa"/>
          </w:tcPr>
          <w:p w14:paraId="51C09E35"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GlobalRad</w:t>
            </w:r>
          </w:p>
        </w:tc>
        <w:tc>
          <w:tcPr>
            <w:tcW w:w="4678" w:type="dxa"/>
          </w:tcPr>
          <w:p w14:paraId="6582342A"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Input Kdn</w:t>
            </w:r>
          </w:p>
        </w:tc>
        <w:tc>
          <w:tcPr>
            <w:tcW w:w="1133" w:type="dxa"/>
          </w:tcPr>
          <w:p w14:paraId="4F181216"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44474E39"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2613C962" w14:textId="77777777" w:rsidR="005E03FE" w:rsidRPr="000B4C20" w:rsidRDefault="005E03FE" w:rsidP="008A71CF">
            <w:pPr>
              <w:rPr>
                <w:rFonts w:cs="Times New Roman"/>
                <w:b w:val="0"/>
                <w:szCs w:val="20"/>
                <w:lang w:val="en-GB"/>
              </w:rPr>
            </w:pPr>
            <w:r>
              <w:rPr>
                <w:rFonts w:cs="Times New Roman"/>
                <w:b w:val="0"/>
                <w:szCs w:val="20"/>
                <w:lang w:val="en-GB"/>
              </w:rPr>
              <w:t>6</w:t>
            </w:r>
          </w:p>
        </w:tc>
        <w:tc>
          <w:tcPr>
            <w:tcW w:w="1155" w:type="dxa"/>
          </w:tcPr>
          <w:p w14:paraId="6021896B"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DiffuseRad</w:t>
            </w:r>
          </w:p>
        </w:tc>
        <w:tc>
          <w:tcPr>
            <w:tcW w:w="4678" w:type="dxa"/>
          </w:tcPr>
          <w:p w14:paraId="01A1BF64"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Diffuse shortwave radiation</w:t>
            </w:r>
          </w:p>
        </w:tc>
        <w:tc>
          <w:tcPr>
            <w:tcW w:w="1133" w:type="dxa"/>
          </w:tcPr>
          <w:p w14:paraId="353819EC"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1BA55BDC"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7E90BDBA" w14:textId="77777777" w:rsidR="005E03FE" w:rsidRPr="000B4C20" w:rsidRDefault="005E03FE" w:rsidP="008A71CF">
            <w:pPr>
              <w:rPr>
                <w:rFonts w:cs="Times New Roman"/>
                <w:b w:val="0"/>
                <w:szCs w:val="20"/>
                <w:lang w:val="en-GB"/>
              </w:rPr>
            </w:pPr>
            <w:r>
              <w:rPr>
                <w:rFonts w:cs="Times New Roman"/>
                <w:b w:val="0"/>
                <w:szCs w:val="20"/>
                <w:lang w:val="en-GB"/>
              </w:rPr>
              <w:t>7</w:t>
            </w:r>
          </w:p>
        </w:tc>
        <w:tc>
          <w:tcPr>
            <w:tcW w:w="1155" w:type="dxa"/>
          </w:tcPr>
          <w:p w14:paraId="11CB8900"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DirectRad</w:t>
            </w:r>
          </w:p>
        </w:tc>
        <w:tc>
          <w:tcPr>
            <w:tcW w:w="4678" w:type="dxa"/>
          </w:tcPr>
          <w:p w14:paraId="4853855D"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Direct shortwave radiation</w:t>
            </w:r>
          </w:p>
        </w:tc>
        <w:tc>
          <w:tcPr>
            <w:tcW w:w="1133" w:type="dxa"/>
          </w:tcPr>
          <w:p w14:paraId="47301BBF"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4084A3EE"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31C1C8DC" w14:textId="77777777" w:rsidR="005E03FE" w:rsidRPr="000B4C20" w:rsidRDefault="005E03FE" w:rsidP="008A71CF">
            <w:pPr>
              <w:rPr>
                <w:rFonts w:cs="Times New Roman"/>
                <w:b w:val="0"/>
                <w:szCs w:val="20"/>
                <w:lang w:val="en-GB"/>
              </w:rPr>
            </w:pPr>
            <w:r>
              <w:rPr>
                <w:rFonts w:cs="Times New Roman"/>
                <w:b w:val="0"/>
                <w:szCs w:val="20"/>
                <w:lang w:val="en-GB"/>
              </w:rPr>
              <w:t>8</w:t>
            </w:r>
          </w:p>
        </w:tc>
        <w:tc>
          <w:tcPr>
            <w:tcW w:w="1155" w:type="dxa"/>
          </w:tcPr>
          <w:p w14:paraId="724373C4"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Kdown2d</w:t>
            </w:r>
          </w:p>
        </w:tc>
        <w:tc>
          <w:tcPr>
            <w:tcW w:w="4678" w:type="dxa"/>
          </w:tcPr>
          <w:p w14:paraId="20BD09DC"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Incoming shortwave radiation at POI</w:t>
            </w:r>
          </w:p>
        </w:tc>
        <w:tc>
          <w:tcPr>
            <w:tcW w:w="1133" w:type="dxa"/>
          </w:tcPr>
          <w:p w14:paraId="0F3006E1"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0423908C"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3B91B229" w14:textId="77777777" w:rsidR="005E03FE" w:rsidRPr="000B4C20" w:rsidRDefault="005E03FE" w:rsidP="008A71CF">
            <w:pPr>
              <w:rPr>
                <w:rFonts w:cs="Times New Roman"/>
                <w:b w:val="0"/>
                <w:szCs w:val="20"/>
                <w:lang w:val="en-GB"/>
              </w:rPr>
            </w:pPr>
            <w:r>
              <w:rPr>
                <w:rFonts w:cs="Times New Roman"/>
                <w:b w:val="0"/>
                <w:szCs w:val="20"/>
                <w:lang w:val="en-GB"/>
              </w:rPr>
              <w:t>9</w:t>
            </w:r>
          </w:p>
        </w:tc>
        <w:tc>
          <w:tcPr>
            <w:tcW w:w="1155" w:type="dxa"/>
          </w:tcPr>
          <w:p w14:paraId="5F6C9A6C"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Kup2d</w:t>
            </w:r>
          </w:p>
        </w:tc>
        <w:tc>
          <w:tcPr>
            <w:tcW w:w="4678" w:type="dxa"/>
          </w:tcPr>
          <w:p w14:paraId="646CFEAB"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 xml:space="preserve">Outgoing shortwave radiation at POI </w:t>
            </w:r>
          </w:p>
        </w:tc>
        <w:tc>
          <w:tcPr>
            <w:tcW w:w="1133" w:type="dxa"/>
          </w:tcPr>
          <w:p w14:paraId="4472D35E"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5FCC0F59"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36D04B4" w14:textId="77777777" w:rsidR="005E03FE" w:rsidRPr="000B4C20" w:rsidRDefault="005E03FE" w:rsidP="008A71CF">
            <w:pPr>
              <w:rPr>
                <w:rFonts w:cs="Times New Roman"/>
                <w:b w:val="0"/>
                <w:szCs w:val="20"/>
                <w:lang w:val="en-GB"/>
              </w:rPr>
            </w:pPr>
            <w:r>
              <w:rPr>
                <w:rFonts w:cs="Times New Roman"/>
                <w:b w:val="0"/>
                <w:szCs w:val="20"/>
                <w:lang w:val="en-GB"/>
              </w:rPr>
              <w:t>10</w:t>
            </w:r>
          </w:p>
        </w:tc>
        <w:tc>
          <w:tcPr>
            <w:tcW w:w="1155" w:type="dxa"/>
          </w:tcPr>
          <w:p w14:paraId="685A4FEB"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Ksouth</w:t>
            </w:r>
          </w:p>
        </w:tc>
        <w:tc>
          <w:tcPr>
            <w:tcW w:w="4678" w:type="dxa"/>
          </w:tcPr>
          <w:p w14:paraId="6BB8E51A"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Shortwave radiation from south at POI</w:t>
            </w:r>
          </w:p>
        </w:tc>
        <w:tc>
          <w:tcPr>
            <w:tcW w:w="1133" w:type="dxa"/>
          </w:tcPr>
          <w:p w14:paraId="2F3A0484"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75ECBBFB"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3275A98B" w14:textId="77777777" w:rsidR="005E03FE" w:rsidRPr="000B4C20" w:rsidRDefault="005E03FE" w:rsidP="008A71CF">
            <w:pPr>
              <w:rPr>
                <w:rFonts w:cs="Times New Roman"/>
                <w:b w:val="0"/>
                <w:szCs w:val="20"/>
                <w:lang w:val="en-GB"/>
              </w:rPr>
            </w:pPr>
            <w:r>
              <w:rPr>
                <w:rFonts w:cs="Times New Roman"/>
                <w:b w:val="0"/>
                <w:szCs w:val="20"/>
                <w:lang w:val="en-GB"/>
              </w:rPr>
              <w:t>11</w:t>
            </w:r>
          </w:p>
        </w:tc>
        <w:tc>
          <w:tcPr>
            <w:tcW w:w="1155" w:type="dxa"/>
          </w:tcPr>
          <w:p w14:paraId="66F5F5A9"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Kwest</w:t>
            </w:r>
          </w:p>
        </w:tc>
        <w:tc>
          <w:tcPr>
            <w:tcW w:w="4678" w:type="dxa"/>
          </w:tcPr>
          <w:p w14:paraId="04DE4F22"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Shortwave radiation from west at POI</w:t>
            </w:r>
          </w:p>
        </w:tc>
        <w:tc>
          <w:tcPr>
            <w:tcW w:w="1133" w:type="dxa"/>
          </w:tcPr>
          <w:p w14:paraId="5F8E6CB1"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459C55C6"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5F48BCA" w14:textId="77777777" w:rsidR="005E03FE" w:rsidRDefault="005E03FE" w:rsidP="008A71CF">
            <w:pPr>
              <w:rPr>
                <w:rFonts w:cs="Times New Roman"/>
                <w:b w:val="0"/>
                <w:szCs w:val="20"/>
                <w:lang w:val="en-GB"/>
              </w:rPr>
            </w:pPr>
            <w:r>
              <w:rPr>
                <w:rFonts w:cs="Times New Roman"/>
                <w:b w:val="0"/>
                <w:szCs w:val="20"/>
                <w:lang w:val="en-GB"/>
              </w:rPr>
              <w:t>12</w:t>
            </w:r>
          </w:p>
        </w:tc>
        <w:tc>
          <w:tcPr>
            <w:tcW w:w="1155" w:type="dxa"/>
          </w:tcPr>
          <w:p w14:paraId="61A384BF"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Knorth</w:t>
            </w:r>
          </w:p>
        </w:tc>
        <w:tc>
          <w:tcPr>
            <w:tcW w:w="4678" w:type="dxa"/>
          </w:tcPr>
          <w:p w14:paraId="59286E59"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Shortwave radiation from north at POI</w:t>
            </w:r>
          </w:p>
        </w:tc>
        <w:tc>
          <w:tcPr>
            <w:tcW w:w="1133" w:type="dxa"/>
          </w:tcPr>
          <w:p w14:paraId="7F1E39CC"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70E12B02"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199360C7" w14:textId="77777777" w:rsidR="005E03FE" w:rsidRDefault="005E03FE" w:rsidP="008A71CF">
            <w:pPr>
              <w:rPr>
                <w:rFonts w:cs="Times New Roman"/>
                <w:b w:val="0"/>
                <w:szCs w:val="20"/>
                <w:lang w:val="en-GB"/>
              </w:rPr>
            </w:pPr>
            <w:r>
              <w:rPr>
                <w:rFonts w:cs="Times New Roman"/>
                <w:b w:val="0"/>
                <w:szCs w:val="20"/>
                <w:lang w:val="en-GB"/>
              </w:rPr>
              <w:t>13</w:t>
            </w:r>
          </w:p>
        </w:tc>
        <w:tc>
          <w:tcPr>
            <w:tcW w:w="1155" w:type="dxa"/>
          </w:tcPr>
          <w:p w14:paraId="45F46F96"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Keast</w:t>
            </w:r>
          </w:p>
        </w:tc>
        <w:tc>
          <w:tcPr>
            <w:tcW w:w="4678" w:type="dxa"/>
          </w:tcPr>
          <w:p w14:paraId="4D69974C"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Shortwave radiation from east at POI</w:t>
            </w:r>
          </w:p>
        </w:tc>
        <w:tc>
          <w:tcPr>
            <w:tcW w:w="1133" w:type="dxa"/>
          </w:tcPr>
          <w:p w14:paraId="66DE1539"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5D3C353D"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093BDCDF" w14:textId="77777777" w:rsidR="005E03FE" w:rsidRPr="000B4C20" w:rsidRDefault="005E03FE" w:rsidP="008A71CF">
            <w:pPr>
              <w:rPr>
                <w:rFonts w:cs="Times New Roman"/>
                <w:b w:val="0"/>
                <w:szCs w:val="20"/>
                <w:lang w:val="en-GB"/>
              </w:rPr>
            </w:pPr>
            <w:r>
              <w:rPr>
                <w:rFonts w:cs="Times New Roman"/>
                <w:b w:val="0"/>
                <w:szCs w:val="20"/>
                <w:lang w:val="en-GB"/>
              </w:rPr>
              <w:t>14</w:t>
            </w:r>
          </w:p>
        </w:tc>
        <w:tc>
          <w:tcPr>
            <w:tcW w:w="1155" w:type="dxa"/>
          </w:tcPr>
          <w:p w14:paraId="58951547"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Ldown2d</w:t>
            </w:r>
          </w:p>
        </w:tc>
        <w:tc>
          <w:tcPr>
            <w:tcW w:w="4678" w:type="dxa"/>
          </w:tcPr>
          <w:p w14:paraId="6A5E1C75"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Incoming longwave radiation at POI</w:t>
            </w:r>
          </w:p>
        </w:tc>
        <w:tc>
          <w:tcPr>
            <w:tcW w:w="1133" w:type="dxa"/>
          </w:tcPr>
          <w:p w14:paraId="3776A246"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615617EC"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9D34EE2" w14:textId="77777777" w:rsidR="005E03FE" w:rsidRPr="000B4C20" w:rsidRDefault="005E03FE" w:rsidP="008A71CF">
            <w:pPr>
              <w:rPr>
                <w:rFonts w:cs="Times New Roman"/>
                <w:b w:val="0"/>
                <w:szCs w:val="20"/>
                <w:lang w:val="en-GB"/>
              </w:rPr>
            </w:pPr>
            <w:r>
              <w:rPr>
                <w:rFonts w:cs="Times New Roman"/>
                <w:b w:val="0"/>
                <w:szCs w:val="20"/>
                <w:lang w:val="en-GB"/>
              </w:rPr>
              <w:t>15</w:t>
            </w:r>
          </w:p>
        </w:tc>
        <w:tc>
          <w:tcPr>
            <w:tcW w:w="1155" w:type="dxa"/>
          </w:tcPr>
          <w:p w14:paraId="6A861941"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Lup2d</w:t>
            </w:r>
          </w:p>
        </w:tc>
        <w:tc>
          <w:tcPr>
            <w:tcW w:w="4678" w:type="dxa"/>
          </w:tcPr>
          <w:p w14:paraId="3583B4B2"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Outgoing longwave radiation at POI</w:t>
            </w:r>
          </w:p>
        </w:tc>
        <w:tc>
          <w:tcPr>
            <w:tcW w:w="1133" w:type="dxa"/>
          </w:tcPr>
          <w:p w14:paraId="18B7E197"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6EB16C76"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3EE0B02C" w14:textId="77777777" w:rsidR="005E03FE" w:rsidRPr="000B4C20" w:rsidRDefault="005E03FE" w:rsidP="008A71CF">
            <w:pPr>
              <w:rPr>
                <w:rFonts w:cs="Times New Roman"/>
                <w:b w:val="0"/>
                <w:szCs w:val="20"/>
                <w:lang w:val="en-GB"/>
              </w:rPr>
            </w:pPr>
            <w:r>
              <w:rPr>
                <w:rFonts w:cs="Times New Roman"/>
                <w:b w:val="0"/>
                <w:szCs w:val="20"/>
                <w:lang w:val="en-GB"/>
              </w:rPr>
              <w:t>16</w:t>
            </w:r>
          </w:p>
        </w:tc>
        <w:tc>
          <w:tcPr>
            <w:tcW w:w="1155" w:type="dxa"/>
          </w:tcPr>
          <w:p w14:paraId="4CD34FFD"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227C49">
              <w:rPr>
                <w:rFonts w:cs="Times New Roman"/>
                <w:i/>
                <w:szCs w:val="20"/>
                <w:lang w:val="en-GB"/>
              </w:rPr>
              <w:t xml:space="preserve">Lsouth  </w:t>
            </w:r>
          </w:p>
        </w:tc>
        <w:tc>
          <w:tcPr>
            <w:tcW w:w="4678" w:type="dxa"/>
          </w:tcPr>
          <w:p w14:paraId="61B08C1A"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Longwave radiation from south at POI</w:t>
            </w:r>
          </w:p>
        </w:tc>
        <w:tc>
          <w:tcPr>
            <w:tcW w:w="1133" w:type="dxa"/>
          </w:tcPr>
          <w:p w14:paraId="4CFBB090" w14:textId="77777777" w:rsidR="005E03FE" w:rsidRPr="000B4C20"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05CEFE86"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279AD724" w14:textId="77777777" w:rsidR="005E03FE" w:rsidRDefault="005E03FE" w:rsidP="008A71CF">
            <w:pPr>
              <w:rPr>
                <w:rFonts w:cs="Times New Roman"/>
                <w:b w:val="0"/>
                <w:szCs w:val="20"/>
                <w:lang w:val="en-GB"/>
              </w:rPr>
            </w:pPr>
            <w:r>
              <w:rPr>
                <w:rFonts w:cs="Times New Roman"/>
                <w:b w:val="0"/>
                <w:szCs w:val="20"/>
                <w:lang w:val="en-GB"/>
              </w:rPr>
              <w:t>17</w:t>
            </w:r>
          </w:p>
        </w:tc>
        <w:tc>
          <w:tcPr>
            <w:tcW w:w="1155" w:type="dxa"/>
          </w:tcPr>
          <w:p w14:paraId="7A3C45AF"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227C49">
              <w:rPr>
                <w:rFonts w:cs="Times New Roman"/>
                <w:i/>
                <w:szCs w:val="20"/>
                <w:lang w:val="en-GB"/>
              </w:rPr>
              <w:t>Lwest</w:t>
            </w:r>
          </w:p>
        </w:tc>
        <w:tc>
          <w:tcPr>
            <w:tcW w:w="4678" w:type="dxa"/>
          </w:tcPr>
          <w:p w14:paraId="754A40F5"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Longwave radiation from west at POI</w:t>
            </w:r>
          </w:p>
        </w:tc>
        <w:tc>
          <w:tcPr>
            <w:tcW w:w="1133" w:type="dxa"/>
          </w:tcPr>
          <w:p w14:paraId="3CAAF6E8"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7642E899"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7106FECB" w14:textId="77777777" w:rsidR="005E03FE" w:rsidRDefault="005E03FE" w:rsidP="008A71CF">
            <w:pPr>
              <w:rPr>
                <w:rFonts w:cs="Times New Roman"/>
                <w:b w:val="0"/>
                <w:szCs w:val="20"/>
                <w:lang w:val="en-GB"/>
              </w:rPr>
            </w:pPr>
            <w:r>
              <w:rPr>
                <w:rFonts w:cs="Times New Roman"/>
                <w:b w:val="0"/>
                <w:szCs w:val="20"/>
                <w:lang w:val="en-GB"/>
              </w:rPr>
              <w:t>18</w:t>
            </w:r>
          </w:p>
        </w:tc>
        <w:tc>
          <w:tcPr>
            <w:tcW w:w="1155" w:type="dxa"/>
          </w:tcPr>
          <w:p w14:paraId="3469A0B7"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227C49">
              <w:rPr>
                <w:rFonts w:cs="Times New Roman"/>
                <w:i/>
                <w:szCs w:val="20"/>
                <w:lang w:val="en-GB"/>
              </w:rPr>
              <w:t xml:space="preserve">Lnorth  </w:t>
            </w:r>
          </w:p>
        </w:tc>
        <w:tc>
          <w:tcPr>
            <w:tcW w:w="4678" w:type="dxa"/>
          </w:tcPr>
          <w:p w14:paraId="534766C5"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Longwave radiation from north at POI</w:t>
            </w:r>
          </w:p>
        </w:tc>
        <w:tc>
          <w:tcPr>
            <w:tcW w:w="1133" w:type="dxa"/>
          </w:tcPr>
          <w:p w14:paraId="753E68AF"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3CF07F22"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7FE22C7D" w14:textId="77777777" w:rsidR="005E03FE" w:rsidRDefault="005E03FE" w:rsidP="008A71CF">
            <w:pPr>
              <w:rPr>
                <w:rFonts w:cs="Times New Roman"/>
                <w:b w:val="0"/>
                <w:szCs w:val="20"/>
                <w:lang w:val="en-GB"/>
              </w:rPr>
            </w:pPr>
            <w:r>
              <w:rPr>
                <w:rFonts w:cs="Times New Roman"/>
                <w:b w:val="0"/>
                <w:szCs w:val="20"/>
                <w:lang w:val="en-GB"/>
              </w:rPr>
              <w:t>19</w:t>
            </w:r>
          </w:p>
        </w:tc>
        <w:tc>
          <w:tcPr>
            <w:tcW w:w="1155" w:type="dxa"/>
          </w:tcPr>
          <w:p w14:paraId="22D1C1CE"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227C49">
              <w:rPr>
                <w:rFonts w:cs="Times New Roman"/>
                <w:i/>
                <w:szCs w:val="20"/>
                <w:lang w:val="en-GB"/>
              </w:rPr>
              <w:t>Least</w:t>
            </w:r>
          </w:p>
        </w:tc>
        <w:tc>
          <w:tcPr>
            <w:tcW w:w="4678" w:type="dxa"/>
          </w:tcPr>
          <w:p w14:paraId="6404C231"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Longwave radiation from east at POI</w:t>
            </w:r>
          </w:p>
        </w:tc>
        <w:tc>
          <w:tcPr>
            <w:tcW w:w="1133" w:type="dxa"/>
          </w:tcPr>
          <w:p w14:paraId="259AC125"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4A20E17B"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714A1B42" w14:textId="77777777" w:rsidR="005E03FE" w:rsidRDefault="005E03FE" w:rsidP="008A71CF">
            <w:pPr>
              <w:rPr>
                <w:rFonts w:cs="Times New Roman"/>
                <w:b w:val="0"/>
                <w:szCs w:val="20"/>
                <w:lang w:val="en-GB"/>
              </w:rPr>
            </w:pPr>
            <w:r>
              <w:rPr>
                <w:rFonts w:cs="Times New Roman"/>
                <w:b w:val="0"/>
                <w:szCs w:val="20"/>
                <w:lang w:val="en-GB"/>
              </w:rPr>
              <w:t>20</w:t>
            </w:r>
          </w:p>
        </w:tc>
        <w:tc>
          <w:tcPr>
            <w:tcW w:w="1155" w:type="dxa"/>
          </w:tcPr>
          <w:p w14:paraId="43049FFF"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227C49">
              <w:rPr>
                <w:rFonts w:cs="Times New Roman"/>
                <w:i/>
                <w:szCs w:val="20"/>
                <w:lang w:val="en-GB"/>
              </w:rPr>
              <w:t>Tmrt</w:t>
            </w:r>
          </w:p>
        </w:tc>
        <w:tc>
          <w:tcPr>
            <w:tcW w:w="4678" w:type="dxa"/>
          </w:tcPr>
          <w:p w14:paraId="237ADE91"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Mean Radiant Temperature</w:t>
            </w:r>
          </w:p>
        </w:tc>
        <w:tc>
          <w:tcPr>
            <w:tcW w:w="1133" w:type="dxa"/>
          </w:tcPr>
          <w:p w14:paraId="3BB92DDA"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°C</w:t>
            </w:r>
          </w:p>
        </w:tc>
      </w:tr>
      <w:tr w:rsidR="005E03FE" w:rsidRPr="001C53F7" w14:paraId="565BE4D9"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A770AFD" w14:textId="77777777" w:rsidR="005E03FE" w:rsidRDefault="005E03FE" w:rsidP="008A71CF">
            <w:pPr>
              <w:rPr>
                <w:rFonts w:cs="Times New Roman"/>
                <w:b w:val="0"/>
                <w:szCs w:val="20"/>
                <w:lang w:val="en-GB"/>
              </w:rPr>
            </w:pPr>
            <w:r>
              <w:rPr>
                <w:rFonts w:cs="Times New Roman"/>
                <w:b w:val="0"/>
                <w:szCs w:val="20"/>
                <w:lang w:val="en-GB"/>
              </w:rPr>
              <w:t>21</w:t>
            </w:r>
          </w:p>
        </w:tc>
        <w:tc>
          <w:tcPr>
            <w:tcW w:w="1155" w:type="dxa"/>
          </w:tcPr>
          <w:p w14:paraId="73ED8DE8"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227C49">
              <w:rPr>
                <w:rFonts w:cs="Times New Roman"/>
                <w:i/>
                <w:szCs w:val="20"/>
                <w:lang w:val="en-GB"/>
              </w:rPr>
              <w:t>I0</w:t>
            </w:r>
          </w:p>
        </w:tc>
        <w:tc>
          <w:tcPr>
            <w:tcW w:w="4678" w:type="dxa"/>
          </w:tcPr>
          <w:p w14:paraId="7B6A031A"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4575EB">
              <w:rPr>
                <w:rFonts w:cs="Times New Roman"/>
                <w:szCs w:val="20"/>
                <w:lang w:val="en-GB"/>
              </w:rPr>
              <w:t>theoretical value of maximum incoming solar radiation</w:t>
            </w:r>
            <w:r>
              <w:rPr>
                <w:rFonts w:cs="Times New Roman"/>
                <w:szCs w:val="20"/>
                <w:lang w:val="en-GB"/>
              </w:rPr>
              <w:t xml:space="preserve"> </w:t>
            </w:r>
          </w:p>
        </w:tc>
        <w:tc>
          <w:tcPr>
            <w:tcW w:w="1133" w:type="dxa"/>
          </w:tcPr>
          <w:p w14:paraId="2D05E62C"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W</w:t>
            </w:r>
            <w:r w:rsidRPr="000B4C20">
              <w:rPr>
                <w:rFonts w:cs="Times New Roman"/>
                <w:szCs w:val="20"/>
                <w:lang w:val="en-GB"/>
              </w:rPr>
              <w:t xml:space="preserve"> m</w:t>
            </w:r>
            <w:r w:rsidRPr="000B4C20">
              <w:rPr>
                <w:rFonts w:cs="Times New Roman"/>
                <w:szCs w:val="20"/>
                <w:vertAlign w:val="superscript"/>
                <w:lang w:val="en-GB"/>
              </w:rPr>
              <w:t>-2</w:t>
            </w:r>
          </w:p>
        </w:tc>
      </w:tr>
      <w:tr w:rsidR="005E03FE" w:rsidRPr="001C53F7" w14:paraId="0502A908"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1E6741E2" w14:textId="77777777" w:rsidR="005E03FE" w:rsidRDefault="005E03FE" w:rsidP="008A71CF">
            <w:pPr>
              <w:rPr>
                <w:rFonts w:cs="Times New Roman"/>
                <w:b w:val="0"/>
                <w:szCs w:val="20"/>
                <w:lang w:val="en-GB"/>
              </w:rPr>
            </w:pPr>
            <w:r>
              <w:rPr>
                <w:rFonts w:cs="Times New Roman"/>
                <w:b w:val="0"/>
                <w:szCs w:val="20"/>
                <w:lang w:val="en-GB"/>
              </w:rPr>
              <w:t>22</w:t>
            </w:r>
          </w:p>
        </w:tc>
        <w:tc>
          <w:tcPr>
            <w:tcW w:w="1155" w:type="dxa"/>
          </w:tcPr>
          <w:p w14:paraId="7A5747E6"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227C49">
              <w:rPr>
                <w:rFonts w:cs="Times New Roman"/>
                <w:i/>
                <w:szCs w:val="20"/>
                <w:lang w:val="en-GB"/>
              </w:rPr>
              <w:t>CI</w:t>
            </w:r>
          </w:p>
        </w:tc>
        <w:tc>
          <w:tcPr>
            <w:tcW w:w="4678" w:type="dxa"/>
          </w:tcPr>
          <w:p w14:paraId="016E49BB"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875A1F">
              <w:rPr>
                <w:rFonts w:cs="Times New Roman"/>
                <w:szCs w:val="20"/>
                <w:lang w:val="en-GB"/>
              </w:rPr>
              <w:t>clearness index for Ldown (</w:t>
            </w:r>
            <w:r>
              <w:rPr>
                <w:rFonts w:cs="Times New Roman"/>
                <w:szCs w:val="20"/>
                <w:lang w:val="en-GB"/>
              </w:rPr>
              <w:t>Lindberg et al. 2008</w:t>
            </w:r>
            <w:r w:rsidRPr="00875A1F">
              <w:rPr>
                <w:rFonts w:cs="Times New Roman"/>
                <w:szCs w:val="20"/>
                <w:lang w:val="en-GB"/>
              </w:rPr>
              <w:t>)</w:t>
            </w:r>
          </w:p>
        </w:tc>
        <w:tc>
          <w:tcPr>
            <w:tcW w:w="1133" w:type="dxa"/>
          </w:tcPr>
          <w:p w14:paraId="7F0F321E"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5E03FE" w:rsidRPr="001C53F7" w14:paraId="330BC5F1"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521B47C9" w14:textId="77777777" w:rsidR="005E03FE" w:rsidRDefault="005E03FE" w:rsidP="008A71CF">
            <w:pPr>
              <w:rPr>
                <w:rFonts w:cs="Times New Roman"/>
                <w:b w:val="0"/>
                <w:szCs w:val="20"/>
                <w:lang w:val="en-GB"/>
              </w:rPr>
            </w:pPr>
            <w:r>
              <w:rPr>
                <w:rFonts w:cs="Times New Roman"/>
                <w:b w:val="0"/>
                <w:szCs w:val="20"/>
                <w:lang w:val="en-GB"/>
              </w:rPr>
              <w:t>23</w:t>
            </w:r>
          </w:p>
        </w:tc>
        <w:tc>
          <w:tcPr>
            <w:tcW w:w="1155" w:type="dxa"/>
          </w:tcPr>
          <w:p w14:paraId="7B9DC67A"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227C49">
              <w:rPr>
                <w:rFonts w:cs="Times New Roman"/>
                <w:i/>
                <w:szCs w:val="20"/>
                <w:lang w:val="en-GB"/>
              </w:rPr>
              <w:t>gvf</w:t>
            </w:r>
          </w:p>
        </w:tc>
        <w:tc>
          <w:tcPr>
            <w:tcW w:w="4678" w:type="dxa"/>
          </w:tcPr>
          <w:p w14:paraId="6ED43C11"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Ground view factor (Lindberg and Grimmond 2011)</w:t>
            </w:r>
          </w:p>
        </w:tc>
        <w:tc>
          <w:tcPr>
            <w:tcW w:w="1133" w:type="dxa"/>
          </w:tcPr>
          <w:p w14:paraId="5F113ADB"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5E03FE" w:rsidRPr="001C53F7" w14:paraId="1D34BF83"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65B574FB" w14:textId="77777777" w:rsidR="005E03FE" w:rsidRDefault="005E03FE" w:rsidP="008A71CF">
            <w:pPr>
              <w:rPr>
                <w:rFonts w:cs="Times New Roman"/>
                <w:b w:val="0"/>
                <w:szCs w:val="20"/>
                <w:lang w:val="en-GB"/>
              </w:rPr>
            </w:pPr>
            <w:r>
              <w:rPr>
                <w:rFonts w:cs="Times New Roman"/>
                <w:b w:val="0"/>
                <w:szCs w:val="20"/>
                <w:lang w:val="en-GB"/>
              </w:rPr>
              <w:t>24</w:t>
            </w:r>
          </w:p>
        </w:tc>
        <w:tc>
          <w:tcPr>
            <w:tcW w:w="1155" w:type="dxa"/>
          </w:tcPr>
          <w:p w14:paraId="7D55B77E"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227C49">
              <w:rPr>
                <w:rFonts w:cs="Times New Roman"/>
                <w:i/>
                <w:szCs w:val="20"/>
                <w:lang w:val="en-GB"/>
              </w:rPr>
              <w:t>shadow</w:t>
            </w:r>
          </w:p>
        </w:tc>
        <w:tc>
          <w:tcPr>
            <w:tcW w:w="4678" w:type="dxa"/>
          </w:tcPr>
          <w:p w14:paraId="5C6D55B5"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Shadow value (0= shadow, 1 = sun)</w:t>
            </w:r>
          </w:p>
        </w:tc>
        <w:tc>
          <w:tcPr>
            <w:tcW w:w="1133" w:type="dxa"/>
          </w:tcPr>
          <w:p w14:paraId="697DE12F"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5E03FE" w:rsidRPr="001C53F7" w14:paraId="3AD2EEAF"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0BA3CC99" w14:textId="77777777" w:rsidR="005E03FE" w:rsidRDefault="005E03FE" w:rsidP="008A71CF">
            <w:pPr>
              <w:rPr>
                <w:rFonts w:cs="Times New Roman"/>
                <w:b w:val="0"/>
                <w:szCs w:val="20"/>
                <w:lang w:val="en-GB"/>
              </w:rPr>
            </w:pPr>
            <w:r>
              <w:rPr>
                <w:rFonts w:cs="Times New Roman"/>
                <w:b w:val="0"/>
                <w:szCs w:val="20"/>
                <w:lang w:val="en-GB"/>
              </w:rPr>
              <w:t>25</w:t>
            </w:r>
          </w:p>
        </w:tc>
        <w:tc>
          <w:tcPr>
            <w:tcW w:w="1155" w:type="dxa"/>
          </w:tcPr>
          <w:p w14:paraId="25ECD26A"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sidRPr="00227C49">
              <w:rPr>
                <w:rFonts w:cs="Times New Roman"/>
                <w:i/>
                <w:szCs w:val="20"/>
                <w:lang w:val="en-GB"/>
              </w:rPr>
              <w:t>svf</w:t>
            </w:r>
          </w:p>
        </w:tc>
        <w:tc>
          <w:tcPr>
            <w:tcW w:w="4678" w:type="dxa"/>
          </w:tcPr>
          <w:p w14:paraId="0950F544"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sidRPr="00875A1F">
              <w:rPr>
                <w:rFonts w:cs="Times New Roman"/>
                <w:szCs w:val="20"/>
                <w:lang w:val="en-GB"/>
              </w:rPr>
              <w:t>Sky View Factor from ground and buildings</w:t>
            </w:r>
          </w:p>
        </w:tc>
        <w:tc>
          <w:tcPr>
            <w:tcW w:w="1133" w:type="dxa"/>
          </w:tcPr>
          <w:p w14:paraId="01DDF37F" w14:textId="77777777" w:rsidR="005E03FE"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p>
        </w:tc>
      </w:tr>
      <w:tr w:rsidR="005E03FE" w:rsidRPr="001C53F7" w14:paraId="2699557D"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491B751C" w14:textId="77777777" w:rsidR="005E03FE" w:rsidRDefault="005E03FE" w:rsidP="008A71CF">
            <w:pPr>
              <w:rPr>
                <w:rFonts w:cs="Times New Roman"/>
                <w:b w:val="0"/>
                <w:szCs w:val="20"/>
                <w:lang w:val="en-GB"/>
              </w:rPr>
            </w:pPr>
            <w:r>
              <w:rPr>
                <w:rFonts w:cs="Times New Roman"/>
                <w:b w:val="0"/>
                <w:szCs w:val="20"/>
                <w:lang w:val="en-GB"/>
              </w:rPr>
              <w:t>26</w:t>
            </w:r>
          </w:p>
        </w:tc>
        <w:tc>
          <w:tcPr>
            <w:tcW w:w="1155" w:type="dxa"/>
          </w:tcPr>
          <w:p w14:paraId="3D68933B"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sidRPr="00227C49">
              <w:rPr>
                <w:rFonts w:cs="Times New Roman"/>
                <w:i/>
                <w:szCs w:val="20"/>
                <w:lang w:val="en-GB"/>
              </w:rPr>
              <w:t>svfbuveg</w:t>
            </w:r>
          </w:p>
        </w:tc>
        <w:tc>
          <w:tcPr>
            <w:tcW w:w="4678" w:type="dxa"/>
          </w:tcPr>
          <w:p w14:paraId="6FE51306"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sidRPr="00875A1F">
              <w:rPr>
                <w:rFonts w:cs="Times New Roman"/>
                <w:szCs w:val="20"/>
                <w:lang w:val="en-GB"/>
              </w:rPr>
              <w:t>Sky View Factor from ground, buildings and vegetation</w:t>
            </w:r>
          </w:p>
        </w:tc>
        <w:tc>
          <w:tcPr>
            <w:tcW w:w="1133" w:type="dxa"/>
          </w:tcPr>
          <w:p w14:paraId="4217D028"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p>
        </w:tc>
      </w:tr>
      <w:tr w:rsidR="005E03FE" w:rsidRPr="001C53F7" w14:paraId="0CEF7C89" w14:textId="77777777" w:rsidTr="008A71C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46" w:type="dxa"/>
          </w:tcPr>
          <w:p w14:paraId="637176C6" w14:textId="77777777" w:rsidR="005E03FE" w:rsidRPr="000B4C20" w:rsidRDefault="005E03FE" w:rsidP="008A71CF">
            <w:pPr>
              <w:rPr>
                <w:rFonts w:cs="Times New Roman"/>
                <w:b w:val="0"/>
                <w:szCs w:val="20"/>
                <w:lang w:val="en-GB"/>
              </w:rPr>
            </w:pPr>
            <w:r>
              <w:rPr>
                <w:rFonts w:cs="Times New Roman"/>
                <w:b w:val="0"/>
                <w:szCs w:val="20"/>
                <w:lang w:val="en-GB"/>
              </w:rPr>
              <w:t>27</w:t>
            </w:r>
          </w:p>
        </w:tc>
        <w:tc>
          <w:tcPr>
            <w:tcW w:w="1155" w:type="dxa"/>
          </w:tcPr>
          <w:p w14:paraId="12E66605"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i/>
                <w:szCs w:val="20"/>
                <w:lang w:val="en-GB"/>
              </w:rPr>
            </w:pPr>
            <w:r>
              <w:rPr>
                <w:rFonts w:cs="Times New Roman"/>
                <w:i/>
                <w:szCs w:val="20"/>
                <w:lang w:val="en-GB"/>
              </w:rPr>
              <w:t>Ta</w:t>
            </w:r>
          </w:p>
        </w:tc>
        <w:tc>
          <w:tcPr>
            <w:tcW w:w="4678" w:type="dxa"/>
          </w:tcPr>
          <w:p w14:paraId="2BE48A5C"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Air temperature</w:t>
            </w:r>
          </w:p>
        </w:tc>
        <w:tc>
          <w:tcPr>
            <w:tcW w:w="1133" w:type="dxa"/>
          </w:tcPr>
          <w:p w14:paraId="799CBC44" w14:textId="77777777" w:rsidR="005E03FE" w:rsidRPr="000B4C20" w:rsidRDefault="005E03FE" w:rsidP="008A71CF">
            <w:pPr>
              <w:cnfStyle w:val="000000100000" w:firstRow="0" w:lastRow="0" w:firstColumn="0" w:lastColumn="0" w:oddVBand="0" w:evenVBand="0" w:oddHBand="1" w:evenHBand="0" w:firstRowFirstColumn="0" w:firstRowLastColumn="0" w:lastRowFirstColumn="0" w:lastRowLastColumn="0"/>
              <w:rPr>
                <w:rFonts w:cs="Times New Roman"/>
                <w:szCs w:val="20"/>
                <w:lang w:val="en-GB"/>
              </w:rPr>
            </w:pPr>
            <w:r>
              <w:rPr>
                <w:rFonts w:cs="Times New Roman"/>
                <w:szCs w:val="20"/>
                <w:lang w:val="en-GB"/>
              </w:rPr>
              <w:t>°C</w:t>
            </w:r>
          </w:p>
        </w:tc>
      </w:tr>
      <w:tr w:rsidR="005E03FE" w:rsidRPr="001C53F7" w14:paraId="27BF57FE" w14:textId="77777777" w:rsidTr="008A71CF">
        <w:trPr>
          <w:trHeight w:val="227"/>
        </w:trPr>
        <w:tc>
          <w:tcPr>
            <w:cnfStyle w:val="001000000000" w:firstRow="0" w:lastRow="0" w:firstColumn="1" w:lastColumn="0" w:oddVBand="0" w:evenVBand="0" w:oddHBand="0" w:evenHBand="0" w:firstRowFirstColumn="0" w:firstRowLastColumn="0" w:lastRowFirstColumn="0" w:lastRowLastColumn="0"/>
            <w:tcW w:w="546" w:type="dxa"/>
          </w:tcPr>
          <w:p w14:paraId="5A8942C0" w14:textId="77777777" w:rsidR="005E03FE" w:rsidRPr="000B4C20" w:rsidRDefault="005E03FE" w:rsidP="008A71CF">
            <w:pPr>
              <w:rPr>
                <w:rFonts w:cs="Times New Roman"/>
                <w:b w:val="0"/>
                <w:szCs w:val="20"/>
                <w:lang w:val="en-GB"/>
              </w:rPr>
            </w:pPr>
            <w:r>
              <w:rPr>
                <w:rFonts w:cs="Times New Roman"/>
                <w:b w:val="0"/>
                <w:szCs w:val="20"/>
                <w:lang w:val="en-GB"/>
              </w:rPr>
              <w:t>28</w:t>
            </w:r>
          </w:p>
        </w:tc>
        <w:tc>
          <w:tcPr>
            <w:tcW w:w="1155" w:type="dxa"/>
          </w:tcPr>
          <w:p w14:paraId="5ED29551"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i/>
                <w:szCs w:val="20"/>
                <w:lang w:val="en-GB"/>
              </w:rPr>
            </w:pPr>
            <w:r>
              <w:rPr>
                <w:rFonts w:cs="Times New Roman"/>
                <w:i/>
                <w:szCs w:val="20"/>
                <w:lang w:val="en-GB"/>
              </w:rPr>
              <w:t>Tg</w:t>
            </w:r>
          </w:p>
        </w:tc>
        <w:tc>
          <w:tcPr>
            <w:tcW w:w="4678" w:type="dxa"/>
          </w:tcPr>
          <w:p w14:paraId="4FB72EE6"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Surface temperature</w:t>
            </w:r>
          </w:p>
        </w:tc>
        <w:tc>
          <w:tcPr>
            <w:tcW w:w="1133" w:type="dxa"/>
          </w:tcPr>
          <w:p w14:paraId="418F0BAA" w14:textId="77777777" w:rsidR="005E03FE" w:rsidRDefault="005E03FE" w:rsidP="008A71CF">
            <w:pPr>
              <w:cnfStyle w:val="000000000000" w:firstRow="0" w:lastRow="0" w:firstColumn="0" w:lastColumn="0" w:oddVBand="0" w:evenVBand="0" w:oddHBand="0" w:evenHBand="0" w:firstRowFirstColumn="0" w:firstRowLastColumn="0" w:lastRowFirstColumn="0" w:lastRowLastColumn="0"/>
              <w:rPr>
                <w:rFonts w:cs="Times New Roman"/>
                <w:szCs w:val="20"/>
                <w:lang w:val="en-GB"/>
              </w:rPr>
            </w:pPr>
            <w:r>
              <w:rPr>
                <w:rFonts w:cs="Times New Roman"/>
                <w:szCs w:val="20"/>
                <w:lang w:val="en-GB"/>
              </w:rPr>
              <w:t>°C</w:t>
            </w:r>
          </w:p>
        </w:tc>
      </w:tr>
    </w:tbl>
    <w:p w14:paraId="729F7FF1" w14:textId="77777777" w:rsidR="005E03FE" w:rsidRDefault="005E03FE" w:rsidP="005E03FE">
      <w:pPr>
        <w:rPr>
          <w:lang w:val="en-GB" w:eastAsia="fi-FI"/>
        </w:rPr>
      </w:pPr>
    </w:p>
    <w:p w14:paraId="6BFC2421" w14:textId="77777777" w:rsidR="005E03FE" w:rsidRPr="0002406F" w:rsidRDefault="005E03FE" w:rsidP="005E03FE">
      <w:pPr>
        <w:rPr>
          <w:lang w:val="en-GB" w:eastAsia="fi-FI"/>
        </w:rPr>
      </w:pPr>
    </w:p>
    <w:p w14:paraId="5AC725DC" w14:textId="77777777" w:rsidR="00E52F44" w:rsidRDefault="00E52F44">
      <w:pPr>
        <w:spacing w:after="200" w:line="276" w:lineRule="auto"/>
        <w:rPr>
          <w:rFonts w:eastAsiaTheme="majorEastAsia" w:cstheme="majorBidi"/>
          <w:b/>
          <w:bCs/>
          <w:color w:val="365F91" w:themeColor="accent1" w:themeShade="BF"/>
          <w:sz w:val="10"/>
          <w:szCs w:val="28"/>
        </w:rPr>
      </w:pPr>
      <w:r>
        <w:rPr>
          <w:rFonts w:eastAsiaTheme="majorEastAsia" w:cstheme="majorBidi"/>
          <w:b/>
          <w:bCs/>
          <w:color w:val="365F91" w:themeColor="accent1" w:themeShade="BF"/>
          <w:sz w:val="10"/>
          <w:szCs w:val="28"/>
        </w:rPr>
        <w:br w:type="page"/>
      </w:r>
    </w:p>
    <w:p w14:paraId="250443BD" w14:textId="77777777" w:rsidR="00EE3C78" w:rsidRPr="00921030" w:rsidRDefault="00153C6D" w:rsidP="00BC4A3F">
      <w:pPr>
        <w:pStyle w:val="Heading1"/>
        <w:numPr>
          <w:ilvl w:val="0"/>
          <w:numId w:val="48"/>
        </w:numPr>
      </w:pPr>
      <w:bookmarkStart w:id="111" w:name="_Troubleshooting_1"/>
      <w:bookmarkStart w:id="112" w:name="_Toc414112056"/>
      <w:bookmarkEnd w:id="111"/>
      <w:r>
        <w:lastRenderedPageBreak/>
        <w:t>T</w:t>
      </w:r>
      <w:r w:rsidR="00EE3C78" w:rsidRPr="00153C6D">
        <w:t>roubleshooting</w:t>
      </w:r>
      <w:bookmarkEnd w:id="112"/>
    </w:p>
    <w:tbl>
      <w:tblPr>
        <w:tblStyle w:val="ListTable2-Accent21"/>
        <w:tblW w:w="10213" w:type="dxa"/>
        <w:tblInd w:w="-709" w:type="dxa"/>
        <w:tblLayout w:type="fixed"/>
        <w:tblCellMar>
          <w:left w:w="6" w:type="dxa"/>
          <w:right w:w="11" w:type="dxa"/>
        </w:tblCellMar>
        <w:tblLook w:val="0420" w:firstRow="1" w:lastRow="0" w:firstColumn="0" w:lastColumn="0" w:noHBand="0" w:noVBand="1"/>
      </w:tblPr>
      <w:tblGrid>
        <w:gridCol w:w="283"/>
        <w:gridCol w:w="9930"/>
      </w:tblGrid>
      <w:tr w:rsidR="005C7C43" w:rsidRPr="001C53F7" w14:paraId="7774F07A" w14:textId="77777777" w:rsidTr="00E52F44">
        <w:trPr>
          <w:cnfStyle w:val="100000000000" w:firstRow="1" w:lastRow="0" w:firstColumn="0" w:lastColumn="0" w:oddVBand="0" w:evenVBand="0" w:oddHBand="0" w:evenHBand="0" w:firstRowFirstColumn="0" w:firstRowLastColumn="0" w:lastRowFirstColumn="0" w:lastRowLastColumn="0"/>
        </w:trPr>
        <w:tc>
          <w:tcPr>
            <w:tcW w:w="283" w:type="dxa"/>
          </w:tcPr>
          <w:p w14:paraId="2FA779D6" w14:textId="77777777" w:rsidR="005C7C43" w:rsidRPr="004D53CF" w:rsidRDefault="005E718F" w:rsidP="00682AA3">
            <w:pPr>
              <w:pStyle w:val="ListParagraph"/>
              <w:numPr>
                <w:ilvl w:val="0"/>
                <w:numId w:val="26"/>
              </w:numPr>
              <w:ind w:left="57" w:right="-18" w:hanging="57"/>
              <w:rPr>
                <w:b w:val="0"/>
                <w:sz w:val="18"/>
                <w:szCs w:val="18"/>
                <w:lang w:val="en-GB"/>
              </w:rPr>
            </w:pPr>
            <w:r>
              <w:rPr>
                <w:b w:val="0"/>
                <w:sz w:val="18"/>
                <w:szCs w:val="18"/>
                <w:lang w:val="en-GB"/>
              </w:rPr>
              <w:t xml:space="preserve"> </w:t>
            </w:r>
          </w:p>
        </w:tc>
        <w:tc>
          <w:tcPr>
            <w:tcW w:w="9930" w:type="dxa"/>
          </w:tcPr>
          <w:p w14:paraId="46F9C7DB" w14:textId="77777777" w:rsidR="005C7C43" w:rsidRPr="005E0B6A" w:rsidRDefault="005C7C43" w:rsidP="005E718F">
            <w:pPr>
              <w:rPr>
                <w:b w:val="0"/>
                <w:lang w:val="en-GB"/>
              </w:rPr>
            </w:pPr>
            <w:r w:rsidRPr="005E0B6A">
              <w:rPr>
                <w:b w:val="0"/>
                <w:sz w:val="18"/>
                <w:szCs w:val="18"/>
                <w:lang w:val="en-GB"/>
              </w:rPr>
              <w:t xml:space="preserve">How to </w:t>
            </w:r>
            <w:r w:rsidRPr="00006B1D">
              <w:rPr>
                <w:sz w:val="18"/>
                <w:szCs w:val="18"/>
                <w:lang w:val="en-GB"/>
              </w:rPr>
              <w:t>create a directory</w:t>
            </w:r>
            <w:r w:rsidRPr="005E0B6A">
              <w:rPr>
                <w:b w:val="0"/>
                <w:sz w:val="18"/>
                <w:szCs w:val="18"/>
                <w:lang w:val="en-GB"/>
              </w:rPr>
              <w:t xml:space="preserve"> please search the web using this phrase if you do not know how to create a folder or directory</w:t>
            </w:r>
          </w:p>
        </w:tc>
      </w:tr>
      <w:tr w:rsidR="005C7C43" w:rsidRPr="001C53F7" w14:paraId="657DDB71" w14:textId="77777777" w:rsidTr="00E52F44">
        <w:trPr>
          <w:cnfStyle w:val="000000100000" w:firstRow="0" w:lastRow="0" w:firstColumn="0" w:lastColumn="0" w:oddVBand="0" w:evenVBand="0" w:oddHBand="1" w:evenHBand="0" w:firstRowFirstColumn="0" w:firstRowLastColumn="0" w:lastRowFirstColumn="0" w:lastRowLastColumn="0"/>
        </w:trPr>
        <w:tc>
          <w:tcPr>
            <w:tcW w:w="283" w:type="dxa"/>
          </w:tcPr>
          <w:p w14:paraId="5C3A62F1" w14:textId="77777777" w:rsidR="005C7C43" w:rsidRPr="004D53CF" w:rsidRDefault="005C7C43" w:rsidP="00682AA3">
            <w:pPr>
              <w:pStyle w:val="ListParagraph"/>
              <w:numPr>
                <w:ilvl w:val="0"/>
                <w:numId w:val="26"/>
              </w:numPr>
              <w:rPr>
                <w:sz w:val="18"/>
                <w:szCs w:val="18"/>
                <w:lang w:val="en-GB"/>
              </w:rPr>
            </w:pPr>
          </w:p>
        </w:tc>
        <w:tc>
          <w:tcPr>
            <w:tcW w:w="9930" w:type="dxa"/>
          </w:tcPr>
          <w:p w14:paraId="46F2A3AC" w14:textId="77777777" w:rsidR="005C7C43" w:rsidRPr="005E0B6A" w:rsidRDefault="005C7C43" w:rsidP="005E718F">
            <w:pPr>
              <w:rPr>
                <w:b/>
                <w:sz w:val="18"/>
                <w:szCs w:val="18"/>
                <w:lang w:val="en-GB"/>
              </w:rPr>
            </w:pPr>
            <w:r w:rsidRPr="00BA3F1B">
              <w:rPr>
                <w:sz w:val="18"/>
                <w:szCs w:val="18"/>
                <w:lang w:val="en-GB"/>
              </w:rPr>
              <w:t xml:space="preserve">How </w:t>
            </w:r>
            <w:r w:rsidRPr="00006B1D">
              <w:rPr>
                <w:b/>
                <w:sz w:val="18"/>
                <w:szCs w:val="18"/>
                <w:lang w:val="en-GB"/>
              </w:rPr>
              <w:t>to unzip a file</w:t>
            </w:r>
            <w:r w:rsidRPr="00BA3F1B">
              <w:rPr>
                <w:sz w:val="18"/>
                <w:szCs w:val="18"/>
                <w:lang w:val="en-GB"/>
              </w:rPr>
              <w:t xml:space="preserve"> - please search the web using this phrase if you do not know how to unzip a file</w:t>
            </w:r>
          </w:p>
        </w:tc>
      </w:tr>
      <w:tr w:rsidR="005C7C43" w:rsidRPr="001C53F7" w14:paraId="34A98360" w14:textId="77777777" w:rsidTr="00E52F44">
        <w:tc>
          <w:tcPr>
            <w:tcW w:w="283" w:type="dxa"/>
          </w:tcPr>
          <w:p w14:paraId="285875B7" w14:textId="77777777" w:rsidR="005C7C43" w:rsidRPr="004D53CF" w:rsidRDefault="005C7C43" w:rsidP="00682AA3">
            <w:pPr>
              <w:pStyle w:val="ListParagraph"/>
              <w:numPr>
                <w:ilvl w:val="0"/>
                <w:numId w:val="26"/>
              </w:numPr>
              <w:rPr>
                <w:sz w:val="18"/>
                <w:szCs w:val="18"/>
                <w:lang w:val="en-GB"/>
              </w:rPr>
            </w:pPr>
          </w:p>
        </w:tc>
        <w:tc>
          <w:tcPr>
            <w:tcW w:w="9930" w:type="dxa"/>
          </w:tcPr>
          <w:p w14:paraId="64A8A407" w14:textId="77777777" w:rsidR="005C7C43" w:rsidRPr="00BA3F1B" w:rsidRDefault="005C7C43" w:rsidP="00006B1D">
            <w:pPr>
              <w:pStyle w:val="FootnoteText"/>
              <w:rPr>
                <w:sz w:val="18"/>
                <w:szCs w:val="18"/>
                <w:lang w:val="en-GB"/>
              </w:rPr>
            </w:pPr>
            <w:r w:rsidRPr="000530D8">
              <w:rPr>
                <w:rFonts w:ascii="Arial Narrow" w:hAnsi="Arial Narrow"/>
                <w:sz w:val="18"/>
                <w:szCs w:val="18"/>
                <w:lang w:val="en-GB"/>
              </w:rPr>
              <w:t xml:space="preserve">A </w:t>
            </w:r>
            <w:r w:rsidRPr="00006B1D">
              <w:rPr>
                <w:rFonts w:ascii="Arial Narrow" w:hAnsi="Arial Narrow"/>
                <w:b/>
                <w:sz w:val="18"/>
                <w:szCs w:val="18"/>
                <w:lang w:val="en-GB"/>
              </w:rPr>
              <w:t>Text editor</w:t>
            </w:r>
            <w:r w:rsidRPr="000530D8">
              <w:rPr>
                <w:rFonts w:ascii="Arial Narrow" w:hAnsi="Arial Narrow"/>
                <w:sz w:val="18"/>
                <w:szCs w:val="18"/>
                <w:lang w:val="en-GB"/>
              </w:rPr>
              <w:t xml:space="preserve"> is a program to edit plain text files. If you search on the web using the phrase ‘text editor’ you will find numerous programs. These include for example, NotePad, EditPad, Text Pad etc</w:t>
            </w:r>
          </w:p>
        </w:tc>
      </w:tr>
      <w:tr w:rsidR="005C7C43" w:rsidRPr="001C53F7" w14:paraId="47A4C7D9" w14:textId="77777777" w:rsidTr="00E52F44">
        <w:trPr>
          <w:cnfStyle w:val="000000100000" w:firstRow="0" w:lastRow="0" w:firstColumn="0" w:lastColumn="0" w:oddVBand="0" w:evenVBand="0" w:oddHBand="1" w:evenHBand="0" w:firstRowFirstColumn="0" w:firstRowLastColumn="0" w:lastRowFirstColumn="0" w:lastRowLastColumn="0"/>
        </w:trPr>
        <w:tc>
          <w:tcPr>
            <w:tcW w:w="283" w:type="dxa"/>
          </w:tcPr>
          <w:p w14:paraId="6621C3C1" w14:textId="77777777" w:rsidR="005C7C43" w:rsidRPr="004D53CF" w:rsidRDefault="005C7C43" w:rsidP="00682AA3">
            <w:pPr>
              <w:pStyle w:val="ListParagraph"/>
              <w:numPr>
                <w:ilvl w:val="0"/>
                <w:numId w:val="26"/>
              </w:numPr>
              <w:rPr>
                <w:sz w:val="18"/>
                <w:szCs w:val="18"/>
                <w:lang w:val="en-GB"/>
              </w:rPr>
            </w:pPr>
          </w:p>
        </w:tc>
        <w:tc>
          <w:tcPr>
            <w:tcW w:w="9930" w:type="dxa"/>
          </w:tcPr>
          <w:p w14:paraId="385FA0B3" w14:textId="77777777" w:rsidR="005C7C43" w:rsidRPr="000530D8" w:rsidRDefault="005C7C43" w:rsidP="00006B1D">
            <w:pPr>
              <w:pStyle w:val="FootnoteText"/>
              <w:rPr>
                <w:rFonts w:ascii="Arial Narrow" w:hAnsi="Arial Narrow"/>
                <w:sz w:val="18"/>
                <w:szCs w:val="18"/>
                <w:lang w:val="en-GB"/>
              </w:rPr>
            </w:pPr>
            <w:r w:rsidRPr="004D53CF">
              <w:rPr>
                <w:rFonts w:ascii="Arial Narrow" w:hAnsi="Arial Narrow"/>
                <w:b/>
                <w:sz w:val="18"/>
                <w:szCs w:val="18"/>
                <w:lang w:val="en-GB"/>
              </w:rPr>
              <w:t>Command prompt</w:t>
            </w:r>
            <w:r>
              <w:rPr>
                <w:rFonts w:ascii="Arial Narrow" w:hAnsi="Arial Narrow"/>
                <w:sz w:val="18"/>
                <w:szCs w:val="18"/>
                <w:lang w:val="en-GB"/>
              </w:rPr>
              <w:t xml:space="preserve">: </w:t>
            </w:r>
            <w:r w:rsidRPr="000530D8">
              <w:rPr>
                <w:rFonts w:ascii="Arial Narrow" w:hAnsi="Arial Narrow"/>
                <w:sz w:val="18"/>
                <w:szCs w:val="18"/>
                <w:lang w:val="en-GB"/>
              </w:rPr>
              <w:t>From Start select run –type cmd – this will open a window. Change directory to the location of where you stored your files. The following website may be helpful if you do not know what a command prompt</w:t>
            </w:r>
            <w:r>
              <w:rPr>
                <w:rFonts w:ascii="Arial Narrow" w:hAnsi="Arial Narrow"/>
                <w:sz w:val="18"/>
                <w:szCs w:val="18"/>
                <w:lang w:val="en-GB"/>
              </w:rPr>
              <w:t xml:space="preserve"> is: </w:t>
            </w:r>
            <w:hyperlink r:id="rId20" w:history="1">
              <w:r w:rsidRPr="000530D8">
                <w:rPr>
                  <w:rStyle w:val="Hyperlink"/>
                  <w:rFonts w:ascii="Arial Narrow" w:hAnsi="Arial Narrow"/>
                  <w:sz w:val="18"/>
                  <w:szCs w:val="18"/>
                  <w:lang w:val="en-GB"/>
                </w:rPr>
                <w:t>http://dosprompt.info/</w:t>
              </w:r>
            </w:hyperlink>
          </w:p>
        </w:tc>
      </w:tr>
      <w:tr w:rsidR="005C7C43" w:rsidRPr="001C53F7" w14:paraId="6273AE59" w14:textId="77777777" w:rsidTr="00E52F44">
        <w:tc>
          <w:tcPr>
            <w:tcW w:w="283" w:type="dxa"/>
          </w:tcPr>
          <w:p w14:paraId="17939AFD" w14:textId="77777777" w:rsidR="005C7C43" w:rsidRPr="004D53CF" w:rsidRDefault="005C7C43" w:rsidP="00682AA3">
            <w:pPr>
              <w:pStyle w:val="ListParagraph"/>
              <w:numPr>
                <w:ilvl w:val="0"/>
                <w:numId w:val="26"/>
              </w:numPr>
              <w:rPr>
                <w:sz w:val="18"/>
                <w:szCs w:val="18"/>
                <w:lang w:val="en-GB"/>
              </w:rPr>
            </w:pPr>
          </w:p>
        </w:tc>
        <w:tc>
          <w:tcPr>
            <w:tcW w:w="9930" w:type="dxa"/>
          </w:tcPr>
          <w:p w14:paraId="1476105B" w14:textId="77777777" w:rsidR="005C7C43" w:rsidRDefault="005C7C43" w:rsidP="006151BE">
            <w:pPr>
              <w:pStyle w:val="FootnoteText"/>
              <w:rPr>
                <w:rFonts w:ascii="Arial Narrow" w:hAnsi="Arial Narrow"/>
                <w:sz w:val="18"/>
                <w:szCs w:val="18"/>
                <w:lang w:val="en-GB"/>
              </w:rPr>
            </w:pPr>
            <w:bookmarkStart w:id="113" w:name="exe"/>
            <w:r>
              <w:rPr>
                <w:rFonts w:ascii="Arial Narrow" w:hAnsi="Arial Narrow"/>
                <w:sz w:val="18"/>
                <w:szCs w:val="18"/>
                <w:lang w:val="en-GB"/>
              </w:rPr>
              <w:t>SUEWSV201</w:t>
            </w:r>
            <w:r w:rsidR="006151BE">
              <w:rPr>
                <w:rFonts w:ascii="Arial Narrow" w:hAnsi="Arial Narrow"/>
                <w:sz w:val="18"/>
                <w:szCs w:val="18"/>
                <w:lang w:val="en-GB"/>
              </w:rPr>
              <w:t>5</w:t>
            </w:r>
            <w:r>
              <w:rPr>
                <w:rFonts w:ascii="Arial Narrow" w:hAnsi="Arial Narrow"/>
                <w:sz w:val="18"/>
                <w:szCs w:val="18"/>
                <w:lang w:val="en-GB"/>
              </w:rPr>
              <w:t xml:space="preserve">a.exe  </w:t>
            </w:r>
            <w:bookmarkEnd w:id="113"/>
            <w:r>
              <w:rPr>
                <w:rFonts w:ascii="Arial Narrow" w:hAnsi="Arial Narrow"/>
                <w:sz w:val="18"/>
                <w:szCs w:val="18"/>
                <w:lang w:val="en-GB"/>
              </w:rPr>
              <w:t>- this is the actual program</w:t>
            </w:r>
          </w:p>
          <w:p w14:paraId="14AD9682" w14:textId="68E64502" w:rsidR="006151BE" w:rsidRPr="000530D8" w:rsidRDefault="006151BE" w:rsidP="006151BE">
            <w:pPr>
              <w:pStyle w:val="FootnoteText"/>
              <w:rPr>
                <w:rFonts w:ascii="Arial Narrow" w:hAnsi="Arial Narrow"/>
                <w:sz w:val="18"/>
                <w:szCs w:val="18"/>
                <w:lang w:val="en-GB"/>
              </w:rPr>
            </w:pPr>
            <w:r>
              <w:rPr>
                <w:rFonts w:ascii="Arial Narrow" w:hAnsi="Arial Narrow"/>
                <w:sz w:val="18"/>
                <w:szCs w:val="18"/>
                <w:lang w:val="en-GB"/>
              </w:rPr>
              <w:t>The program is now run using the wrapper version as this prepares the data for the model (more capabilities for this will come with the next version</w:t>
            </w:r>
          </w:p>
        </w:tc>
      </w:tr>
      <w:tr w:rsidR="005C7C43" w:rsidRPr="001C53F7" w14:paraId="6D933BC4" w14:textId="77777777" w:rsidTr="00E52F44">
        <w:trPr>
          <w:cnfStyle w:val="000000100000" w:firstRow="0" w:lastRow="0" w:firstColumn="0" w:lastColumn="0" w:oddVBand="0" w:evenVBand="0" w:oddHBand="1" w:evenHBand="0" w:firstRowFirstColumn="0" w:firstRowLastColumn="0" w:lastRowFirstColumn="0" w:lastRowLastColumn="0"/>
        </w:trPr>
        <w:tc>
          <w:tcPr>
            <w:tcW w:w="283" w:type="dxa"/>
          </w:tcPr>
          <w:p w14:paraId="0AF48439" w14:textId="77777777" w:rsidR="005C7C43" w:rsidRPr="004D53CF" w:rsidRDefault="005C7C43" w:rsidP="00682AA3">
            <w:pPr>
              <w:pStyle w:val="ListParagraph"/>
              <w:numPr>
                <w:ilvl w:val="0"/>
                <w:numId w:val="26"/>
              </w:numPr>
              <w:rPr>
                <w:sz w:val="18"/>
                <w:szCs w:val="18"/>
                <w:lang w:val="en-GB"/>
              </w:rPr>
            </w:pPr>
          </w:p>
        </w:tc>
        <w:tc>
          <w:tcPr>
            <w:tcW w:w="9930" w:type="dxa"/>
          </w:tcPr>
          <w:p w14:paraId="618123CB" w14:textId="77777777" w:rsidR="005C7C43" w:rsidRDefault="005C7C43" w:rsidP="00006B1D">
            <w:pPr>
              <w:pStyle w:val="FootnoteText"/>
              <w:rPr>
                <w:rFonts w:ascii="Arial Narrow" w:hAnsi="Arial Narrow"/>
                <w:sz w:val="18"/>
                <w:szCs w:val="18"/>
                <w:lang w:val="en-GB"/>
              </w:rPr>
            </w:pPr>
            <w:bookmarkStart w:id="114" w:name="website"/>
            <w:r>
              <w:rPr>
                <w:rFonts w:ascii="Arial Narrow" w:hAnsi="Arial Narrow"/>
                <w:sz w:val="18"/>
                <w:szCs w:val="18"/>
                <w:lang w:val="en-GB"/>
              </w:rPr>
              <w:t>Website</w:t>
            </w:r>
            <w:bookmarkEnd w:id="114"/>
            <w:r>
              <w:rPr>
                <w:rFonts w:ascii="Arial Narrow" w:hAnsi="Arial Narrow"/>
                <w:sz w:val="18"/>
                <w:szCs w:val="18"/>
                <w:lang w:val="en-GB"/>
              </w:rPr>
              <w:t xml:space="preserve">: </w:t>
            </w:r>
            <w:hyperlink r:id="rId21" w:history="1">
              <w:r w:rsidRPr="00755DCC">
                <w:rPr>
                  <w:rStyle w:val="Hyperlink"/>
                  <w:rFonts w:ascii="Arial Narrow" w:hAnsi="Arial Narrow"/>
                  <w:sz w:val="18"/>
                  <w:szCs w:val="18"/>
                  <w:lang w:val="en-GB"/>
                </w:rPr>
                <w:t>http://LondonClimate.info</w:t>
              </w:r>
            </w:hyperlink>
          </w:p>
          <w:p w14:paraId="32471F94" w14:textId="77777777" w:rsidR="005C7C43" w:rsidRPr="000530D8" w:rsidRDefault="005C7C43" w:rsidP="001A1B3F">
            <w:pPr>
              <w:pStyle w:val="FootnoteText"/>
              <w:rPr>
                <w:rFonts w:ascii="Arial Narrow" w:hAnsi="Arial Narrow"/>
                <w:sz w:val="18"/>
                <w:szCs w:val="18"/>
                <w:lang w:val="en-GB"/>
              </w:rPr>
            </w:pPr>
            <w:r w:rsidRPr="001A1B3F">
              <w:rPr>
                <w:rFonts w:ascii="Arial Narrow" w:hAnsi="Arial Narrow"/>
                <w:sz w:val="18"/>
                <w:szCs w:val="18"/>
                <w:lang w:val="en-GB"/>
              </w:rPr>
              <w:t>http://www.met.reading.ac.uk/micromet/</w:t>
            </w:r>
          </w:p>
        </w:tc>
      </w:tr>
      <w:tr w:rsidR="005C7C43" w:rsidRPr="001C53F7" w14:paraId="4111C07B" w14:textId="77777777" w:rsidTr="00E52F44">
        <w:tc>
          <w:tcPr>
            <w:tcW w:w="283" w:type="dxa"/>
          </w:tcPr>
          <w:p w14:paraId="4468C796" w14:textId="77777777" w:rsidR="005C7C43" w:rsidRPr="004D53CF" w:rsidRDefault="005C7C43" w:rsidP="00682AA3">
            <w:pPr>
              <w:pStyle w:val="ListParagraph"/>
              <w:numPr>
                <w:ilvl w:val="0"/>
                <w:numId w:val="26"/>
              </w:numPr>
              <w:rPr>
                <w:sz w:val="18"/>
                <w:szCs w:val="18"/>
                <w:lang w:val="en-GB"/>
              </w:rPr>
            </w:pPr>
          </w:p>
        </w:tc>
        <w:tc>
          <w:tcPr>
            <w:tcW w:w="9930" w:type="dxa"/>
          </w:tcPr>
          <w:p w14:paraId="02BDA93A" w14:textId="77777777" w:rsidR="005C7C43" w:rsidRDefault="005C7C43" w:rsidP="00494115">
            <w:pPr>
              <w:pStyle w:val="FootnoteText"/>
              <w:ind w:left="284" w:hanging="284"/>
              <w:rPr>
                <w:rFonts w:ascii="Arial Narrow" w:hAnsi="Arial Narrow"/>
                <w:sz w:val="18"/>
                <w:szCs w:val="18"/>
                <w:lang w:val="en-GB"/>
              </w:rPr>
            </w:pPr>
            <w:r w:rsidRPr="00494115">
              <w:rPr>
                <w:rFonts w:ascii="Arial Narrow" w:hAnsi="Arial Narrow"/>
                <w:b/>
                <w:sz w:val="18"/>
                <w:szCs w:val="18"/>
                <w:lang w:val="en-GB"/>
              </w:rPr>
              <w:t>Day of year</w:t>
            </w:r>
            <w:r w:rsidRPr="002D0E75">
              <w:rPr>
                <w:rFonts w:ascii="Arial Narrow" w:hAnsi="Arial Narrow"/>
                <w:sz w:val="18"/>
                <w:szCs w:val="18"/>
                <w:lang w:val="en-GB"/>
              </w:rPr>
              <w:t xml:space="preserve"> – January 1st is day 1, February 1</w:t>
            </w:r>
            <w:r w:rsidRPr="002D0E75">
              <w:rPr>
                <w:rFonts w:ascii="Arial Narrow" w:hAnsi="Arial Narrow"/>
                <w:sz w:val="18"/>
                <w:szCs w:val="18"/>
                <w:vertAlign w:val="superscript"/>
                <w:lang w:val="en-GB"/>
              </w:rPr>
              <w:t>st</w:t>
            </w:r>
            <w:r w:rsidRPr="002D0E75">
              <w:rPr>
                <w:rFonts w:ascii="Arial Narrow" w:hAnsi="Arial Narrow"/>
                <w:sz w:val="18"/>
                <w:szCs w:val="18"/>
                <w:lang w:val="en-GB"/>
              </w:rPr>
              <w:t xml:space="preserve"> is day 32. If you search on the web using the phrase ‘day of year calendar’ you will find tables that allow rapid conversions. Note remember that in </w:t>
            </w:r>
            <w:r>
              <w:rPr>
                <w:rFonts w:ascii="Arial Narrow" w:hAnsi="Arial Narrow"/>
                <w:sz w:val="18"/>
                <w:szCs w:val="18"/>
                <w:lang w:val="en-GB"/>
              </w:rPr>
              <w:t xml:space="preserve">a </w:t>
            </w:r>
            <w:r w:rsidRPr="002D0E75">
              <w:rPr>
                <w:rFonts w:ascii="Arial Narrow" w:hAnsi="Arial Narrow"/>
                <w:sz w:val="18"/>
                <w:szCs w:val="18"/>
                <w:lang w:val="en-GB"/>
              </w:rPr>
              <w:t>Leap year the days will be different after February 28</w:t>
            </w:r>
            <w:r w:rsidRPr="002D0E75">
              <w:rPr>
                <w:rFonts w:ascii="Arial Narrow" w:hAnsi="Arial Narrow"/>
                <w:sz w:val="18"/>
                <w:szCs w:val="18"/>
                <w:vertAlign w:val="superscript"/>
                <w:lang w:val="en-GB"/>
              </w:rPr>
              <w:t>th</w:t>
            </w:r>
            <w:r w:rsidRPr="002D0E75">
              <w:rPr>
                <w:rFonts w:ascii="Arial Narrow" w:hAnsi="Arial Narrow"/>
                <w:sz w:val="18"/>
                <w:szCs w:val="18"/>
                <w:lang w:val="en-GB"/>
              </w:rPr>
              <w:t>.</w:t>
            </w:r>
          </w:p>
        </w:tc>
      </w:tr>
      <w:tr w:rsidR="005C7C43" w:rsidRPr="001C53F7" w14:paraId="23C01B19" w14:textId="77777777" w:rsidTr="00E52F44">
        <w:trPr>
          <w:cnfStyle w:val="000000100000" w:firstRow="0" w:lastRow="0" w:firstColumn="0" w:lastColumn="0" w:oddVBand="0" w:evenVBand="0" w:oddHBand="1" w:evenHBand="0" w:firstRowFirstColumn="0" w:firstRowLastColumn="0" w:lastRowFirstColumn="0" w:lastRowLastColumn="0"/>
        </w:trPr>
        <w:tc>
          <w:tcPr>
            <w:tcW w:w="283" w:type="dxa"/>
          </w:tcPr>
          <w:p w14:paraId="6112012E" w14:textId="77777777" w:rsidR="005C7C43" w:rsidRPr="005E0B6A" w:rsidRDefault="005C7C43" w:rsidP="00682AA3">
            <w:pPr>
              <w:pStyle w:val="ListParagraph"/>
              <w:numPr>
                <w:ilvl w:val="0"/>
                <w:numId w:val="26"/>
              </w:numPr>
              <w:rPr>
                <w:lang w:val="en-GB"/>
              </w:rPr>
            </w:pPr>
          </w:p>
        </w:tc>
        <w:tc>
          <w:tcPr>
            <w:tcW w:w="9930" w:type="dxa"/>
          </w:tcPr>
          <w:p w14:paraId="0AC43208" w14:textId="4BDBF30A" w:rsidR="005C7C43" w:rsidRPr="005E0B6A" w:rsidRDefault="005C7C43" w:rsidP="005E0B6A">
            <w:pPr>
              <w:rPr>
                <w:b/>
                <w:lang w:val="en-GB"/>
              </w:rPr>
            </w:pPr>
            <w:r w:rsidRPr="005E0B6A">
              <w:rPr>
                <w:lang w:val="en-GB"/>
              </w:rPr>
              <w:t xml:space="preserve">Check the </w:t>
            </w:r>
            <w:r w:rsidR="00DE11D5" w:rsidRPr="005C7C43">
              <w:rPr>
                <w:b/>
                <w:lang w:val="en-GB"/>
              </w:rPr>
              <w:t>PROBLEMS.TXT</w:t>
            </w:r>
            <w:r w:rsidR="00DE11D5" w:rsidRPr="005E0B6A">
              <w:rPr>
                <w:lang w:val="en-GB"/>
              </w:rPr>
              <w:t xml:space="preserve"> </w:t>
            </w:r>
            <w:r w:rsidRPr="005E0B6A">
              <w:rPr>
                <w:lang w:val="en-GB"/>
              </w:rPr>
              <w:t>file (see section 5.1</w:t>
            </w:r>
            <w:r>
              <w:rPr>
                <w:lang w:val="en-GB"/>
              </w:rPr>
              <w:t xml:space="preserve"> and this section</w:t>
            </w:r>
            <w:r w:rsidRPr="005E0B6A">
              <w:rPr>
                <w:lang w:val="en-GB"/>
              </w:rPr>
              <w:t>)</w:t>
            </w:r>
          </w:p>
        </w:tc>
      </w:tr>
      <w:tr w:rsidR="005C7C43" w:rsidRPr="001C53F7" w14:paraId="0620EA83" w14:textId="77777777" w:rsidTr="00E52F44">
        <w:tc>
          <w:tcPr>
            <w:tcW w:w="283" w:type="dxa"/>
          </w:tcPr>
          <w:p w14:paraId="1BDC5EC8" w14:textId="77777777" w:rsidR="005C7C43" w:rsidRPr="00006B1D" w:rsidRDefault="005C7C43" w:rsidP="00682AA3">
            <w:pPr>
              <w:pStyle w:val="ListParagraph"/>
              <w:numPr>
                <w:ilvl w:val="0"/>
                <w:numId w:val="26"/>
              </w:numPr>
              <w:rPr>
                <w:lang w:val="en-GB"/>
              </w:rPr>
            </w:pPr>
          </w:p>
        </w:tc>
        <w:tc>
          <w:tcPr>
            <w:tcW w:w="9930" w:type="dxa"/>
          </w:tcPr>
          <w:p w14:paraId="702CEA2E" w14:textId="77777777" w:rsidR="005C7C43" w:rsidRPr="005E0B6A" w:rsidRDefault="005C7C43" w:rsidP="005E0B6A">
            <w:pPr>
              <w:rPr>
                <w:lang w:val="en-GB"/>
              </w:rPr>
            </w:pPr>
            <w:r w:rsidRPr="005E0B6A">
              <w:rPr>
                <w:lang w:val="en-GB"/>
              </w:rPr>
              <w:t xml:space="preserve">Look in the output directory for the </w:t>
            </w:r>
            <w:r w:rsidRPr="005E0B6A">
              <w:rPr>
                <w:rFonts w:cs="Times New Roman"/>
                <w:b/>
                <w:i/>
                <w:szCs w:val="20"/>
                <w:lang w:val="en-GB"/>
              </w:rPr>
              <w:t>SS_</w:t>
            </w:r>
            <w:r w:rsidRPr="005E0B6A">
              <w:rPr>
                <w:rFonts w:cs="Times New Roman"/>
                <w:b/>
                <w:szCs w:val="20"/>
                <w:lang w:val="en-GB"/>
              </w:rPr>
              <w:t xml:space="preserve">FileChoices.txt </w:t>
            </w:r>
            <w:r w:rsidRPr="005E0B6A">
              <w:rPr>
                <w:rFonts w:cs="Times New Roman"/>
                <w:szCs w:val="20"/>
                <w:lang w:val="en-GB"/>
              </w:rPr>
              <w:t>– this allows you to check all options that were used in the run. You may want to compare it with the original supplied version.</w:t>
            </w:r>
          </w:p>
        </w:tc>
      </w:tr>
      <w:tr w:rsidR="005C7C43" w:rsidRPr="001C53F7" w14:paraId="61CDABBA" w14:textId="77777777" w:rsidTr="00E52F44">
        <w:trPr>
          <w:cnfStyle w:val="000000100000" w:firstRow="0" w:lastRow="0" w:firstColumn="0" w:lastColumn="0" w:oddVBand="0" w:evenVBand="0" w:oddHBand="1" w:evenHBand="0" w:firstRowFirstColumn="0" w:firstRowLastColumn="0" w:lastRowFirstColumn="0" w:lastRowLastColumn="0"/>
        </w:trPr>
        <w:tc>
          <w:tcPr>
            <w:tcW w:w="283" w:type="dxa"/>
          </w:tcPr>
          <w:p w14:paraId="37D16A8C" w14:textId="77777777" w:rsidR="005C7C43" w:rsidRPr="00006B1D" w:rsidRDefault="005C7C43" w:rsidP="00682AA3">
            <w:pPr>
              <w:pStyle w:val="ListParagraph"/>
              <w:numPr>
                <w:ilvl w:val="0"/>
                <w:numId w:val="26"/>
              </w:numPr>
              <w:rPr>
                <w:lang w:val="en-GB"/>
              </w:rPr>
            </w:pPr>
          </w:p>
        </w:tc>
        <w:tc>
          <w:tcPr>
            <w:tcW w:w="9930" w:type="dxa"/>
          </w:tcPr>
          <w:p w14:paraId="00AC01CC" w14:textId="4D624D9F" w:rsidR="005C7C43" w:rsidRPr="00BB5399" w:rsidRDefault="005C7C43" w:rsidP="00DE11D5">
            <w:pPr>
              <w:rPr>
                <w:b/>
                <w:lang w:val="en-GB"/>
              </w:rPr>
            </w:pPr>
            <w:r w:rsidRPr="005E0B6A">
              <w:rPr>
                <w:lang w:val="en-GB"/>
              </w:rPr>
              <w:t xml:space="preserve">Check file options – in </w:t>
            </w:r>
            <w:r w:rsidRPr="005E0B6A">
              <w:rPr>
                <w:b/>
                <w:lang w:val="en-GB"/>
              </w:rPr>
              <w:t>RunControl.nml</w:t>
            </w:r>
            <w:r w:rsidRPr="005E0B6A">
              <w:rPr>
                <w:lang w:val="en-GB"/>
              </w:rPr>
              <w:t xml:space="preserve">  (see section 4.1) </w:t>
            </w:r>
          </w:p>
        </w:tc>
      </w:tr>
      <w:tr w:rsidR="005C7C43" w:rsidRPr="001C53F7" w14:paraId="309412F6" w14:textId="77777777" w:rsidTr="00E52F44">
        <w:tc>
          <w:tcPr>
            <w:tcW w:w="283" w:type="dxa"/>
          </w:tcPr>
          <w:p w14:paraId="2A41D664" w14:textId="77777777" w:rsidR="005C7C43" w:rsidRPr="00006B1D" w:rsidRDefault="005C7C43" w:rsidP="00682AA3">
            <w:pPr>
              <w:pStyle w:val="ListParagraph"/>
              <w:numPr>
                <w:ilvl w:val="0"/>
                <w:numId w:val="26"/>
              </w:numPr>
              <w:rPr>
                <w:lang w:val="en-GB"/>
              </w:rPr>
            </w:pPr>
          </w:p>
        </w:tc>
        <w:tc>
          <w:tcPr>
            <w:tcW w:w="9930" w:type="dxa"/>
          </w:tcPr>
          <w:p w14:paraId="3ACA74C6" w14:textId="77777777" w:rsidR="005C7C43" w:rsidRPr="005E0B6A" w:rsidRDefault="005C7C43" w:rsidP="005E0B6A">
            <w:pPr>
              <w:rPr>
                <w:b/>
                <w:lang w:val="en-GB"/>
              </w:rPr>
            </w:pPr>
            <w:r w:rsidRPr="005E0B6A">
              <w:rPr>
                <w:lang w:val="en-GB"/>
              </w:rPr>
              <w:t>A pop-up saying “</w:t>
            </w:r>
            <w:r w:rsidRPr="005E0B6A">
              <w:rPr>
                <w:b/>
                <w:lang w:val="en-GB"/>
              </w:rPr>
              <w:t>file path not found</w:t>
            </w:r>
            <w:r w:rsidRPr="005E0B6A">
              <w:rPr>
                <w:lang w:val="en-GB"/>
              </w:rPr>
              <w:t>”</w:t>
            </w:r>
          </w:p>
          <w:p w14:paraId="03EE9D7C" w14:textId="77777777" w:rsidR="005C7C43" w:rsidRPr="002E1CF6" w:rsidRDefault="005C7C43" w:rsidP="00153C6D">
            <w:r w:rsidRPr="002E1CF6">
              <w:t>This means the program cannot find the file paths defined in RunControl.nml file. Possible solutions:</w:t>
            </w:r>
          </w:p>
          <w:p w14:paraId="741C5172" w14:textId="77777777" w:rsidR="005C7C43" w:rsidRPr="002E1CF6" w:rsidRDefault="005C7C43" w:rsidP="00B00D16">
            <w:pPr>
              <w:pStyle w:val="ListParagraph"/>
              <w:numPr>
                <w:ilvl w:val="0"/>
                <w:numId w:val="3"/>
              </w:numPr>
            </w:pPr>
            <w:r w:rsidRPr="002E1CF6">
              <w:t xml:space="preserve">Check that you have created the folder that you specified in RunControl.nml. </w:t>
            </w:r>
          </w:p>
          <w:p w14:paraId="7D6D737A" w14:textId="77777777" w:rsidR="005C7C43" w:rsidRPr="002E1CF6" w:rsidRDefault="005C7C43" w:rsidP="00B00D16">
            <w:pPr>
              <w:pStyle w:val="ListParagraph"/>
              <w:numPr>
                <w:ilvl w:val="0"/>
                <w:numId w:val="3"/>
              </w:numPr>
              <w:rPr>
                <w:lang w:val="en-GB"/>
              </w:rPr>
            </w:pPr>
            <w:r w:rsidRPr="002E1CF6">
              <w:t>Check does the output directory exist?</w:t>
            </w:r>
          </w:p>
          <w:p w14:paraId="6AF41344" w14:textId="77777777" w:rsidR="005C7C43" w:rsidRPr="00153C6D" w:rsidRDefault="005C7C43" w:rsidP="00B00D16">
            <w:pPr>
              <w:pStyle w:val="ListParagraph"/>
              <w:numPr>
                <w:ilvl w:val="0"/>
                <w:numId w:val="3"/>
              </w:numPr>
              <w:rPr>
                <w:b/>
                <w:lang w:val="en-GB"/>
              </w:rPr>
            </w:pPr>
            <w:r w:rsidRPr="002E1CF6">
              <w:t>Check that you have a single or double quote’s around the</w:t>
            </w:r>
            <w:r w:rsidRPr="002E1CF6">
              <w:rPr>
                <w:rFonts w:cs="Times New Roman"/>
              </w:rPr>
              <w:t xml:space="preserve"> </w:t>
            </w:r>
            <w:r w:rsidRPr="002E1CF6">
              <w:rPr>
                <w:rFonts w:eastAsia="Times New Roman" w:cs="Times New Roman"/>
                <w:color w:val="000000"/>
                <w:lang w:eastAsia="fi-FI"/>
              </w:rPr>
              <w:t>FileInputPath, FileOutputPath and FileCode</w:t>
            </w:r>
          </w:p>
        </w:tc>
      </w:tr>
      <w:tr w:rsidR="005C7C43" w:rsidRPr="001C53F7" w14:paraId="08A6A0BE" w14:textId="77777777" w:rsidTr="00E52F44">
        <w:trPr>
          <w:cnfStyle w:val="000000100000" w:firstRow="0" w:lastRow="0" w:firstColumn="0" w:lastColumn="0" w:oddVBand="0" w:evenVBand="0" w:oddHBand="1" w:evenHBand="0" w:firstRowFirstColumn="0" w:firstRowLastColumn="0" w:lastRowFirstColumn="0" w:lastRowLastColumn="0"/>
          <w:trHeight w:val="280"/>
        </w:trPr>
        <w:tc>
          <w:tcPr>
            <w:tcW w:w="283" w:type="dxa"/>
          </w:tcPr>
          <w:p w14:paraId="3BA83990" w14:textId="77777777" w:rsidR="005C7C43" w:rsidRPr="002E1CF6" w:rsidRDefault="005C7C43" w:rsidP="00682AA3">
            <w:pPr>
              <w:pStyle w:val="ListParagraph"/>
              <w:widowControl w:val="0"/>
              <w:numPr>
                <w:ilvl w:val="0"/>
                <w:numId w:val="26"/>
              </w:numPr>
            </w:pPr>
          </w:p>
        </w:tc>
        <w:tc>
          <w:tcPr>
            <w:tcW w:w="9930" w:type="dxa"/>
          </w:tcPr>
          <w:p w14:paraId="3FB52D1E" w14:textId="77777777" w:rsidR="005C7C43" w:rsidRPr="006151BE" w:rsidRDefault="005C7C43" w:rsidP="005E0B6A">
            <w:pPr>
              <w:widowControl w:val="0"/>
              <w:rPr>
                <w:bCs/>
                <w:highlight w:val="yellow"/>
                <w:lang w:val="en-GB"/>
              </w:rPr>
            </w:pPr>
            <w:r w:rsidRPr="006151BE">
              <w:rPr>
                <w:highlight w:val="yellow"/>
              </w:rPr>
              <w:t xml:space="preserve">How should I </w:t>
            </w:r>
            <w:r w:rsidRPr="006151BE">
              <w:rPr>
                <w:b/>
                <w:highlight w:val="yellow"/>
              </w:rPr>
              <w:t xml:space="preserve">setup </w:t>
            </w:r>
            <w:r w:rsidRPr="006151BE">
              <w:rPr>
                <w:highlight w:val="yellow"/>
              </w:rPr>
              <w:t>my filenames if I want to run only</w:t>
            </w:r>
            <w:r w:rsidRPr="006151BE">
              <w:rPr>
                <w:b/>
                <w:highlight w:val="yellow"/>
              </w:rPr>
              <w:t xml:space="preserve"> one time period for one area</w:t>
            </w:r>
          </w:p>
          <w:p w14:paraId="2490AFA4" w14:textId="77777777" w:rsidR="005C7C43" w:rsidRPr="006151BE" w:rsidRDefault="005C7C43" w:rsidP="005C7C43">
            <w:pPr>
              <w:widowControl w:val="0"/>
              <w:ind w:hanging="25"/>
              <w:rPr>
                <w:highlight w:val="yellow"/>
              </w:rPr>
            </w:pPr>
            <w:r w:rsidRPr="006151BE">
              <w:rPr>
                <w:highlight w:val="yellow"/>
                <w:u w:val="single"/>
              </w:rPr>
              <w:t>Example</w:t>
            </w:r>
            <w:r w:rsidRPr="006151BE">
              <w:rPr>
                <w:highlight w:val="yellow"/>
              </w:rPr>
              <w:t xml:space="preserve">: If your forcing data are for </w:t>
            </w:r>
            <w:r w:rsidRPr="006151BE">
              <w:rPr>
                <w:highlight w:val="yellow"/>
                <w:u w:val="single"/>
              </w:rPr>
              <w:t>2005</w:t>
            </w:r>
            <w:r w:rsidRPr="006151BE">
              <w:rPr>
                <w:highlight w:val="yellow"/>
              </w:rPr>
              <w:t xml:space="preserve"> and your site identification code is </w:t>
            </w:r>
            <w:r w:rsidRPr="006151BE">
              <w:rPr>
                <w:highlight w:val="yellow"/>
                <w:u w:val="single"/>
              </w:rPr>
              <w:t>Ab01</w:t>
            </w:r>
          </w:p>
          <w:p w14:paraId="5DAEF4F4" w14:textId="77777777" w:rsidR="005C7C43" w:rsidRPr="006151BE" w:rsidRDefault="005C7C43" w:rsidP="00BB5399">
            <w:pPr>
              <w:widowControl w:val="0"/>
              <w:rPr>
                <w:highlight w:val="yellow"/>
              </w:rPr>
            </w:pPr>
          </w:p>
          <w:p w14:paraId="1BF80E55" w14:textId="77777777" w:rsidR="005C7C43" w:rsidRPr="006151BE" w:rsidRDefault="005C7C43" w:rsidP="00BB5399">
            <w:pPr>
              <w:widowControl w:val="0"/>
              <w:rPr>
                <w:highlight w:val="yellow"/>
              </w:rPr>
            </w:pPr>
            <w:r w:rsidRPr="006151BE">
              <w:rPr>
                <w:highlight w:val="yellow"/>
              </w:rPr>
              <w:t xml:space="preserve">ModelledYears.txt            </w:t>
            </w:r>
          </w:p>
          <w:p w14:paraId="164A969E" w14:textId="77777777" w:rsidR="005C7C43" w:rsidRPr="006151BE" w:rsidRDefault="005C7C43" w:rsidP="00BB5399">
            <w:pPr>
              <w:widowControl w:val="0"/>
              <w:rPr>
                <w:sz w:val="12"/>
                <w:highlight w:val="yellow"/>
              </w:rPr>
            </w:pPr>
          </w:p>
          <w:p w14:paraId="4680E6AB" w14:textId="77777777" w:rsidR="005C7C43" w:rsidRPr="006151BE" w:rsidRDefault="005C7C43" w:rsidP="00BB5399">
            <w:pPr>
              <w:widowControl w:val="0"/>
              <w:ind w:left="851"/>
              <w:rPr>
                <w:highlight w:val="yellow"/>
              </w:rPr>
            </w:pPr>
            <w:r w:rsidRPr="006151BE">
              <w:rPr>
                <w:highlight w:val="yellow"/>
              </w:rPr>
              <w:t>1        !Number of modelled years/time periods</w:t>
            </w:r>
          </w:p>
          <w:p w14:paraId="5A1DFB98" w14:textId="77777777" w:rsidR="005C7C43" w:rsidRPr="006151BE" w:rsidRDefault="005C7C43" w:rsidP="00BB5399">
            <w:pPr>
              <w:widowControl w:val="0"/>
              <w:ind w:left="851"/>
              <w:rPr>
                <w:highlight w:val="yellow"/>
              </w:rPr>
            </w:pPr>
            <w:r w:rsidRPr="006151BE">
              <w:rPr>
                <w:highlight w:val="yellow"/>
              </w:rPr>
              <w:t>2005</w:t>
            </w:r>
          </w:p>
          <w:p w14:paraId="4B49EF61" w14:textId="77777777" w:rsidR="005C7C43" w:rsidRPr="006151BE" w:rsidRDefault="005C7C43" w:rsidP="00BB5399">
            <w:pPr>
              <w:widowControl w:val="0"/>
              <w:rPr>
                <w:highlight w:val="yellow"/>
              </w:rPr>
            </w:pPr>
          </w:p>
          <w:p w14:paraId="6E712B0F" w14:textId="77777777" w:rsidR="005C7C43" w:rsidRPr="006151BE" w:rsidRDefault="005C7C43" w:rsidP="00BB5399">
            <w:pPr>
              <w:widowControl w:val="0"/>
              <w:rPr>
                <w:highlight w:val="yellow"/>
              </w:rPr>
            </w:pPr>
            <w:r w:rsidRPr="006151BE">
              <w:rPr>
                <w:highlight w:val="yellow"/>
              </w:rPr>
              <w:t>GridConnections2005.txt</w:t>
            </w:r>
          </w:p>
          <w:p w14:paraId="068DE1F4" w14:textId="77777777" w:rsidR="005C7C43" w:rsidRPr="006151BE" w:rsidRDefault="005C7C43" w:rsidP="00BB5399">
            <w:pPr>
              <w:widowControl w:val="0"/>
              <w:rPr>
                <w:highlight w:val="yellow"/>
              </w:rPr>
            </w:pPr>
          </w:p>
          <w:p w14:paraId="0C21F8BA" w14:textId="77777777" w:rsidR="005C7C43" w:rsidRPr="006151BE" w:rsidRDefault="005C7C43" w:rsidP="00BB5399">
            <w:pPr>
              <w:widowControl w:val="0"/>
              <w:ind w:left="851"/>
              <w:rPr>
                <w:highlight w:val="yellow"/>
              </w:rPr>
            </w:pPr>
            <w:r w:rsidRPr="006151BE">
              <w:rPr>
                <w:highlight w:val="yellow"/>
              </w:rPr>
              <w:t>2                                          !Number of grid connections listed below</w:t>
            </w:r>
          </w:p>
          <w:p w14:paraId="0E4FBC0F" w14:textId="77777777" w:rsidR="005C7C43" w:rsidRPr="006151BE" w:rsidRDefault="005C7C43" w:rsidP="00BB5399">
            <w:pPr>
              <w:widowControl w:val="0"/>
              <w:ind w:left="851"/>
              <w:rPr>
                <w:highlight w:val="yellow"/>
              </w:rPr>
            </w:pPr>
            <w:r w:rsidRPr="006151BE">
              <w:rPr>
                <w:highlight w:val="yellow"/>
              </w:rPr>
              <w:t>'Ab01_2005'     0     'none'</w:t>
            </w:r>
          </w:p>
          <w:p w14:paraId="23EE3FAD" w14:textId="77777777" w:rsidR="005C7C43" w:rsidRPr="006151BE" w:rsidRDefault="005C7C43" w:rsidP="00BB5399">
            <w:pPr>
              <w:widowControl w:val="0"/>
              <w:ind w:left="851"/>
              <w:rPr>
                <w:highlight w:val="yellow"/>
              </w:rPr>
            </w:pPr>
            <w:r w:rsidRPr="006151BE">
              <w:rPr>
                <w:highlight w:val="yellow"/>
              </w:rPr>
              <w:t xml:space="preserve">!From        fraction     To  </w:t>
            </w:r>
          </w:p>
          <w:p w14:paraId="060D9A7B" w14:textId="77777777" w:rsidR="005C7C43" w:rsidRPr="006151BE" w:rsidRDefault="005C7C43" w:rsidP="00BB5399">
            <w:pPr>
              <w:widowControl w:val="0"/>
              <w:rPr>
                <w:highlight w:val="yellow"/>
              </w:rPr>
            </w:pPr>
          </w:p>
          <w:p w14:paraId="52EC10DD" w14:textId="77777777" w:rsidR="005C7C43" w:rsidRPr="006151BE" w:rsidRDefault="005C7C43" w:rsidP="00BB5399">
            <w:pPr>
              <w:widowControl w:val="0"/>
              <w:rPr>
                <w:highlight w:val="yellow"/>
              </w:rPr>
            </w:pPr>
            <w:r w:rsidRPr="006151BE">
              <w:rPr>
                <w:highlight w:val="yellow"/>
              </w:rPr>
              <w:t>The rest of the input files for this location should be</w:t>
            </w:r>
          </w:p>
          <w:tbl>
            <w:tblPr>
              <w:tblStyle w:val="TableGrid"/>
              <w:tblW w:w="0" w:type="auto"/>
              <w:tblLayout w:type="fixed"/>
              <w:tblLook w:val="04A0" w:firstRow="1" w:lastRow="0" w:firstColumn="1" w:lastColumn="0" w:noHBand="0" w:noVBand="1"/>
            </w:tblPr>
            <w:tblGrid>
              <w:gridCol w:w="4517"/>
              <w:gridCol w:w="4518"/>
            </w:tblGrid>
            <w:tr w:rsidR="005C7C43" w:rsidRPr="002E1CF6" w14:paraId="24433E52" w14:textId="77777777" w:rsidTr="005E718F">
              <w:tc>
                <w:tcPr>
                  <w:tcW w:w="4517" w:type="dxa"/>
                </w:tcPr>
                <w:p w14:paraId="454FC042" w14:textId="77777777" w:rsidR="005C7C43" w:rsidRPr="006151BE" w:rsidRDefault="005C7C43" w:rsidP="00BB5399">
                  <w:pPr>
                    <w:widowControl w:val="0"/>
                    <w:rPr>
                      <w:sz w:val="18"/>
                      <w:highlight w:val="yellow"/>
                    </w:rPr>
                  </w:pPr>
                  <w:r w:rsidRPr="006151BE">
                    <w:rPr>
                      <w:sz w:val="18"/>
                      <w:highlight w:val="yellow"/>
                    </w:rPr>
                    <w:t>HeaderInputAb01_2005.nml</w:t>
                  </w:r>
                </w:p>
                <w:p w14:paraId="1F8F72E1" w14:textId="77777777" w:rsidR="005C7C43" w:rsidRPr="006151BE" w:rsidRDefault="005C7C43" w:rsidP="00BB5399">
                  <w:pPr>
                    <w:widowControl w:val="0"/>
                    <w:rPr>
                      <w:sz w:val="18"/>
                      <w:highlight w:val="yellow"/>
                    </w:rPr>
                  </w:pPr>
                  <w:r w:rsidRPr="006151BE">
                    <w:rPr>
                      <w:sz w:val="18"/>
                      <w:highlight w:val="yellow"/>
                    </w:rPr>
                    <w:t>SUEWSInputAb01_2005.nml</w:t>
                  </w:r>
                </w:p>
                <w:p w14:paraId="5D36DF7A" w14:textId="77777777" w:rsidR="005C7C43" w:rsidRPr="006151BE" w:rsidRDefault="005C7C43" w:rsidP="00BB5399">
                  <w:pPr>
                    <w:widowControl w:val="0"/>
                    <w:rPr>
                      <w:sz w:val="18"/>
                      <w:highlight w:val="yellow"/>
                    </w:rPr>
                  </w:pPr>
                  <w:r w:rsidRPr="006151BE">
                    <w:rPr>
                      <w:sz w:val="18"/>
                      <w:highlight w:val="yellow"/>
                    </w:rPr>
                    <w:t>CanopyMoistureInputAb01_2005.nml</w:t>
                  </w:r>
                </w:p>
                <w:p w14:paraId="1D283EF0" w14:textId="77777777" w:rsidR="005C7C43" w:rsidRPr="006151BE" w:rsidRDefault="005C7C43" w:rsidP="00BB5399">
                  <w:pPr>
                    <w:widowControl w:val="0"/>
                    <w:rPr>
                      <w:highlight w:val="yellow"/>
                    </w:rPr>
                  </w:pPr>
                  <w:r w:rsidRPr="006151BE">
                    <w:rPr>
                      <w:sz w:val="18"/>
                      <w:highlight w:val="yellow"/>
                    </w:rPr>
                    <w:t>WaterUseProfileAb01_2005.txt</w:t>
                  </w:r>
                </w:p>
              </w:tc>
              <w:tc>
                <w:tcPr>
                  <w:tcW w:w="4518" w:type="dxa"/>
                </w:tcPr>
                <w:p w14:paraId="2C033B14" w14:textId="77777777" w:rsidR="005C7C43" w:rsidRPr="006151BE" w:rsidRDefault="005C7C43" w:rsidP="00BB5399">
                  <w:pPr>
                    <w:widowControl w:val="0"/>
                    <w:rPr>
                      <w:sz w:val="18"/>
                      <w:highlight w:val="yellow"/>
                    </w:rPr>
                  </w:pPr>
                  <w:r w:rsidRPr="006151BE">
                    <w:rPr>
                      <w:sz w:val="18"/>
                      <w:highlight w:val="yellow"/>
                    </w:rPr>
                    <w:t>Ab01_2005.gis</w:t>
                  </w:r>
                </w:p>
                <w:p w14:paraId="12FE4975" w14:textId="77777777" w:rsidR="005C7C43" w:rsidRPr="006151BE" w:rsidRDefault="005C7C43" w:rsidP="00BB5399">
                  <w:pPr>
                    <w:widowControl w:val="0"/>
                    <w:rPr>
                      <w:sz w:val="18"/>
                      <w:highlight w:val="yellow"/>
                    </w:rPr>
                  </w:pPr>
                  <w:r w:rsidRPr="006151BE">
                    <w:rPr>
                      <w:sz w:val="18"/>
                      <w:highlight w:val="yellow"/>
                    </w:rPr>
                    <w:t>Ab01_2005.ohm</w:t>
                  </w:r>
                </w:p>
                <w:p w14:paraId="4054C327" w14:textId="77777777" w:rsidR="005C7C43" w:rsidRPr="006151BE" w:rsidRDefault="005C7C43" w:rsidP="00BB5399">
                  <w:pPr>
                    <w:widowControl w:val="0"/>
                    <w:rPr>
                      <w:sz w:val="18"/>
                      <w:highlight w:val="yellow"/>
                    </w:rPr>
                  </w:pPr>
                  <w:r w:rsidRPr="006151BE">
                    <w:rPr>
                      <w:sz w:val="18"/>
                      <w:highlight w:val="yellow"/>
                    </w:rPr>
                    <w:t>Ab01_2005sahp.nml</w:t>
                  </w:r>
                </w:p>
                <w:tbl>
                  <w:tblPr>
                    <w:tblStyle w:val="TableGrid"/>
                    <w:tblW w:w="0" w:type="auto"/>
                    <w:tblLayout w:type="fixed"/>
                    <w:tblLook w:val="04A0" w:firstRow="1" w:lastRow="0" w:firstColumn="1" w:lastColumn="0" w:noHBand="0" w:noVBand="1"/>
                  </w:tblPr>
                  <w:tblGrid>
                    <w:gridCol w:w="4302"/>
                  </w:tblGrid>
                  <w:tr w:rsidR="005C7C43" w:rsidRPr="002E1CF6" w14:paraId="4B185FC7" w14:textId="77777777" w:rsidTr="005E718F">
                    <w:trPr>
                      <w:trHeight w:val="54"/>
                    </w:trPr>
                    <w:tc>
                      <w:tcPr>
                        <w:tcW w:w="4302" w:type="dxa"/>
                        <w:tcBorders>
                          <w:top w:val="nil"/>
                          <w:left w:val="nil"/>
                          <w:bottom w:val="nil"/>
                          <w:right w:val="nil"/>
                        </w:tcBorders>
                      </w:tcPr>
                      <w:p w14:paraId="0ECF8B1C" w14:textId="77777777" w:rsidR="005C7C43" w:rsidRPr="002E1CF6" w:rsidRDefault="005C7C43" w:rsidP="00BB5399">
                        <w:pPr>
                          <w:widowControl w:val="0"/>
                          <w:rPr>
                            <w:bCs/>
                            <w:color w:val="943634" w:themeColor="accent2" w:themeShade="BF"/>
                            <w:sz w:val="18"/>
                          </w:rPr>
                        </w:pPr>
                        <w:r w:rsidRPr="006151BE">
                          <w:rPr>
                            <w:sz w:val="18"/>
                            <w:highlight w:val="yellow"/>
                          </w:rPr>
                          <w:t>Ab01_2005_data.txt</w:t>
                        </w:r>
                      </w:p>
                    </w:tc>
                  </w:tr>
                </w:tbl>
                <w:p w14:paraId="011F2E63" w14:textId="77777777" w:rsidR="005C7C43" w:rsidRPr="002E1CF6" w:rsidRDefault="005C7C43" w:rsidP="00BB5399">
                  <w:pPr>
                    <w:widowControl w:val="0"/>
                  </w:pPr>
                </w:p>
              </w:tc>
            </w:tr>
          </w:tbl>
          <w:p w14:paraId="42BA85AA" w14:textId="77777777" w:rsidR="005C7C43" w:rsidRPr="002E1CF6" w:rsidRDefault="005C7C43" w:rsidP="00444237">
            <w:pPr>
              <w:rPr>
                <w:lang w:val="en-GB"/>
              </w:rPr>
            </w:pPr>
          </w:p>
        </w:tc>
      </w:tr>
      <w:tr w:rsidR="005C7C43" w:rsidRPr="001C53F7" w14:paraId="3E89DF84" w14:textId="77777777" w:rsidTr="00E52F44">
        <w:trPr>
          <w:trHeight w:val="280"/>
        </w:trPr>
        <w:tc>
          <w:tcPr>
            <w:tcW w:w="10213" w:type="dxa"/>
            <w:gridSpan w:val="2"/>
          </w:tcPr>
          <w:tbl>
            <w:tblPr>
              <w:tblStyle w:val="GridTable2-Accent22"/>
              <w:tblW w:w="0" w:type="auto"/>
              <w:tblLayout w:type="fixed"/>
              <w:tblLook w:val="04A0" w:firstRow="1" w:lastRow="0" w:firstColumn="1" w:lastColumn="0" w:noHBand="0" w:noVBand="1"/>
            </w:tblPr>
            <w:tblGrid>
              <w:gridCol w:w="399"/>
              <w:gridCol w:w="2727"/>
              <w:gridCol w:w="6216"/>
            </w:tblGrid>
            <w:tr w:rsidR="005C7C43" w14:paraId="5D3BA2DF" w14:textId="77777777" w:rsidTr="005E7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 w:type="dxa"/>
                </w:tcPr>
                <w:p w14:paraId="7B7149E0" w14:textId="77777777" w:rsidR="005C7C43" w:rsidRPr="001C53F7" w:rsidRDefault="005C7C43" w:rsidP="005C7C43">
                  <w:pPr>
                    <w:widowControl w:val="0"/>
                    <w:rPr>
                      <w:rFonts w:cs="Times New Roman"/>
                      <w:b w:val="0"/>
                      <w:lang w:val="en-GB"/>
                    </w:rPr>
                  </w:pPr>
                  <w:r>
                    <w:rPr>
                      <w:rFonts w:cs="Times New Roman"/>
                      <w:b w:val="0"/>
                      <w:lang w:val="en-GB"/>
                    </w:rPr>
                    <w:t>13</w:t>
                  </w:r>
                </w:p>
              </w:tc>
              <w:tc>
                <w:tcPr>
                  <w:tcW w:w="2727" w:type="dxa"/>
                </w:tcPr>
                <w:p w14:paraId="442C00B3" w14:textId="77777777" w:rsidR="005C7C43" w:rsidRDefault="005C7C43" w:rsidP="005C7C43">
                  <w:pPr>
                    <w:widowControl w:val="0"/>
                    <w:cnfStyle w:val="100000000000" w:firstRow="1" w:lastRow="0" w:firstColumn="0" w:lastColumn="0" w:oddVBand="0" w:evenVBand="0" w:oddHBand="0" w:evenHBand="0" w:firstRowFirstColumn="0" w:firstRowLastColumn="0" w:lastRowFirstColumn="0" w:lastRowLastColumn="0"/>
                    <w:rPr>
                      <w:rFonts w:cs="Times New Roman"/>
                      <w:b w:val="0"/>
                      <w:lang w:val="en-GB"/>
                    </w:rPr>
                  </w:pPr>
                  <w:r w:rsidRPr="001C53F7">
                    <w:rPr>
                      <w:rFonts w:cs="Times New Roman"/>
                      <w:b w:val="0"/>
                      <w:lang w:val="en-GB"/>
                    </w:rPr>
                    <w:t>“</w:t>
                  </w:r>
                  <w:r w:rsidRPr="001C53F7">
                    <w:rPr>
                      <w:rFonts w:cs="Times New Roman"/>
                      <w:b w:val="0"/>
                      <w:i/>
                      <w:lang w:val="en-GB"/>
                    </w:rPr>
                    <w:t>%sat_vap_press.f temp=0.0000    pressure    dectime</w:t>
                  </w:r>
                  <w:r w:rsidRPr="001C53F7">
                    <w:rPr>
                      <w:rFonts w:cs="Times New Roman"/>
                      <w:b w:val="0"/>
                      <w:lang w:val="en-GB"/>
                    </w:rPr>
                    <w:t>”</w:t>
                  </w:r>
                </w:p>
              </w:tc>
              <w:tc>
                <w:tcPr>
                  <w:tcW w:w="6216" w:type="dxa"/>
                </w:tcPr>
                <w:p w14:paraId="6723A346" w14:textId="77777777" w:rsidR="005C7C43" w:rsidRDefault="005C7C43" w:rsidP="005C7C43">
                  <w:pPr>
                    <w:widowControl w:val="0"/>
                    <w:cnfStyle w:val="100000000000" w:firstRow="1" w:lastRow="0" w:firstColumn="0" w:lastColumn="0" w:oddVBand="0" w:evenVBand="0" w:oddHBand="0" w:evenHBand="0" w:firstRowFirstColumn="0" w:firstRowLastColumn="0" w:lastRowFirstColumn="0" w:lastRowLastColumn="0"/>
                    <w:rPr>
                      <w:rFonts w:cs="Times New Roman"/>
                      <w:b w:val="0"/>
                      <w:lang w:val="en-GB"/>
                    </w:rPr>
                  </w:pPr>
                  <w:r w:rsidRPr="009D6C90">
                    <w:rPr>
                      <w:rFonts w:cs="Times New Roman"/>
                      <w:b w:val="0"/>
                      <w:lang w:val="en-GB"/>
                    </w:rPr>
                    <w:t>Temperature is zero and in calculation of water vapour pressure parameterization is used. You don’t need to worry if the temperature should be 0°C. If it should not be 0°C this suggests that there is a problem with the data.</w:t>
                  </w:r>
                </w:p>
              </w:tc>
            </w:tr>
            <w:tr w:rsidR="005C7C43" w14:paraId="36189294" w14:textId="77777777" w:rsidTr="005E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 w:type="dxa"/>
                </w:tcPr>
                <w:p w14:paraId="53E43B2C" w14:textId="77777777" w:rsidR="005C7C43" w:rsidRPr="001C53F7" w:rsidRDefault="005C7C43" w:rsidP="005C7C43">
                  <w:pPr>
                    <w:widowControl w:val="0"/>
                    <w:rPr>
                      <w:rFonts w:cs="Times New Roman"/>
                      <w:b w:val="0"/>
                      <w:lang w:val="en-GB"/>
                    </w:rPr>
                  </w:pPr>
                  <w:r>
                    <w:rPr>
                      <w:rFonts w:cs="Times New Roman"/>
                      <w:b w:val="0"/>
                      <w:lang w:val="en-GB"/>
                    </w:rPr>
                    <w:t>14</w:t>
                  </w:r>
                </w:p>
              </w:tc>
              <w:tc>
                <w:tcPr>
                  <w:tcW w:w="2727" w:type="dxa"/>
                </w:tcPr>
                <w:p w14:paraId="75BEF1FB" w14:textId="77777777" w:rsidR="005C7C43" w:rsidRPr="00E52F44" w:rsidRDefault="005C7C43" w:rsidP="005C7C43">
                  <w:pPr>
                    <w:widowControl w:val="0"/>
                    <w:cnfStyle w:val="000000100000" w:firstRow="0" w:lastRow="0" w:firstColumn="0" w:lastColumn="0" w:oddVBand="0" w:evenVBand="0" w:oddHBand="1" w:evenHBand="0" w:firstRowFirstColumn="0" w:firstRowLastColumn="0" w:lastRowFirstColumn="0" w:lastRowLastColumn="0"/>
                    <w:rPr>
                      <w:rFonts w:cs="Times New Roman"/>
                      <w:lang w:val="en-GB"/>
                    </w:rPr>
                  </w:pPr>
                  <w:r w:rsidRPr="00E52F44">
                    <w:rPr>
                      <w:rFonts w:cs="Times New Roman"/>
                      <w:lang w:val="en-GB"/>
                    </w:rPr>
                    <w:t>%T changed to fit limits [TL =0.1]/ [TL =39.9]</w:t>
                  </w:r>
                </w:p>
              </w:tc>
              <w:tc>
                <w:tcPr>
                  <w:tcW w:w="6216" w:type="dxa"/>
                </w:tcPr>
                <w:p w14:paraId="395612B6" w14:textId="77777777" w:rsidR="005C7C43" w:rsidRDefault="005C7C43" w:rsidP="005C7C43">
                  <w:pPr>
                    <w:widowControl w:val="0"/>
                    <w:cnfStyle w:val="000000100000" w:firstRow="0" w:lastRow="0" w:firstColumn="0" w:lastColumn="0" w:oddVBand="0" w:evenVBand="0" w:oddHBand="1" w:evenHBand="0" w:firstRowFirstColumn="0" w:firstRowLastColumn="0" w:lastRowFirstColumn="0" w:lastRowLastColumn="0"/>
                    <w:rPr>
                      <w:rFonts w:cs="Times New Roman"/>
                      <w:b/>
                      <w:lang w:val="en-GB"/>
                    </w:rPr>
                  </w:pPr>
                  <w:r w:rsidRPr="001C53F7">
                    <w:rPr>
                      <w:rFonts w:cs="Times New Roman"/>
                      <w:lang w:val="en-GB"/>
                    </w:rPr>
                    <w:t>You may want to change the coefficients for surface resistance. If you have data from these temperatures, we would happily determine them.</w:t>
                  </w:r>
                </w:p>
              </w:tc>
            </w:tr>
            <w:tr w:rsidR="005C7C43" w14:paraId="6A15955C" w14:textId="77777777" w:rsidTr="005E718F">
              <w:tc>
                <w:tcPr>
                  <w:cnfStyle w:val="001000000000" w:firstRow="0" w:lastRow="0" w:firstColumn="1" w:lastColumn="0" w:oddVBand="0" w:evenVBand="0" w:oddHBand="0" w:evenHBand="0" w:firstRowFirstColumn="0" w:firstRowLastColumn="0" w:lastRowFirstColumn="0" w:lastRowLastColumn="0"/>
                  <w:tcW w:w="399" w:type="dxa"/>
                </w:tcPr>
                <w:p w14:paraId="375A27C6" w14:textId="77777777" w:rsidR="005C7C43" w:rsidRPr="001C53F7" w:rsidRDefault="005C7C43" w:rsidP="005C7C43">
                  <w:pPr>
                    <w:rPr>
                      <w:rFonts w:cs="Times New Roman"/>
                      <w:b w:val="0"/>
                      <w:i/>
                      <w:lang w:val="en-GB"/>
                    </w:rPr>
                  </w:pPr>
                  <w:r>
                    <w:rPr>
                      <w:rFonts w:cs="Times New Roman"/>
                      <w:b w:val="0"/>
                      <w:i/>
                      <w:lang w:val="en-GB"/>
                    </w:rPr>
                    <w:t>17</w:t>
                  </w:r>
                </w:p>
              </w:tc>
              <w:tc>
                <w:tcPr>
                  <w:tcW w:w="2727" w:type="dxa"/>
                </w:tcPr>
                <w:p w14:paraId="18B4AD79" w14:textId="77777777" w:rsidR="005C7C43" w:rsidRPr="00E52F44" w:rsidRDefault="005C7C43" w:rsidP="005C7C43">
                  <w:pPr>
                    <w:cnfStyle w:val="000000000000" w:firstRow="0" w:lastRow="0" w:firstColumn="0" w:lastColumn="0" w:oddVBand="0" w:evenVBand="0" w:oddHBand="0" w:evenHBand="0" w:firstRowFirstColumn="0" w:firstRowLastColumn="0" w:lastRowFirstColumn="0" w:lastRowLastColumn="0"/>
                    <w:rPr>
                      <w:rFonts w:cs="Times New Roman"/>
                      <w:i/>
                      <w:lang w:val="en-GB"/>
                    </w:rPr>
                  </w:pPr>
                  <w:r w:rsidRPr="00E52F44">
                    <w:rPr>
                      <w:rFonts w:cs="Times New Roman"/>
                      <w:i/>
                      <w:lang w:val="en-GB"/>
                    </w:rPr>
                    <w:t>“Reference to undefined variable, array element or function result”</w:t>
                  </w:r>
                </w:p>
              </w:tc>
              <w:tc>
                <w:tcPr>
                  <w:tcW w:w="6216" w:type="dxa"/>
                </w:tcPr>
                <w:p w14:paraId="666FCCED" w14:textId="77777777" w:rsidR="005C7C43" w:rsidRPr="001C53F7" w:rsidRDefault="005C7C43" w:rsidP="005C7C43">
                  <w:pPr>
                    <w:widowControl w:val="0"/>
                    <w:cnfStyle w:val="000000000000" w:firstRow="0" w:lastRow="0" w:firstColumn="0" w:lastColumn="0" w:oddVBand="0" w:evenVBand="0" w:oddHBand="0" w:evenHBand="0" w:firstRowFirstColumn="0" w:firstRowLastColumn="0" w:lastRowFirstColumn="0" w:lastRowLastColumn="0"/>
                    <w:rPr>
                      <w:rFonts w:cs="Times New Roman"/>
                      <w:lang w:val="en-GB"/>
                    </w:rPr>
                  </w:pPr>
                  <w:r w:rsidRPr="001C53F7">
                    <w:rPr>
                      <w:rFonts w:cs="Times New Roman"/>
                      <w:lang w:val="en-GB"/>
                    </w:rPr>
                    <w:t xml:space="preserve">Parameter(s) missing from Input files. See also the error messages provided in </w:t>
                  </w:r>
                  <w:r w:rsidRPr="00C46EF3">
                    <w:rPr>
                      <w:rFonts w:cs="Times New Roman"/>
                      <w:b/>
                      <w:lang w:val="en-GB"/>
                    </w:rPr>
                    <w:t>Problems.txt</w:t>
                  </w:r>
                </w:p>
              </w:tc>
            </w:tr>
          </w:tbl>
          <w:p w14:paraId="73166E14" w14:textId="77777777" w:rsidR="005C7C43" w:rsidRPr="001C53F7" w:rsidRDefault="005C7C43" w:rsidP="005C7C43">
            <w:pPr>
              <w:widowControl w:val="0"/>
              <w:rPr>
                <w:rFonts w:cs="Times New Roman"/>
                <w:b/>
                <w:lang w:val="en-GB"/>
              </w:rPr>
            </w:pPr>
          </w:p>
        </w:tc>
      </w:tr>
    </w:tbl>
    <w:p w14:paraId="4A50944F" w14:textId="77777777" w:rsidR="00EE3C78" w:rsidRDefault="00EE3C78" w:rsidP="00153C6D">
      <w:pPr>
        <w:pStyle w:val="ListParagraph"/>
        <w:rPr>
          <w:lang w:val="en-GB"/>
        </w:rPr>
      </w:pPr>
    </w:p>
    <w:p w14:paraId="5A92C888" w14:textId="77777777" w:rsidR="006151BE" w:rsidRDefault="006151BE" w:rsidP="00153C6D">
      <w:pPr>
        <w:pStyle w:val="ListParagraph"/>
        <w:rPr>
          <w:lang w:val="en-GB"/>
        </w:rPr>
      </w:pPr>
    </w:p>
    <w:p w14:paraId="31C0FCF5" w14:textId="1443A81E" w:rsidR="006151BE" w:rsidRDefault="006151BE" w:rsidP="00153C6D">
      <w:pPr>
        <w:pStyle w:val="ListParagraph"/>
        <w:rPr>
          <w:lang w:val="en-GB"/>
        </w:rPr>
      </w:pPr>
      <w:r>
        <w:rPr>
          <w:lang w:val="en-GB"/>
        </w:rPr>
        <w:t>Old Error Messages (the following should no longer occur)</w:t>
      </w:r>
    </w:p>
    <w:tbl>
      <w:tblPr>
        <w:tblStyle w:val="TableGrid"/>
        <w:tblW w:w="0" w:type="auto"/>
        <w:tblInd w:w="-601" w:type="dxa"/>
        <w:tblLook w:val="04A0" w:firstRow="1" w:lastRow="0" w:firstColumn="1" w:lastColumn="0" w:noHBand="0" w:noVBand="1"/>
      </w:tblPr>
      <w:tblGrid>
        <w:gridCol w:w="425"/>
        <w:gridCol w:w="3435"/>
        <w:gridCol w:w="6027"/>
      </w:tblGrid>
      <w:tr w:rsidR="00770D97" w14:paraId="3E4917CA" w14:textId="77777777" w:rsidTr="00770D97">
        <w:tc>
          <w:tcPr>
            <w:tcW w:w="425" w:type="dxa"/>
          </w:tcPr>
          <w:p w14:paraId="236F47D5" w14:textId="63E79176" w:rsidR="00770D97" w:rsidRDefault="00770D97" w:rsidP="00770D97">
            <w:pPr>
              <w:pStyle w:val="ListParagraph"/>
              <w:ind w:left="0"/>
              <w:rPr>
                <w:rFonts w:cs="Times New Roman"/>
                <w:b/>
                <w:i/>
              </w:rPr>
            </w:pPr>
            <w:r>
              <w:rPr>
                <w:rFonts w:cs="Times New Roman"/>
                <w:b/>
                <w:i/>
              </w:rPr>
              <w:t>18</w:t>
            </w:r>
          </w:p>
        </w:tc>
        <w:tc>
          <w:tcPr>
            <w:tcW w:w="3435" w:type="dxa"/>
          </w:tcPr>
          <w:p w14:paraId="45C445AA" w14:textId="77777777" w:rsidR="00770D97" w:rsidRPr="00E52F44" w:rsidRDefault="00770D97" w:rsidP="00770D97">
            <w:pPr>
              <w:rPr>
                <w:rFonts w:cs="Times New Roman"/>
                <w:i/>
              </w:rPr>
            </w:pPr>
            <w:r w:rsidRPr="00E52F44">
              <w:rPr>
                <w:rFonts w:cs="Times New Roman"/>
                <w:i/>
              </w:rPr>
              <w:t>Program received signal SIGSEGV: Segmentation fault - invalid memory reference.</w:t>
            </w:r>
          </w:p>
          <w:p w14:paraId="15B176E2" w14:textId="77777777" w:rsidR="00770D97" w:rsidRPr="00E52F44" w:rsidRDefault="00770D97" w:rsidP="00770D97">
            <w:pPr>
              <w:rPr>
                <w:rFonts w:cs="Times New Roman"/>
                <w:i/>
              </w:rPr>
            </w:pPr>
            <w:r w:rsidRPr="00E52F44">
              <w:rPr>
                <w:rFonts w:cs="Times New Roman"/>
                <w:i/>
              </w:rPr>
              <w:t>Backtrace for this error:</w:t>
            </w:r>
          </w:p>
          <w:p w14:paraId="542A73B3" w14:textId="77777777" w:rsidR="00770D97" w:rsidRPr="00E52F44" w:rsidRDefault="00770D97" w:rsidP="00770D97">
            <w:pPr>
              <w:rPr>
                <w:rFonts w:cs="Times New Roman"/>
                <w:i/>
              </w:rPr>
            </w:pPr>
            <w:r w:rsidRPr="00E52F44">
              <w:rPr>
                <w:rFonts w:cs="Times New Roman"/>
                <w:i/>
              </w:rPr>
              <w:t>#0  0x1017c2f92</w:t>
            </w:r>
          </w:p>
          <w:p w14:paraId="7BA56B52" w14:textId="77777777" w:rsidR="00770D97" w:rsidRPr="00E52F44" w:rsidRDefault="00770D97" w:rsidP="00770D97">
            <w:pPr>
              <w:rPr>
                <w:rFonts w:cs="Times New Roman"/>
                <w:i/>
              </w:rPr>
            </w:pPr>
            <w:r w:rsidRPr="00E52F44">
              <w:rPr>
                <w:rFonts w:cs="Times New Roman"/>
                <w:i/>
              </w:rPr>
              <w:t>#1  0x1017c375e</w:t>
            </w:r>
          </w:p>
          <w:p w14:paraId="14132C11" w14:textId="77777777" w:rsidR="00770D97" w:rsidRPr="00E52F44" w:rsidRDefault="00770D97" w:rsidP="00770D97">
            <w:pPr>
              <w:rPr>
                <w:rFonts w:cs="Times New Roman"/>
                <w:i/>
              </w:rPr>
            </w:pPr>
            <w:r w:rsidRPr="00E52F44">
              <w:rPr>
                <w:rFonts w:cs="Times New Roman"/>
                <w:i/>
              </w:rPr>
              <w:t>#2  0x7fff9438a909</w:t>
            </w:r>
          </w:p>
          <w:p w14:paraId="3E8E44A5" w14:textId="77777777" w:rsidR="00770D97" w:rsidRPr="00E52F44" w:rsidRDefault="00770D97" w:rsidP="00770D97">
            <w:pPr>
              <w:rPr>
                <w:rFonts w:cs="Times New Roman"/>
                <w:i/>
              </w:rPr>
            </w:pPr>
            <w:r w:rsidRPr="00E52F44">
              <w:rPr>
                <w:rFonts w:cs="Times New Roman"/>
                <w:i/>
              </w:rPr>
              <w:t>#3  0x1011ecf04</w:t>
            </w:r>
          </w:p>
          <w:p w14:paraId="72EC37D1" w14:textId="77777777" w:rsidR="00770D97" w:rsidRPr="00E52F44" w:rsidRDefault="00770D97" w:rsidP="00770D97">
            <w:pPr>
              <w:rPr>
                <w:rFonts w:cs="Times New Roman"/>
                <w:i/>
              </w:rPr>
            </w:pPr>
            <w:r w:rsidRPr="00E52F44">
              <w:rPr>
                <w:rFonts w:cs="Times New Roman"/>
                <w:i/>
              </w:rPr>
              <w:t>#4  0x1011e3dcb</w:t>
            </w:r>
          </w:p>
          <w:p w14:paraId="6B2650DF" w14:textId="77777777" w:rsidR="00770D97" w:rsidRPr="00E52F44" w:rsidRDefault="00770D97" w:rsidP="00770D97">
            <w:pPr>
              <w:rPr>
                <w:rFonts w:cs="Times New Roman"/>
                <w:i/>
              </w:rPr>
            </w:pPr>
            <w:r w:rsidRPr="00E52F44">
              <w:rPr>
                <w:rFonts w:cs="Times New Roman"/>
                <w:i/>
              </w:rPr>
              <w:t>#5  0x1011b2223</w:t>
            </w:r>
          </w:p>
          <w:p w14:paraId="37F97645" w14:textId="77777777" w:rsidR="00770D97" w:rsidRPr="00E52F44" w:rsidRDefault="00770D97" w:rsidP="00770D97">
            <w:pPr>
              <w:rPr>
                <w:rFonts w:cs="Times New Roman"/>
                <w:i/>
              </w:rPr>
            </w:pPr>
            <w:r w:rsidRPr="00E52F44">
              <w:rPr>
                <w:rFonts w:cs="Times New Roman"/>
                <w:i/>
              </w:rPr>
              <w:lastRenderedPageBreak/>
              <w:t>#6  0x1011b22cb</w:t>
            </w:r>
          </w:p>
          <w:p w14:paraId="7F237025" w14:textId="783B0742" w:rsidR="00770D97" w:rsidRPr="00E52F44" w:rsidRDefault="00770D97" w:rsidP="00770D97">
            <w:pPr>
              <w:pStyle w:val="ListParagraph"/>
              <w:ind w:left="0"/>
              <w:rPr>
                <w:rFonts w:cs="Times New Roman"/>
                <w:i/>
              </w:rPr>
            </w:pPr>
            <w:r w:rsidRPr="00E52F44">
              <w:rPr>
                <w:rFonts w:cs="Times New Roman"/>
                <w:i/>
              </w:rPr>
              <w:t>Segmentation fault: 11</w:t>
            </w:r>
          </w:p>
        </w:tc>
        <w:tc>
          <w:tcPr>
            <w:tcW w:w="0" w:type="auto"/>
          </w:tcPr>
          <w:p w14:paraId="0D923D5F" w14:textId="0B927926" w:rsidR="00770D97" w:rsidRPr="001C53F7" w:rsidRDefault="00770D97" w:rsidP="00770D97">
            <w:pPr>
              <w:pStyle w:val="ListParagraph"/>
              <w:ind w:left="0"/>
              <w:rPr>
                <w:rFonts w:cs="Times New Roman"/>
              </w:rPr>
            </w:pPr>
            <w:r>
              <w:rPr>
                <w:rFonts w:cs="Times New Roman"/>
              </w:rPr>
              <w:lastRenderedPageBreak/>
              <w:t>This message appears if you try to run more years and grids that your computer is able to with the 5 minute output file. In this case, you set write5min = 0 in the RunControl.nml.</w:t>
            </w:r>
          </w:p>
        </w:tc>
      </w:tr>
      <w:tr w:rsidR="00770D97" w14:paraId="222C39D3" w14:textId="77777777" w:rsidTr="00770D97">
        <w:tc>
          <w:tcPr>
            <w:tcW w:w="425" w:type="dxa"/>
          </w:tcPr>
          <w:p w14:paraId="2F554F26" w14:textId="7140DC9B" w:rsidR="00770D97" w:rsidRDefault="00770D97" w:rsidP="00770D97">
            <w:pPr>
              <w:pStyle w:val="ListParagraph"/>
              <w:ind w:left="0"/>
            </w:pPr>
            <w:r>
              <w:rPr>
                <w:rFonts w:cs="Times New Roman"/>
                <w:b/>
                <w:i/>
              </w:rPr>
              <w:lastRenderedPageBreak/>
              <w:t>15</w:t>
            </w:r>
          </w:p>
        </w:tc>
        <w:tc>
          <w:tcPr>
            <w:tcW w:w="3435" w:type="dxa"/>
          </w:tcPr>
          <w:p w14:paraId="76CA3640" w14:textId="605C0EE8" w:rsidR="00770D97" w:rsidRDefault="00770D97" w:rsidP="00770D97">
            <w:pPr>
              <w:pStyle w:val="ListParagraph"/>
              <w:ind w:left="0"/>
            </w:pPr>
            <w:r w:rsidRPr="00E52F44">
              <w:rPr>
                <w:rFonts w:cs="Times New Roman"/>
                <w:i/>
              </w:rPr>
              <w:t>“</w:t>
            </w:r>
            <w:proofErr w:type="gramStart"/>
            <w:r w:rsidRPr="00E52F44">
              <w:rPr>
                <w:rFonts w:cs="Times New Roman"/>
                <w:i/>
              </w:rPr>
              <w:t>salflibc.dll</w:t>
            </w:r>
            <w:proofErr w:type="gramEnd"/>
            <w:r w:rsidRPr="00E52F44">
              <w:rPr>
                <w:rFonts w:cs="Times New Roman"/>
                <w:i/>
              </w:rPr>
              <w:t xml:space="preserve"> is either not designed to run on Windows or it contains an error. Contact your system administrator or the software vendor for support.”</w:t>
            </w:r>
          </w:p>
        </w:tc>
        <w:tc>
          <w:tcPr>
            <w:tcW w:w="0" w:type="auto"/>
          </w:tcPr>
          <w:p w14:paraId="46902019" w14:textId="46B4CA00" w:rsidR="00770D97" w:rsidRDefault="00770D97" w:rsidP="00770D97">
            <w:pPr>
              <w:pStyle w:val="ListParagraph"/>
              <w:ind w:left="0"/>
            </w:pPr>
            <w:r w:rsidRPr="001C53F7">
              <w:rPr>
                <w:rFonts w:cs="Times New Roman"/>
              </w:rPr>
              <w:t xml:space="preserve">In this situation, your computer does not support the type of dll file and you are advised to download the Silverfrost compiler from the internet for free </w:t>
            </w:r>
            <w:r w:rsidRPr="00C23AC7">
              <w:rPr>
                <w:rFonts w:cs="Times New Roman"/>
              </w:rPr>
              <w:t>(http://www.silverfrost.com/32/ftn95/ftn95_personal_edition.aspx)</w:t>
            </w:r>
          </w:p>
        </w:tc>
      </w:tr>
      <w:tr w:rsidR="00770D97" w14:paraId="545FD3CC" w14:textId="77777777" w:rsidTr="00770D97">
        <w:tc>
          <w:tcPr>
            <w:tcW w:w="425" w:type="dxa"/>
          </w:tcPr>
          <w:p w14:paraId="15B305DB" w14:textId="7CBCE64A" w:rsidR="00770D97" w:rsidRDefault="00770D97" w:rsidP="00770D97">
            <w:pPr>
              <w:pStyle w:val="ListParagraph"/>
              <w:ind w:left="0"/>
            </w:pPr>
            <w:r>
              <w:rPr>
                <w:rFonts w:cs="Times New Roman"/>
                <w:b/>
                <w:i/>
              </w:rPr>
              <w:t>16</w:t>
            </w:r>
          </w:p>
        </w:tc>
        <w:tc>
          <w:tcPr>
            <w:tcW w:w="3435" w:type="dxa"/>
          </w:tcPr>
          <w:p w14:paraId="75DBB292" w14:textId="77777777" w:rsidR="00770D97" w:rsidRPr="00E52F44" w:rsidRDefault="00770D97" w:rsidP="00770D97">
            <w:pPr>
              <w:rPr>
                <w:rFonts w:cs="Times New Roman"/>
                <w:i/>
              </w:rPr>
            </w:pPr>
            <w:r w:rsidRPr="00E52F44">
              <w:rPr>
                <w:rFonts w:cs="Times New Roman"/>
                <w:i/>
              </w:rPr>
              <w:t xml:space="preserve">Salford run-time library. </w:t>
            </w:r>
          </w:p>
          <w:p w14:paraId="0FF470DD" w14:textId="085E7777" w:rsidR="00770D97" w:rsidRDefault="00770D97" w:rsidP="00770D97">
            <w:pPr>
              <w:pStyle w:val="ListParagraph"/>
              <w:ind w:left="0"/>
            </w:pPr>
            <w:r w:rsidRPr="00E52F44">
              <w:rPr>
                <w:rFonts w:cs="Times New Roman"/>
                <w:i/>
              </w:rPr>
              <w:t>Insufficient memory available for CHECK mode. Fatal run-time error</w:t>
            </w:r>
          </w:p>
        </w:tc>
        <w:tc>
          <w:tcPr>
            <w:tcW w:w="0" w:type="auto"/>
          </w:tcPr>
          <w:p w14:paraId="2B19BD6A" w14:textId="77777777" w:rsidR="00770D97" w:rsidRDefault="00770D97" w:rsidP="00770D97">
            <w:pPr>
              <w:widowControl w:val="0"/>
              <w:rPr>
                <w:rFonts w:cs="Times New Roman"/>
              </w:rPr>
            </w:pPr>
            <w:r w:rsidRPr="001C53F7">
              <w:rPr>
                <w:rFonts w:cs="Times New Roman"/>
              </w:rPr>
              <w:t xml:space="preserve">In this situation, your computer does not support the type of dll file and you are advised to download the Silverfrost compiler from the internet for free </w:t>
            </w:r>
            <w:r w:rsidRPr="00C23AC7">
              <w:rPr>
                <w:rFonts w:cs="Times New Roman"/>
              </w:rPr>
              <w:t>(</w:t>
            </w:r>
            <w:hyperlink r:id="rId22" w:history="1">
              <w:r w:rsidRPr="00F84777">
                <w:rPr>
                  <w:rStyle w:val="Hyperlink"/>
                  <w:rFonts w:cs="Times New Roman"/>
                </w:rPr>
                <w:t>http://www.silverfrost.com/32/ftn95/ftn95_personal_edition.aspx</w:t>
              </w:r>
            </w:hyperlink>
            <w:r w:rsidRPr="00C23AC7">
              <w:rPr>
                <w:rFonts w:cs="Times New Roman"/>
              </w:rPr>
              <w:t>)</w:t>
            </w:r>
          </w:p>
          <w:p w14:paraId="2F9A7AA5" w14:textId="1584534B" w:rsidR="00770D97" w:rsidRDefault="00770D97" w:rsidP="00770D97">
            <w:pPr>
              <w:pStyle w:val="ListParagraph"/>
              <w:ind w:left="0"/>
            </w:pPr>
            <w:r>
              <w:rPr>
                <w:rFonts w:cs="Times New Roman"/>
                <w:i/>
              </w:rPr>
              <w:t xml:space="preserve">                                      </w:t>
            </w:r>
            <w:r w:rsidRPr="009A1561">
              <w:rPr>
                <w:rFonts w:cs="Times New Roman"/>
                <w:i/>
              </w:rPr>
              <w:t xml:space="preserve"> (this should no longer be an issue)</w:t>
            </w:r>
          </w:p>
        </w:tc>
      </w:tr>
      <w:tr w:rsidR="00770D97" w14:paraId="3E4B564B" w14:textId="77777777" w:rsidTr="00770D97">
        <w:tc>
          <w:tcPr>
            <w:tcW w:w="425" w:type="dxa"/>
          </w:tcPr>
          <w:p w14:paraId="7B4D1A5D" w14:textId="73AE6FB5" w:rsidR="00770D97" w:rsidRDefault="00770D97" w:rsidP="00770D97">
            <w:pPr>
              <w:pStyle w:val="ListParagraph"/>
              <w:ind w:left="0"/>
            </w:pPr>
            <w:r>
              <w:rPr>
                <w:rFonts w:cs="Times New Roman"/>
                <w:b/>
                <w:i/>
              </w:rPr>
              <w:t>19</w:t>
            </w:r>
          </w:p>
        </w:tc>
        <w:tc>
          <w:tcPr>
            <w:tcW w:w="3435" w:type="dxa"/>
          </w:tcPr>
          <w:p w14:paraId="57F95925" w14:textId="06006F37" w:rsidR="00770D97" w:rsidRDefault="00770D97" w:rsidP="00770D97">
            <w:pPr>
              <w:pStyle w:val="ListParagraph"/>
              <w:ind w:left="0"/>
            </w:pPr>
            <w:r w:rsidRPr="00E52F44">
              <w:rPr>
                <w:rFonts w:cs="Times New Roman"/>
                <w:i/>
              </w:rPr>
              <w:t>Problems with the example files</w:t>
            </w:r>
          </w:p>
        </w:tc>
        <w:tc>
          <w:tcPr>
            <w:tcW w:w="0" w:type="auto"/>
          </w:tcPr>
          <w:p w14:paraId="13DDC7EC" w14:textId="59B73937" w:rsidR="00770D97" w:rsidRDefault="00770D97" w:rsidP="00770D97">
            <w:pPr>
              <w:pStyle w:val="ListParagraph"/>
              <w:ind w:left="0"/>
            </w:pPr>
            <w:r>
              <w:rPr>
                <w:rFonts w:cs="Times New Roman"/>
              </w:rPr>
              <w:t xml:space="preserve">If you are having a problem with example files (e.g on an Apple computer) – you may need to enter an extra line in the *.gis file </w:t>
            </w:r>
          </w:p>
        </w:tc>
      </w:tr>
    </w:tbl>
    <w:p w14:paraId="2A58305A" w14:textId="77777777" w:rsidR="006151BE" w:rsidRDefault="006151BE" w:rsidP="00153C6D">
      <w:pPr>
        <w:pStyle w:val="ListParagraph"/>
        <w:rPr>
          <w:lang w:val="en-GB"/>
        </w:rPr>
      </w:pPr>
    </w:p>
    <w:p w14:paraId="4C23E69E" w14:textId="77777777" w:rsidR="006151BE" w:rsidRDefault="006151BE" w:rsidP="00153C6D">
      <w:pPr>
        <w:pStyle w:val="ListParagraph"/>
        <w:rPr>
          <w:lang w:val="en-GB"/>
        </w:rPr>
      </w:pPr>
    </w:p>
    <w:p w14:paraId="10566DDF" w14:textId="77777777" w:rsidR="001A2AAF" w:rsidRPr="007F34D7" w:rsidRDefault="00F22D6D" w:rsidP="00BC4A3F">
      <w:pPr>
        <w:pStyle w:val="Heading1"/>
        <w:numPr>
          <w:ilvl w:val="0"/>
          <w:numId w:val="48"/>
        </w:numPr>
      </w:pPr>
      <w:bookmarkStart w:id="115" w:name="_Toc414112057"/>
      <w:r w:rsidRPr="007F34D7">
        <w:t>Acknowledgements</w:t>
      </w:r>
      <w:bookmarkEnd w:id="115"/>
    </w:p>
    <w:p w14:paraId="5EC1CF50" w14:textId="77777777" w:rsidR="00A16ED9" w:rsidRDefault="00F22D6D" w:rsidP="00C40AF4">
      <w:pPr>
        <w:ind w:left="567" w:hanging="567"/>
        <w:rPr>
          <w:rFonts w:cs="Times New Roman"/>
          <w:szCs w:val="24"/>
          <w:lang w:val="en-GB"/>
        </w:rPr>
      </w:pPr>
      <w:r w:rsidRPr="00537B23">
        <w:rPr>
          <w:rFonts w:cs="Times New Roman"/>
          <w:szCs w:val="24"/>
          <w:lang w:val="en-GB"/>
        </w:rPr>
        <w:t xml:space="preserve">People who have contributed to the development of </w:t>
      </w:r>
      <w:r w:rsidR="005B7A55" w:rsidRPr="00537B23">
        <w:rPr>
          <w:rFonts w:cs="Times New Roman"/>
          <w:szCs w:val="24"/>
          <w:lang w:val="en-GB"/>
        </w:rPr>
        <w:t>SUEWS</w:t>
      </w:r>
      <w:r w:rsidRPr="00537B23">
        <w:rPr>
          <w:rFonts w:cs="Times New Roman"/>
          <w:szCs w:val="24"/>
          <w:lang w:val="en-GB"/>
        </w:rPr>
        <w:t xml:space="preserve"> (plus co-authors of papers)</w:t>
      </w:r>
      <w:r w:rsidR="00122AF9">
        <w:rPr>
          <w:rFonts w:cs="Times New Roman"/>
          <w:szCs w:val="24"/>
          <w:lang w:val="en-GB"/>
        </w:rPr>
        <w:t xml:space="preserve">: </w:t>
      </w:r>
    </w:p>
    <w:p w14:paraId="4C3B1EF5" w14:textId="77777777" w:rsidR="00A16ED9" w:rsidRDefault="00A16ED9" w:rsidP="00C40AF4">
      <w:pPr>
        <w:ind w:left="567" w:hanging="567"/>
        <w:rPr>
          <w:rFonts w:cs="Times New Roman"/>
          <w:szCs w:val="24"/>
          <w:lang w:val="en-GB"/>
        </w:rPr>
      </w:pPr>
      <w:r>
        <w:rPr>
          <w:rFonts w:cs="Times New Roman"/>
          <w:szCs w:val="24"/>
          <w:lang w:val="en-GB"/>
        </w:rPr>
        <w:t>Current contributors:</w:t>
      </w:r>
    </w:p>
    <w:p w14:paraId="131F7041" w14:textId="77777777" w:rsidR="00F22D6D" w:rsidRDefault="00A16ED9" w:rsidP="00C40AF4">
      <w:pPr>
        <w:ind w:left="567" w:hanging="567"/>
        <w:rPr>
          <w:rFonts w:cs="Times New Roman"/>
          <w:szCs w:val="24"/>
          <w:lang w:val="en-GB"/>
        </w:rPr>
      </w:pPr>
      <w:r>
        <w:rPr>
          <w:rFonts w:cs="Times New Roman"/>
          <w:szCs w:val="24"/>
          <w:lang w:val="en-GB"/>
        </w:rPr>
        <w:tab/>
      </w:r>
      <w:r w:rsidR="00F22D6D" w:rsidRPr="00537B23">
        <w:rPr>
          <w:rFonts w:cs="Times New Roman"/>
          <w:szCs w:val="24"/>
          <w:lang w:val="en-GB"/>
        </w:rPr>
        <w:t>Prof C.S.B. Grimmond (</w:t>
      </w:r>
      <w:r w:rsidR="00224DCE">
        <w:rPr>
          <w:rFonts w:cs="Times New Roman"/>
          <w:szCs w:val="24"/>
          <w:lang w:val="en-GB"/>
        </w:rPr>
        <w:t>University of Reading</w:t>
      </w:r>
      <w:r w:rsidR="00F22D6D" w:rsidRPr="00537B23">
        <w:rPr>
          <w:rFonts w:cs="Times New Roman"/>
          <w:szCs w:val="24"/>
          <w:lang w:val="en-GB"/>
        </w:rPr>
        <w:t>; previously Indiana University</w:t>
      </w:r>
      <w:r w:rsidR="00224DCE">
        <w:rPr>
          <w:rFonts w:cs="Times New Roman"/>
          <w:szCs w:val="24"/>
          <w:lang w:val="en-GB"/>
        </w:rPr>
        <w:t>,</w:t>
      </w:r>
      <w:r w:rsidR="00224DCE" w:rsidRPr="00224DCE">
        <w:rPr>
          <w:rFonts w:cs="Times New Roman"/>
          <w:szCs w:val="24"/>
          <w:lang w:val="en-GB"/>
        </w:rPr>
        <w:t xml:space="preserve"> </w:t>
      </w:r>
      <w:r w:rsidR="00224DCE" w:rsidRPr="00537B23">
        <w:rPr>
          <w:rFonts w:cs="Times New Roman"/>
          <w:szCs w:val="24"/>
          <w:lang w:val="en-GB"/>
        </w:rPr>
        <w:t>King’s College London, UK</w:t>
      </w:r>
      <w:r w:rsidR="00F22D6D" w:rsidRPr="00537B23">
        <w:rPr>
          <w:rFonts w:cs="Times New Roman"/>
          <w:szCs w:val="24"/>
          <w:lang w:val="en-GB"/>
        </w:rPr>
        <w:t>)</w:t>
      </w:r>
      <w:r w:rsidR="00122AF9">
        <w:rPr>
          <w:rFonts w:cs="Times New Roman"/>
          <w:szCs w:val="24"/>
          <w:lang w:val="en-GB"/>
        </w:rPr>
        <w:t xml:space="preserve">; </w:t>
      </w:r>
      <w:r w:rsidR="00F22D6D" w:rsidRPr="00537B23">
        <w:rPr>
          <w:rFonts w:cs="Times New Roman"/>
          <w:szCs w:val="24"/>
          <w:lang w:val="en-GB"/>
        </w:rPr>
        <w:t>Dr Leena Järvi (</w:t>
      </w:r>
      <w:r w:rsidR="00537B23" w:rsidRPr="00537B23">
        <w:rPr>
          <w:rFonts w:cs="Times New Roman"/>
          <w:szCs w:val="24"/>
          <w:lang w:val="en-GB"/>
        </w:rPr>
        <w:t>University of Helsinki</w:t>
      </w:r>
      <w:r w:rsidR="00566A6C">
        <w:rPr>
          <w:rFonts w:cs="Times New Roman"/>
          <w:szCs w:val="24"/>
          <w:lang w:val="en-GB"/>
        </w:rPr>
        <w:t>, Finland</w:t>
      </w:r>
      <w:r w:rsidR="00F22D6D" w:rsidRPr="00537B23">
        <w:rPr>
          <w:rFonts w:cs="Times New Roman"/>
          <w:szCs w:val="24"/>
          <w:lang w:val="en-GB"/>
        </w:rPr>
        <w:t>)</w:t>
      </w:r>
      <w:r w:rsidR="00122AF9">
        <w:rPr>
          <w:rFonts w:cs="Times New Roman"/>
          <w:szCs w:val="24"/>
          <w:lang w:val="en-GB"/>
        </w:rPr>
        <w:t>;</w:t>
      </w:r>
      <w:r w:rsidR="00224DCE">
        <w:rPr>
          <w:rFonts w:cs="Times New Roman"/>
          <w:szCs w:val="24"/>
          <w:lang w:val="en-GB"/>
        </w:rPr>
        <w:t xml:space="preserve"> </w:t>
      </w:r>
      <w:r w:rsidR="00224DCE" w:rsidRPr="00537B23">
        <w:rPr>
          <w:rFonts w:cs="Times New Roman"/>
          <w:szCs w:val="24"/>
          <w:lang w:val="en-GB"/>
        </w:rPr>
        <w:t>Shiho Onomura (G</w:t>
      </w:r>
      <w:r w:rsidR="00224DCE">
        <w:rPr>
          <w:rFonts w:cs="Times New Roman"/>
          <w:szCs w:val="24"/>
          <w:lang w:val="en-GB"/>
        </w:rPr>
        <w:t>ö</w:t>
      </w:r>
      <w:r w:rsidR="00224DCE" w:rsidRPr="00537B23">
        <w:rPr>
          <w:rFonts w:cs="Times New Roman"/>
          <w:szCs w:val="24"/>
          <w:lang w:val="en-GB"/>
        </w:rPr>
        <w:t>teb</w:t>
      </w:r>
      <w:r w:rsidR="00224DCE">
        <w:rPr>
          <w:rFonts w:cs="Times New Roman"/>
          <w:szCs w:val="24"/>
          <w:lang w:val="en-GB"/>
        </w:rPr>
        <w:t>o</w:t>
      </w:r>
      <w:r w:rsidR="00224DCE" w:rsidRPr="00537B23">
        <w:rPr>
          <w:rFonts w:cs="Times New Roman"/>
          <w:szCs w:val="24"/>
          <w:lang w:val="en-GB"/>
        </w:rPr>
        <w:t>rg University, Sweden</w:t>
      </w:r>
      <w:r w:rsidR="00224DCE">
        <w:rPr>
          <w:rFonts w:cs="Times New Roman"/>
          <w:szCs w:val="24"/>
          <w:lang w:val="en-GB"/>
        </w:rPr>
        <w:t>)</w:t>
      </w:r>
      <w:r>
        <w:rPr>
          <w:rFonts w:cs="Times New Roman"/>
          <w:szCs w:val="24"/>
          <w:lang w:val="en-GB"/>
        </w:rPr>
        <w:t xml:space="preserve">, Dr Helen Ward (University of Reading), Dr Fredrik Lindberg </w:t>
      </w:r>
      <w:r w:rsidRPr="00537B23">
        <w:rPr>
          <w:rFonts w:cs="Times New Roman"/>
          <w:szCs w:val="24"/>
          <w:lang w:val="en-GB"/>
        </w:rPr>
        <w:t>(G</w:t>
      </w:r>
      <w:r>
        <w:rPr>
          <w:rFonts w:cs="Times New Roman"/>
          <w:szCs w:val="24"/>
          <w:lang w:val="en-GB"/>
        </w:rPr>
        <w:t>ö</w:t>
      </w:r>
      <w:r w:rsidRPr="00537B23">
        <w:rPr>
          <w:rFonts w:cs="Times New Roman"/>
          <w:szCs w:val="24"/>
          <w:lang w:val="en-GB"/>
        </w:rPr>
        <w:t>teb</w:t>
      </w:r>
      <w:r>
        <w:rPr>
          <w:rFonts w:cs="Times New Roman"/>
          <w:szCs w:val="24"/>
          <w:lang w:val="en-GB"/>
        </w:rPr>
        <w:t>o</w:t>
      </w:r>
      <w:r w:rsidRPr="00537B23">
        <w:rPr>
          <w:rFonts w:cs="Times New Roman"/>
          <w:szCs w:val="24"/>
          <w:lang w:val="en-GB"/>
        </w:rPr>
        <w:t>rg University, Sweden</w:t>
      </w:r>
      <w:r>
        <w:rPr>
          <w:rFonts w:cs="Times New Roman"/>
          <w:szCs w:val="24"/>
          <w:lang w:val="en-GB"/>
        </w:rPr>
        <w:t>)</w:t>
      </w:r>
    </w:p>
    <w:p w14:paraId="38221986" w14:textId="77777777" w:rsidR="00A16ED9" w:rsidRDefault="00A16ED9" w:rsidP="00C40AF4">
      <w:pPr>
        <w:ind w:left="567" w:hanging="567"/>
        <w:rPr>
          <w:rFonts w:cs="Times New Roman"/>
          <w:szCs w:val="24"/>
          <w:lang w:val="en-GB"/>
        </w:rPr>
      </w:pPr>
      <w:r>
        <w:rPr>
          <w:rFonts w:cs="Times New Roman"/>
          <w:szCs w:val="24"/>
          <w:lang w:val="en-GB"/>
        </w:rPr>
        <w:t xml:space="preserve">Past Contributors: </w:t>
      </w:r>
    </w:p>
    <w:p w14:paraId="0F39EE18" w14:textId="77777777" w:rsidR="00A16ED9" w:rsidRDefault="00A16ED9" w:rsidP="00A16ED9">
      <w:pPr>
        <w:ind w:left="567"/>
        <w:rPr>
          <w:rFonts w:cs="Times New Roman"/>
          <w:szCs w:val="24"/>
          <w:lang w:val="en-GB"/>
        </w:rPr>
      </w:pPr>
      <w:r w:rsidRPr="00537B23">
        <w:rPr>
          <w:rFonts w:cs="Times New Roman"/>
          <w:szCs w:val="24"/>
          <w:lang w:val="en-GB"/>
        </w:rPr>
        <w:t>Dr Brian Offerle (previously Indiana University, USA; now FluxSense Sweden</w:t>
      </w:r>
      <w:r>
        <w:rPr>
          <w:rFonts w:cs="Times New Roman"/>
          <w:szCs w:val="24"/>
          <w:lang w:val="en-GB"/>
        </w:rPr>
        <w:t xml:space="preserve">) </w:t>
      </w:r>
    </w:p>
    <w:p w14:paraId="3C6FBBFA" w14:textId="77777777" w:rsidR="00A16ED9" w:rsidRPr="00537B23" w:rsidRDefault="00A16ED9" w:rsidP="00A16ED9">
      <w:pPr>
        <w:ind w:left="567"/>
        <w:rPr>
          <w:rFonts w:cs="Times New Roman"/>
          <w:color w:val="FF0000"/>
          <w:szCs w:val="24"/>
          <w:lang w:val="en-GB"/>
        </w:rPr>
      </w:pPr>
      <w:r w:rsidRPr="00537B23">
        <w:rPr>
          <w:rFonts w:cs="Times New Roman"/>
          <w:szCs w:val="24"/>
          <w:lang w:val="en-GB"/>
        </w:rPr>
        <w:t>Dr Thomas Loridan (King’s College London, now RMS London)</w:t>
      </w:r>
    </w:p>
    <w:p w14:paraId="258B3492" w14:textId="77777777" w:rsidR="00A16ED9" w:rsidRDefault="00F22D6D" w:rsidP="00C40AF4">
      <w:pPr>
        <w:ind w:left="567" w:hanging="567"/>
        <w:rPr>
          <w:rFonts w:cs="Times New Roman"/>
          <w:szCs w:val="24"/>
          <w:lang w:val="en-GB"/>
        </w:rPr>
      </w:pPr>
      <w:r w:rsidRPr="00537B23">
        <w:rPr>
          <w:rFonts w:cs="Times New Roman"/>
          <w:szCs w:val="24"/>
          <w:lang w:val="en-GB"/>
        </w:rPr>
        <w:t>Users who have brought things to our attention to im</w:t>
      </w:r>
      <w:r w:rsidR="00537B23">
        <w:rPr>
          <w:rFonts w:cs="Times New Roman"/>
          <w:szCs w:val="24"/>
          <w:lang w:val="en-GB"/>
        </w:rPr>
        <w:t xml:space="preserve">prove this manual and the model: </w:t>
      </w:r>
    </w:p>
    <w:p w14:paraId="686C9B34" w14:textId="77777777" w:rsidR="00CD760D" w:rsidRDefault="00A16ED9" w:rsidP="00A16ED9">
      <w:pPr>
        <w:ind w:left="567"/>
        <w:rPr>
          <w:rFonts w:cs="Times New Roman"/>
          <w:szCs w:val="24"/>
          <w:lang w:val="en-GB"/>
        </w:rPr>
      </w:pPr>
      <w:r>
        <w:rPr>
          <w:rFonts w:cs="Times New Roman"/>
          <w:szCs w:val="24"/>
          <w:lang w:val="en-GB"/>
        </w:rPr>
        <w:t xml:space="preserve">Dr </w:t>
      </w:r>
      <w:r w:rsidR="008263D0">
        <w:rPr>
          <w:rFonts w:cs="Times New Roman"/>
          <w:szCs w:val="24"/>
          <w:lang w:val="en-GB"/>
        </w:rPr>
        <w:t xml:space="preserve">Andy Coutts (Monash University, Australia), </w:t>
      </w:r>
      <w:r w:rsidR="00632B06" w:rsidRPr="00537B23">
        <w:rPr>
          <w:rFonts w:cs="Times New Roman"/>
          <w:szCs w:val="24"/>
          <w:lang w:val="en-GB"/>
        </w:rPr>
        <w:t>Kerry Nice (Monash University, Australia)</w:t>
      </w:r>
      <w:r w:rsidR="00C05990" w:rsidRPr="00537B23">
        <w:rPr>
          <w:rFonts w:cs="Times New Roman"/>
          <w:szCs w:val="24"/>
          <w:lang w:val="en-GB"/>
        </w:rPr>
        <w:t>, Shiho Onomura (G</w:t>
      </w:r>
      <w:r w:rsidR="0085567D">
        <w:rPr>
          <w:rFonts w:cs="Times New Roman"/>
          <w:szCs w:val="24"/>
          <w:lang w:val="en-GB"/>
        </w:rPr>
        <w:t>ö</w:t>
      </w:r>
      <w:r w:rsidR="00C05990" w:rsidRPr="00537B23">
        <w:rPr>
          <w:rFonts w:cs="Times New Roman"/>
          <w:szCs w:val="24"/>
          <w:lang w:val="en-GB"/>
        </w:rPr>
        <w:t>teb</w:t>
      </w:r>
      <w:r w:rsidR="0085567D">
        <w:rPr>
          <w:rFonts w:cs="Times New Roman"/>
          <w:szCs w:val="24"/>
          <w:lang w:val="en-GB"/>
        </w:rPr>
        <w:t>o</w:t>
      </w:r>
      <w:r w:rsidR="00C05990" w:rsidRPr="00537B23">
        <w:rPr>
          <w:rFonts w:cs="Times New Roman"/>
          <w:szCs w:val="24"/>
          <w:lang w:val="en-GB"/>
        </w:rPr>
        <w:t xml:space="preserve">rg </w:t>
      </w:r>
      <w:r w:rsidR="00224DCE" w:rsidRPr="00537B23">
        <w:rPr>
          <w:rFonts w:cs="Times New Roman"/>
          <w:szCs w:val="24"/>
          <w:lang w:val="en-GB"/>
        </w:rPr>
        <w:t>University</w:t>
      </w:r>
      <w:r w:rsidR="00C05990" w:rsidRPr="00537B23">
        <w:rPr>
          <w:rFonts w:cs="Times New Roman"/>
          <w:szCs w:val="24"/>
          <w:lang w:val="en-GB"/>
        </w:rPr>
        <w:t>, Sweden)</w:t>
      </w:r>
      <w:r w:rsidR="00F363C3">
        <w:rPr>
          <w:rFonts w:cs="Times New Roman"/>
          <w:szCs w:val="24"/>
          <w:lang w:val="en-GB"/>
        </w:rPr>
        <w:t>,</w:t>
      </w:r>
      <w:r w:rsidR="009A1561">
        <w:rPr>
          <w:rFonts w:cs="Times New Roman"/>
          <w:szCs w:val="24"/>
          <w:lang w:val="en-GB"/>
        </w:rPr>
        <w:t xml:space="preserve"> Dr Stefan Smith (University of Reading, UK),</w:t>
      </w:r>
      <w:r w:rsidR="00F363C3">
        <w:rPr>
          <w:rFonts w:cs="Times New Roman"/>
          <w:szCs w:val="24"/>
          <w:lang w:val="en-GB"/>
        </w:rPr>
        <w:t xml:space="preserve"> </w:t>
      </w:r>
      <w:r w:rsidR="009A1561">
        <w:rPr>
          <w:rFonts w:cs="Times New Roman"/>
          <w:szCs w:val="24"/>
          <w:lang w:val="en-GB"/>
        </w:rPr>
        <w:t xml:space="preserve">Dr </w:t>
      </w:r>
      <w:r w:rsidR="00F363C3">
        <w:rPr>
          <w:rFonts w:cs="Times New Roman"/>
          <w:szCs w:val="24"/>
          <w:lang w:val="en-GB"/>
        </w:rPr>
        <w:t>Helen Ward (King’s College London, UK</w:t>
      </w:r>
      <w:r w:rsidR="00913258">
        <w:rPr>
          <w:rFonts w:cs="Times New Roman"/>
          <w:szCs w:val="24"/>
          <w:lang w:val="en-GB"/>
        </w:rPr>
        <w:t>; University of Reading, UK</w:t>
      </w:r>
      <w:r w:rsidR="00F363C3">
        <w:rPr>
          <w:rFonts w:cs="Times New Roman"/>
          <w:szCs w:val="24"/>
          <w:lang w:val="en-GB"/>
        </w:rPr>
        <w:t>);</w:t>
      </w:r>
      <w:r w:rsidR="002E1CF6">
        <w:rPr>
          <w:rFonts w:cs="Times New Roman"/>
          <w:szCs w:val="24"/>
          <w:lang w:val="en-GB"/>
        </w:rPr>
        <w:t xml:space="preserve"> </w:t>
      </w:r>
      <w:r w:rsidR="00086B73" w:rsidRPr="00537B23">
        <w:rPr>
          <w:rFonts w:cs="Times New Roman"/>
          <w:szCs w:val="24"/>
          <w:lang w:val="en-GB"/>
        </w:rPr>
        <w:t>Duick Young (King’s College London)</w:t>
      </w:r>
      <w:r>
        <w:rPr>
          <w:rFonts w:cs="Times New Roman"/>
          <w:szCs w:val="24"/>
          <w:lang w:val="en-GB"/>
        </w:rPr>
        <w:t>,</w:t>
      </w:r>
      <w:r w:rsidR="002E1CF6">
        <w:rPr>
          <w:rFonts w:cs="Times New Roman"/>
          <w:szCs w:val="24"/>
          <w:lang w:val="en-GB"/>
        </w:rPr>
        <w:t xml:space="preserve"> </w:t>
      </w:r>
      <w:r w:rsidR="00E52F44">
        <w:rPr>
          <w:rFonts w:cs="Times New Roman"/>
          <w:szCs w:val="24"/>
          <w:lang w:val="en-GB"/>
        </w:rPr>
        <w:t xml:space="preserve">Dr </w:t>
      </w:r>
      <w:r w:rsidR="002E1CF6">
        <w:rPr>
          <w:rFonts w:cs="Times New Roman"/>
          <w:szCs w:val="24"/>
          <w:lang w:val="en-GB"/>
        </w:rPr>
        <w:t>Ning Zhang (Nanjing University, China)</w:t>
      </w:r>
    </w:p>
    <w:p w14:paraId="298B15C0" w14:textId="77777777" w:rsidR="00A16ED9" w:rsidRDefault="002E1CF6" w:rsidP="002E1CF6">
      <w:pPr>
        <w:ind w:left="567" w:hanging="567"/>
        <w:rPr>
          <w:rFonts w:cs="Times New Roman"/>
          <w:szCs w:val="24"/>
          <w:lang w:val="en-GB"/>
        </w:rPr>
      </w:pPr>
      <w:r w:rsidRPr="00537B23">
        <w:rPr>
          <w:rFonts w:cs="Times New Roman"/>
          <w:szCs w:val="24"/>
          <w:lang w:val="en-GB"/>
        </w:rPr>
        <w:t xml:space="preserve">Funding to support development: </w:t>
      </w:r>
    </w:p>
    <w:p w14:paraId="57CE23E4" w14:textId="38F878C4" w:rsidR="002E1CF6" w:rsidRPr="00537B23" w:rsidRDefault="002E1CF6" w:rsidP="00A16ED9">
      <w:pPr>
        <w:ind w:left="567" w:hanging="142"/>
        <w:rPr>
          <w:rFonts w:cs="Times New Roman"/>
          <w:szCs w:val="24"/>
          <w:lang w:val="en-GB"/>
        </w:rPr>
      </w:pPr>
      <w:r w:rsidRPr="00537B23">
        <w:rPr>
          <w:rFonts w:cs="Times New Roman"/>
          <w:szCs w:val="24"/>
          <w:lang w:val="en-GB"/>
        </w:rPr>
        <w:t>National Science Foundation (USA, BCS-0095284, ATM-0710631), EU Framework 7 BRIDGE (</w:t>
      </w:r>
      <w:r w:rsidRPr="00537B23">
        <w:rPr>
          <w:rFonts w:cs="Times New Roman"/>
          <w:szCs w:val="24"/>
          <w:lang w:val="en-GB" w:eastAsia="en-GB"/>
        </w:rPr>
        <w:t>211345)</w:t>
      </w:r>
      <w:r w:rsidRPr="00537B23">
        <w:rPr>
          <w:rFonts w:cs="Times New Roman"/>
          <w:szCs w:val="24"/>
          <w:lang w:val="en-GB"/>
        </w:rPr>
        <w:t xml:space="preserve">; </w:t>
      </w:r>
      <w:r w:rsidR="00A16ED9">
        <w:rPr>
          <w:rFonts w:cs="Times New Roman"/>
          <w:szCs w:val="24"/>
          <w:lang w:val="en-GB"/>
        </w:rPr>
        <w:t xml:space="preserve">EU emBRACE; </w:t>
      </w:r>
      <w:r w:rsidRPr="00537B23">
        <w:rPr>
          <w:rFonts w:cs="Times New Roman"/>
          <w:szCs w:val="24"/>
          <w:lang w:val="en-GB"/>
        </w:rPr>
        <w:t>UK Met Office</w:t>
      </w:r>
      <w:r>
        <w:rPr>
          <w:rFonts w:cs="Times New Roman"/>
          <w:szCs w:val="24"/>
          <w:lang w:val="en-GB"/>
        </w:rPr>
        <w:t>; NERC ClearfLO, NERC TRUC</w:t>
      </w:r>
      <w:r w:rsidR="00830648">
        <w:rPr>
          <w:rFonts w:cs="Times New Roman"/>
          <w:szCs w:val="24"/>
          <w:lang w:val="en-GB"/>
        </w:rPr>
        <w:t>. UK Met Office CSSP /Newton funding</w:t>
      </w:r>
    </w:p>
    <w:p w14:paraId="1A43C410" w14:textId="77777777" w:rsidR="002E1CF6" w:rsidRPr="00537B23" w:rsidRDefault="002E1CF6" w:rsidP="00C40AF4">
      <w:pPr>
        <w:ind w:left="567" w:hanging="567"/>
        <w:rPr>
          <w:rFonts w:cs="Times New Roman"/>
          <w:szCs w:val="24"/>
          <w:lang w:val="en-GB"/>
        </w:rPr>
      </w:pPr>
    </w:p>
    <w:p w14:paraId="34C5524F" w14:textId="77777777" w:rsidR="00F22D6D" w:rsidRDefault="00F22D6D" w:rsidP="00BC4A3F">
      <w:pPr>
        <w:pStyle w:val="Heading1"/>
        <w:numPr>
          <w:ilvl w:val="0"/>
          <w:numId w:val="48"/>
        </w:numPr>
      </w:pPr>
      <w:bookmarkStart w:id="116" w:name="_Toc414112058"/>
      <w:r w:rsidRPr="007F34D7">
        <w:t>References</w:t>
      </w:r>
      <w:bookmarkEnd w:id="116"/>
    </w:p>
    <w:tbl>
      <w:tblPr>
        <w:tblStyle w:val="TableGrid"/>
        <w:tblW w:w="10206" w:type="dxa"/>
        <w:tblInd w:w="-572" w:type="dxa"/>
        <w:tblLook w:val="04A0" w:firstRow="1" w:lastRow="0" w:firstColumn="1" w:lastColumn="0" w:noHBand="0" w:noVBand="1"/>
      </w:tblPr>
      <w:tblGrid>
        <w:gridCol w:w="10206"/>
      </w:tblGrid>
      <w:tr w:rsidR="00224DCE" w14:paraId="673E2421" w14:textId="77777777" w:rsidTr="00224DCE">
        <w:tc>
          <w:tcPr>
            <w:tcW w:w="10206" w:type="dxa"/>
          </w:tcPr>
          <w:p w14:paraId="10F378E5" w14:textId="77777777" w:rsidR="00224DCE" w:rsidRPr="003625F9" w:rsidRDefault="00224DCE" w:rsidP="002E1CF6">
            <w:pPr>
              <w:ind w:left="284" w:hanging="284"/>
              <w:rPr>
                <w:rFonts w:cs="Times New Roman"/>
              </w:rPr>
            </w:pPr>
            <w:bookmarkStart w:id="117" w:name="Ananda"/>
            <w:r w:rsidRPr="003625F9">
              <w:rPr>
                <w:rFonts w:cs="Times New Roman"/>
              </w:rPr>
              <w:t xml:space="preserve">Anandakumar </w:t>
            </w:r>
            <w:bookmarkEnd w:id="117"/>
            <w:r w:rsidRPr="003625F9">
              <w:rPr>
                <w:rFonts w:cs="Times New Roman"/>
              </w:rPr>
              <w:t xml:space="preserve">K. (1999). A study on the partition of net radiation into heat fluxes on a dry asphalt surface. </w:t>
            </w:r>
            <w:r w:rsidRPr="003625F9">
              <w:rPr>
                <w:rFonts w:cs="Times New Roman"/>
                <w:i/>
              </w:rPr>
              <w:t>Atmos. Env.</w:t>
            </w:r>
            <w:r w:rsidRPr="003625F9">
              <w:rPr>
                <w:rFonts w:cs="Times New Roman"/>
              </w:rPr>
              <w:t xml:space="preserve"> 33, 3911-3918.</w:t>
            </w:r>
          </w:p>
          <w:p w14:paraId="677194A6" w14:textId="77777777" w:rsidR="00224DCE" w:rsidRDefault="00224DCE" w:rsidP="002E1CF6">
            <w:pPr>
              <w:ind w:left="284" w:hanging="284"/>
              <w:rPr>
                <w:rFonts w:cs="Times New Roman"/>
              </w:rPr>
            </w:pPr>
            <w:r w:rsidRPr="003625F9">
              <w:rPr>
                <w:rFonts w:cs="Times New Roman"/>
              </w:rPr>
              <w:t xml:space="preserve">Asaeda T. &amp; Ca V.T. (1993). The subsurface transport of heat and moisture and its effect on the environment: a numerical model. </w:t>
            </w:r>
            <w:r w:rsidRPr="003625F9">
              <w:rPr>
                <w:rFonts w:cs="Times New Roman"/>
                <w:i/>
              </w:rPr>
              <w:t>Boundary-Layer Meteorol.</w:t>
            </w:r>
            <w:r w:rsidRPr="003625F9">
              <w:rPr>
                <w:rFonts w:cs="Times New Roman"/>
              </w:rPr>
              <w:t xml:space="preserve"> 65, 159-178. </w:t>
            </w:r>
          </w:p>
          <w:p w14:paraId="5677E7EE" w14:textId="0F9CE804" w:rsidR="00286BC3" w:rsidRPr="003625F9" w:rsidRDefault="00286BC3" w:rsidP="002E1CF6">
            <w:pPr>
              <w:ind w:left="284" w:hanging="284"/>
              <w:rPr>
                <w:rFonts w:cs="Times New Roman"/>
              </w:rPr>
            </w:pPr>
            <w:r>
              <w:rPr>
                <w:rFonts w:cs="Times New Roman"/>
              </w:rPr>
              <w:t xml:space="preserve">Auer AH. (1974). The rain versus snow threshold temperatures. </w:t>
            </w:r>
            <w:r w:rsidRPr="00A858C0">
              <w:rPr>
                <w:rFonts w:cs="Times New Roman"/>
                <w:i/>
              </w:rPr>
              <w:t>Weatherwise</w:t>
            </w:r>
            <w:r>
              <w:rPr>
                <w:rFonts w:cs="Times New Roman"/>
              </w:rPr>
              <w:t>, 27, 67.</w:t>
            </w:r>
          </w:p>
          <w:p w14:paraId="0B608BA2" w14:textId="77777777" w:rsidR="00224DCE" w:rsidRPr="003625F9" w:rsidRDefault="00224DCE" w:rsidP="002E1CF6">
            <w:pPr>
              <w:ind w:left="284" w:hanging="284"/>
              <w:rPr>
                <w:rFonts w:cs="Times New Roman"/>
                <w:szCs w:val="20"/>
              </w:rPr>
            </w:pPr>
            <w:bookmarkStart w:id="118" w:name="Businger"/>
            <w:r w:rsidRPr="003625F9">
              <w:rPr>
                <w:rFonts w:cs="Times New Roman"/>
                <w:szCs w:val="20"/>
              </w:rPr>
              <w:t>Businger JA, W</w:t>
            </w:r>
            <w:r w:rsidR="00885CA8" w:rsidRPr="003625F9">
              <w:rPr>
                <w:rFonts w:cs="Times New Roman"/>
                <w:szCs w:val="20"/>
              </w:rPr>
              <w:t>y</w:t>
            </w:r>
            <w:r w:rsidRPr="003625F9">
              <w:rPr>
                <w:rFonts w:cs="Times New Roman"/>
                <w:szCs w:val="20"/>
              </w:rPr>
              <w:t xml:space="preserve">ngaard JC, Izumi Y. &amp; Bradley E.F. (1971). </w:t>
            </w:r>
            <w:r w:rsidRPr="003625F9">
              <w:rPr>
                <w:szCs w:val="20"/>
              </w:rPr>
              <w:t xml:space="preserve">Flux-Profile Relationships </w:t>
            </w:r>
            <w:bookmarkEnd w:id="118"/>
            <w:r w:rsidRPr="003625F9">
              <w:rPr>
                <w:szCs w:val="20"/>
              </w:rPr>
              <w:t xml:space="preserve">in the Atmospheric Surface Layer. </w:t>
            </w:r>
            <w:r w:rsidRPr="003625F9">
              <w:rPr>
                <w:i/>
                <w:iCs/>
                <w:szCs w:val="20"/>
              </w:rPr>
              <w:t>J. Atmos. Sci.</w:t>
            </w:r>
            <w:r w:rsidRPr="003625F9">
              <w:rPr>
                <w:szCs w:val="20"/>
              </w:rPr>
              <w:t xml:space="preserve">, </w:t>
            </w:r>
            <w:r w:rsidRPr="003625F9">
              <w:rPr>
                <w:b/>
                <w:bCs/>
                <w:szCs w:val="20"/>
              </w:rPr>
              <w:t>28</w:t>
            </w:r>
            <w:r w:rsidRPr="003625F9">
              <w:rPr>
                <w:szCs w:val="20"/>
              </w:rPr>
              <w:t>, 181–189.</w:t>
            </w:r>
          </w:p>
          <w:p w14:paraId="11D98BD6" w14:textId="77777777" w:rsidR="00224DCE" w:rsidRPr="003625F9" w:rsidRDefault="00224DCE" w:rsidP="002E1CF6">
            <w:pPr>
              <w:ind w:left="284" w:hanging="284"/>
              <w:rPr>
                <w:rFonts w:cs="Times New Roman"/>
                <w:szCs w:val="20"/>
              </w:rPr>
            </w:pPr>
            <w:bookmarkStart w:id="119" w:name="Campbell"/>
            <w:r w:rsidRPr="003625F9">
              <w:rPr>
                <w:rFonts w:cs="Times New Roman"/>
                <w:szCs w:val="20"/>
              </w:rPr>
              <w:t>Cam</w:t>
            </w:r>
            <w:r w:rsidR="00885CA8" w:rsidRPr="003625F9">
              <w:rPr>
                <w:rFonts w:cs="Times New Roman"/>
                <w:szCs w:val="20"/>
              </w:rPr>
              <w:t>p</w:t>
            </w:r>
            <w:r w:rsidRPr="003625F9">
              <w:rPr>
                <w:rFonts w:cs="Times New Roman"/>
                <w:szCs w:val="20"/>
              </w:rPr>
              <w:t>bell G.S. &amp; Norman J.M (1998).Introduction to Environmental Biophysics. Springer Science, US.</w:t>
            </w:r>
          </w:p>
          <w:p w14:paraId="61D65D3E" w14:textId="77777777" w:rsidR="00224DCE" w:rsidRDefault="00224DCE" w:rsidP="002E1CF6">
            <w:pPr>
              <w:ind w:left="284" w:hanging="284"/>
              <w:rPr>
                <w:rFonts w:cs="Times New Roman"/>
                <w:noProof/>
                <w:color w:val="000000" w:themeColor="text1"/>
                <w:szCs w:val="18"/>
              </w:rPr>
            </w:pPr>
            <w:bookmarkStart w:id="120" w:name="CG2001"/>
            <w:bookmarkEnd w:id="119"/>
            <w:r w:rsidRPr="003625F9">
              <w:rPr>
                <w:rFonts w:cs="Times New Roman"/>
                <w:noProof/>
                <w:color w:val="000000" w:themeColor="text1"/>
                <w:szCs w:val="18"/>
              </w:rPr>
              <w:t xml:space="preserve">Cleugh HA </w:t>
            </w:r>
            <w:r w:rsidRPr="003625F9">
              <w:rPr>
                <w:rFonts w:cs="Times New Roman"/>
                <w:color w:val="000000" w:themeColor="text1"/>
                <w:szCs w:val="18"/>
              </w:rPr>
              <w:t xml:space="preserve">&amp; </w:t>
            </w:r>
            <w:r w:rsidRPr="003625F9">
              <w:rPr>
                <w:rFonts w:cs="Times New Roman"/>
                <w:noProof/>
                <w:color w:val="000000" w:themeColor="text1"/>
                <w:szCs w:val="18"/>
              </w:rPr>
              <w:t xml:space="preserve">Grimmond CSB (2001). Modelling regional scale surface energy exchanges and cbl growth in a heterogeneous, urban-rural landscape. </w:t>
            </w:r>
            <w:r w:rsidRPr="003625F9">
              <w:rPr>
                <w:rFonts w:cs="Times New Roman"/>
                <w:i/>
                <w:noProof/>
                <w:color w:val="000000" w:themeColor="text1"/>
                <w:szCs w:val="18"/>
              </w:rPr>
              <w:t>Bound.-Layer Meteor.</w:t>
            </w:r>
            <w:r w:rsidRPr="003625F9">
              <w:rPr>
                <w:rFonts w:cs="Times New Roman"/>
                <w:noProof/>
                <w:color w:val="000000" w:themeColor="text1"/>
                <w:szCs w:val="18"/>
              </w:rPr>
              <w:t xml:space="preserve"> 98, 1-31.</w:t>
            </w:r>
          </w:p>
          <w:p w14:paraId="4156CCA5" w14:textId="44FFF420" w:rsidR="005E03FE" w:rsidRPr="003625F9" w:rsidRDefault="005E03FE" w:rsidP="002E1CF6">
            <w:pPr>
              <w:ind w:left="284" w:hanging="284"/>
              <w:rPr>
                <w:rFonts w:cs="Times New Roman"/>
                <w:noProof/>
                <w:color w:val="000000" w:themeColor="text1"/>
                <w:szCs w:val="18"/>
              </w:rPr>
            </w:pPr>
            <w:r w:rsidRPr="00296A09">
              <w:rPr>
                <w:rFonts w:cs="Times New Roman"/>
                <w:noProof/>
                <w:color w:val="000000" w:themeColor="text1"/>
                <w:szCs w:val="18"/>
              </w:rPr>
              <w:t xml:space="preserve">Crawford TM, Duchon CE (1999) An improved parameterization for estimating effective atmospheric emissivity for use in calculating daytime downwelling longwave radiation. </w:t>
            </w:r>
            <w:r w:rsidRPr="0002406F">
              <w:rPr>
                <w:rFonts w:cs="Times New Roman"/>
                <w:i/>
                <w:noProof/>
                <w:color w:val="000000" w:themeColor="text1"/>
                <w:szCs w:val="18"/>
              </w:rPr>
              <w:t>Journal of Applied Meteorology</w:t>
            </w:r>
            <w:r w:rsidRPr="00296A09">
              <w:rPr>
                <w:rFonts w:cs="Times New Roman"/>
                <w:noProof/>
                <w:color w:val="000000" w:themeColor="text1"/>
                <w:szCs w:val="18"/>
              </w:rPr>
              <w:t xml:space="preserve"> 38:474–480.</w:t>
            </w:r>
          </w:p>
          <w:p w14:paraId="77C3FED1" w14:textId="77777777" w:rsidR="00224DCE" w:rsidRPr="003625F9" w:rsidRDefault="00224DCE" w:rsidP="002E1CF6">
            <w:pPr>
              <w:ind w:left="284" w:hanging="284"/>
              <w:rPr>
                <w:szCs w:val="20"/>
              </w:rPr>
            </w:pPr>
            <w:bookmarkStart w:id="121" w:name="DBH82"/>
            <w:bookmarkEnd w:id="120"/>
            <w:r w:rsidRPr="007100D1">
              <w:rPr>
                <w:color w:val="000000" w:themeColor="text1"/>
                <w:szCs w:val="20"/>
                <w:lang w:val="fi-FI"/>
              </w:rPr>
              <w:t>de Bruin H.A.R. &amp; Holtslag A.A.M</w:t>
            </w:r>
            <w:bookmarkEnd w:id="121"/>
            <w:r w:rsidRPr="007100D1">
              <w:rPr>
                <w:color w:val="000000" w:themeColor="text1"/>
                <w:szCs w:val="20"/>
                <w:lang w:val="fi-FI"/>
              </w:rPr>
              <w:t xml:space="preserve">. (1982). </w:t>
            </w:r>
            <w:r w:rsidRPr="003625F9">
              <w:rPr>
                <w:color w:val="000000" w:themeColor="text1"/>
                <w:szCs w:val="20"/>
              </w:rPr>
              <w:t xml:space="preserve">A simple parameterization of surface ﬂuxes of sensible and latent heat during </w:t>
            </w:r>
            <w:r w:rsidRPr="003625F9">
              <w:rPr>
                <w:szCs w:val="20"/>
              </w:rPr>
              <w:t xml:space="preserve">daytime compared with the Penman–Monteith concept. </w:t>
            </w:r>
            <w:r w:rsidRPr="003625F9">
              <w:rPr>
                <w:i/>
                <w:szCs w:val="20"/>
              </w:rPr>
              <w:t>J. Appl. Meteor.</w:t>
            </w:r>
            <w:r w:rsidRPr="003625F9">
              <w:rPr>
                <w:szCs w:val="20"/>
              </w:rPr>
              <w:t>, 21, 1610–1621.</w:t>
            </w:r>
          </w:p>
          <w:p w14:paraId="35139C53" w14:textId="77777777" w:rsidR="00224DCE" w:rsidRPr="003625F9" w:rsidRDefault="00224DCE" w:rsidP="002E1CF6">
            <w:pPr>
              <w:ind w:left="284" w:hanging="284"/>
              <w:rPr>
                <w:rFonts w:cs="Times New Roman"/>
              </w:rPr>
            </w:pPr>
            <w:r w:rsidRPr="003625F9">
              <w:rPr>
                <w:rFonts w:cs="Times New Roman"/>
              </w:rPr>
              <w:t xml:space="preserve">Doll D., Ching J. K. S. &amp; Kaneshiro J. (1985). Parameterisation of subsurface heating for soil and concrete using net radiation data. </w:t>
            </w:r>
            <w:r w:rsidRPr="003625F9">
              <w:rPr>
                <w:rFonts w:cs="Times New Roman"/>
                <w:i/>
              </w:rPr>
              <w:t>Boundary-Layer Meteorol.</w:t>
            </w:r>
            <w:r w:rsidRPr="003625F9">
              <w:rPr>
                <w:rFonts w:cs="Times New Roman"/>
              </w:rPr>
              <w:t xml:space="preserve"> 32, 351-372.</w:t>
            </w:r>
          </w:p>
          <w:p w14:paraId="4C60F47E" w14:textId="77777777" w:rsidR="00224DCE" w:rsidRPr="003625F9" w:rsidRDefault="00224DCE" w:rsidP="002E1CF6">
            <w:pPr>
              <w:ind w:left="284" w:hanging="284"/>
              <w:rPr>
                <w:rFonts w:cs="Times New Roman"/>
              </w:rPr>
            </w:pPr>
            <w:bookmarkStart w:id="122" w:name="Dyer"/>
            <w:r w:rsidRPr="003625F9">
              <w:rPr>
                <w:rFonts w:cs="Times New Roman"/>
                <w:szCs w:val="20"/>
              </w:rPr>
              <w:t>Dyer A.J., (1974</w:t>
            </w:r>
            <w:bookmarkEnd w:id="122"/>
            <w:r w:rsidRPr="003625F9">
              <w:rPr>
                <w:rFonts w:cs="Times New Roman"/>
                <w:szCs w:val="20"/>
              </w:rPr>
              <w:t xml:space="preserve">). A review of flux-profile relationships. </w:t>
            </w:r>
            <w:r w:rsidRPr="003625F9">
              <w:rPr>
                <w:rFonts w:cs="Times New Roman"/>
                <w:i/>
                <w:szCs w:val="20"/>
              </w:rPr>
              <w:t>Boundary-Layer Meteorol</w:t>
            </w:r>
            <w:r w:rsidRPr="003625F9">
              <w:rPr>
                <w:rFonts w:cs="Times New Roman"/>
                <w:szCs w:val="20"/>
              </w:rPr>
              <w:t>. 7, 363-372.Fuchs M. &amp; Hadas A. (1972). The heat flux density in a non-homogeneous bare loessial soil.</w:t>
            </w:r>
            <w:r w:rsidRPr="003625F9">
              <w:rPr>
                <w:rFonts w:cs="Times New Roman"/>
              </w:rPr>
              <w:t xml:space="preserve"> </w:t>
            </w:r>
            <w:r w:rsidRPr="003625F9">
              <w:rPr>
                <w:rFonts w:cs="Times New Roman"/>
                <w:i/>
              </w:rPr>
              <w:t>Boundary-Layer Meteorol.</w:t>
            </w:r>
            <w:r w:rsidRPr="003625F9">
              <w:rPr>
                <w:rFonts w:cs="Times New Roman"/>
              </w:rPr>
              <w:t xml:space="preserve"> 3, 191-200.</w:t>
            </w:r>
          </w:p>
          <w:p w14:paraId="3E906588" w14:textId="77777777" w:rsidR="00224DCE" w:rsidRPr="003625F9" w:rsidRDefault="00224DCE" w:rsidP="002E1CF6">
            <w:pPr>
              <w:ind w:left="284" w:hanging="284"/>
            </w:pPr>
            <w:bookmarkStart w:id="123" w:name="G01991"/>
            <w:r w:rsidRPr="003625F9">
              <w:rPr>
                <w:rFonts w:cs="Times New Roman"/>
              </w:rPr>
              <w:t xml:space="preserve">Grimmond C.S.B. &amp; Oke T. R. (1991). </w:t>
            </w:r>
            <w:bookmarkEnd w:id="123"/>
            <w:r w:rsidRPr="003625F9">
              <w:rPr>
                <w:rFonts w:cs="Times New Roman"/>
              </w:rPr>
              <w:t>An Evaporation-Interception Model for Urban Areas. Water Resour. Res. 27, 1739-1755.</w:t>
            </w:r>
            <w:r w:rsidRPr="003625F9">
              <w:t xml:space="preserve"> </w:t>
            </w:r>
          </w:p>
          <w:p w14:paraId="4493F17E" w14:textId="77777777" w:rsidR="0006729D" w:rsidRPr="003625F9" w:rsidRDefault="0006729D" w:rsidP="002E1CF6">
            <w:pPr>
              <w:ind w:left="284" w:hanging="284"/>
              <w:rPr>
                <w:rFonts w:cs="Times New Roman"/>
              </w:rPr>
            </w:pPr>
            <w:bookmarkStart w:id="124" w:name="G099a"/>
            <w:r w:rsidRPr="003625F9">
              <w:rPr>
                <w:szCs w:val="18"/>
              </w:rPr>
              <w:t xml:space="preserve">Grimmond CSB &amp; Oke TR (1999a) Heat storage in urban areas: Local-scale observations and evaluation of a simple model. </w:t>
            </w:r>
            <w:r w:rsidRPr="003625F9">
              <w:rPr>
                <w:i/>
                <w:iCs/>
                <w:szCs w:val="18"/>
              </w:rPr>
              <w:t>J. Appl. Meteorol.</w:t>
            </w:r>
            <w:r w:rsidRPr="003625F9">
              <w:rPr>
                <w:szCs w:val="18"/>
              </w:rPr>
              <w:t xml:space="preserve"> 38, 922-940.</w:t>
            </w:r>
          </w:p>
          <w:p w14:paraId="7AA43581" w14:textId="77777777" w:rsidR="00224DCE" w:rsidRPr="003625F9" w:rsidRDefault="00224DCE" w:rsidP="002E1CF6">
            <w:pPr>
              <w:ind w:left="284" w:hanging="284"/>
              <w:rPr>
                <w:rFonts w:cs="Times New Roman"/>
              </w:rPr>
            </w:pPr>
            <w:bookmarkStart w:id="125" w:name="G01999"/>
            <w:bookmarkEnd w:id="124"/>
            <w:r w:rsidRPr="003625F9">
              <w:rPr>
                <w:rFonts w:cs="Times New Roman"/>
              </w:rPr>
              <w:t>Grimmond C.S.B. &amp; Oke T.R. (1999</w:t>
            </w:r>
            <w:bookmarkEnd w:id="125"/>
            <w:r w:rsidR="0006729D" w:rsidRPr="003625F9">
              <w:rPr>
                <w:rFonts w:cs="Times New Roman"/>
              </w:rPr>
              <w:t>b</w:t>
            </w:r>
            <w:r w:rsidRPr="003625F9">
              <w:rPr>
                <w:rFonts w:cs="Times New Roman"/>
              </w:rPr>
              <w:t xml:space="preserve">). Aerodynamic properties of urban areas derived from analysis of surface form. </w:t>
            </w:r>
            <w:r w:rsidRPr="003625F9">
              <w:rPr>
                <w:rFonts w:cs="Times New Roman"/>
                <w:i/>
              </w:rPr>
              <w:t>J. Appl. Meteorol.</w:t>
            </w:r>
            <w:r w:rsidRPr="003625F9">
              <w:rPr>
                <w:rFonts w:cs="Times New Roman"/>
              </w:rPr>
              <w:t xml:space="preserve"> 38, 1262-1292.</w:t>
            </w:r>
          </w:p>
          <w:p w14:paraId="08A581B0" w14:textId="77777777" w:rsidR="00224DCE" w:rsidRPr="003625F9" w:rsidRDefault="00224DCE" w:rsidP="002E1CF6">
            <w:pPr>
              <w:ind w:left="284" w:hanging="284"/>
              <w:rPr>
                <w:rFonts w:cs="Times New Roman"/>
              </w:rPr>
            </w:pPr>
            <w:bookmarkStart w:id="126" w:name="G02002"/>
            <w:r w:rsidRPr="003625F9">
              <w:rPr>
                <w:rFonts w:cs="Times New Roman"/>
              </w:rPr>
              <w:t xml:space="preserve">Grimmond C.S.B. &amp; Oke T.R. (2002). </w:t>
            </w:r>
            <w:bookmarkEnd w:id="126"/>
            <w:r w:rsidRPr="003625F9">
              <w:rPr>
                <w:rFonts w:cs="Times New Roman"/>
              </w:rPr>
              <w:t xml:space="preserve">Turbulent Heat Fluxes in Urban Areas: Observations and a Local-Scale Urban Meteorological Parameterization Scheme (LUMPS). </w:t>
            </w:r>
            <w:r w:rsidRPr="003625F9">
              <w:rPr>
                <w:rFonts w:cs="Times New Roman"/>
                <w:i/>
              </w:rPr>
              <w:t>J. Appl. Meteorol.</w:t>
            </w:r>
            <w:r w:rsidRPr="003625F9">
              <w:rPr>
                <w:rFonts w:cs="Times New Roman"/>
              </w:rPr>
              <w:t xml:space="preserve"> 41, 792-810. </w:t>
            </w:r>
          </w:p>
          <w:p w14:paraId="506CFF19" w14:textId="77777777" w:rsidR="00224DCE" w:rsidRPr="003625F9" w:rsidRDefault="00224DCE" w:rsidP="002E1CF6">
            <w:pPr>
              <w:ind w:left="284" w:hanging="284"/>
              <w:rPr>
                <w:rFonts w:cs="Times New Roman"/>
              </w:rPr>
            </w:pPr>
            <w:bookmarkStart w:id="127" w:name="GCO1991"/>
            <w:r w:rsidRPr="003625F9">
              <w:rPr>
                <w:rFonts w:cs="Times New Roman"/>
              </w:rPr>
              <w:t xml:space="preserve">Grimmond C.S.B., Cleugh H.A. &amp; Oke T.R. </w:t>
            </w:r>
            <w:bookmarkEnd w:id="127"/>
            <w:r w:rsidRPr="003625F9">
              <w:rPr>
                <w:rFonts w:cs="Times New Roman"/>
              </w:rPr>
              <w:t xml:space="preserve">(1991). An objective urban heat storage model and its comparison with other schemes. </w:t>
            </w:r>
            <w:r w:rsidRPr="003625F9">
              <w:rPr>
                <w:rFonts w:cs="Times New Roman"/>
                <w:i/>
              </w:rPr>
              <w:t>Atmos. Env.</w:t>
            </w:r>
            <w:r w:rsidRPr="003625F9">
              <w:rPr>
                <w:rFonts w:cs="Times New Roman"/>
              </w:rPr>
              <w:t xml:space="preserve"> 25B, 311-174.</w:t>
            </w:r>
          </w:p>
          <w:p w14:paraId="00834AD6" w14:textId="77777777" w:rsidR="00224DCE" w:rsidRDefault="00224DCE" w:rsidP="002E1CF6">
            <w:pPr>
              <w:ind w:left="284" w:hanging="284"/>
              <w:rPr>
                <w:rFonts w:cs="Times New Roman"/>
              </w:rPr>
            </w:pPr>
            <w:r w:rsidRPr="003625F9">
              <w:rPr>
                <w:rFonts w:cs="Times New Roman"/>
              </w:rPr>
              <w:t xml:space="preserve">Grimmond, C.S.B. &amp; Oke, T.R. (1999) Heat storage in urban areas: Local-scale observations and evaluation of a simple model. </w:t>
            </w:r>
            <w:r w:rsidRPr="003625F9">
              <w:rPr>
                <w:rFonts w:cs="Times New Roman"/>
                <w:i/>
                <w:iCs/>
              </w:rPr>
              <w:t xml:space="preserve">J. Appl. </w:t>
            </w:r>
            <w:r w:rsidRPr="003625F9">
              <w:rPr>
                <w:rFonts w:cs="Times New Roman"/>
                <w:i/>
                <w:iCs/>
              </w:rPr>
              <w:lastRenderedPageBreak/>
              <w:t>Meteorol.</w:t>
            </w:r>
            <w:r w:rsidRPr="003625F9">
              <w:rPr>
                <w:rFonts w:cs="Times New Roman"/>
              </w:rPr>
              <w:t xml:space="preserve"> 38, 922-940.</w:t>
            </w:r>
          </w:p>
          <w:p w14:paraId="47DAA4AC" w14:textId="77777777" w:rsidR="006C0D5C" w:rsidRPr="003625F9" w:rsidRDefault="006C0D5C" w:rsidP="006C0D5C">
            <w:pPr>
              <w:ind w:left="284" w:hanging="284"/>
              <w:rPr>
                <w:rFonts w:cs="Times New Roman"/>
              </w:rPr>
            </w:pPr>
            <w:r w:rsidRPr="006C0D5C">
              <w:rPr>
                <w:rFonts w:cs="Times New Roman"/>
              </w:rPr>
              <w:t>Halldin, S., Grip, H</w:t>
            </w:r>
            <w:r>
              <w:rPr>
                <w:rFonts w:cs="Times New Roman"/>
              </w:rPr>
              <w:t>. &amp; Perttu, K.</w:t>
            </w:r>
            <w:r w:rsidRPr="006C0D5C">
              <w:rPr>
                <w:rFonts w:cs="Times New Roman"/>
              </w:rPr>
              <w:t xml:space="preserve"> </w:t>
            </w:r>
            <w:r>
              <w:rPr>
                <w:rFonts w:cs="Times New Roman"/>
              </w:rPr>
              <w:t>(</w:t>
            </w:r>
            <w:r w:rsidRPr="006C0D5C">
              <w:rPr>
                <w:rFonts w:cs="Times New Roman"/>
              </w:rPr>
              <w:t>1979</w:t>
            </w:r>
            <w:r>
              <w:rPr>
                <w:rFonts w:cs="Times New Roman"/>
              </w:rPr>
              <w:t>)</w:t>
            </w:r>
            <w:r w:rsidRPr="006C0D5C">
              <w:rPr>
                <w:rFonts w:cs="Times New Roman"/>
              </w:rPr>
              <w:t xml:space="preserve"> Model for energy exchange of a pine forest</w:t>
            </w:r>
            <w:r>
              <w:rPr>
                <w:rFonts w:cs="Times New Roman"/>
              </w:rPr>
              <w:t xml:space="preserve"> </w:t>
            </w:r>
            <w:r w:rsidRPr="006C0D5C">
              <w:rPr>
                <w:rFonts w:cs="Times New Roman"/>
              </w:rPr>
              <w:t>canopy. In: Halldin, S. (Ed.), Comparison of Forest Water and Energy Exchange</w:t>
            </w:r>
            <w:r>
              <w:rPr>
                <w:rFonts w:cs="Times New Roman"/>
              </w:rPr>
              <w:t xml:space="preserve"> </w:t>
            </w:r>
            <w:r w:rsidRPr="006C0D5C">
              <w:rPr>
                <w:rFonts w:cs="Times New Roman"/>
              </w:rPr>
              <w:t>Models. International Society of Ecological Modeling.</w:t>
            </w:r>
          </w:p>
          <w:p w14:paraId="29EC256A" w14:textId="77777777" w:rsidR="00224DCE" w:rsidRPr="003625F9" w:rsidRDefault="00224DCE" w:rsidP="002E1CF6">
            <w:pPr>
              <w:ind w:left="284" w:hanging="284"/>
              <w:rPr>
                <w:szCs w:val="20"/>
              </w:rPr>
            </w:pPr>
            <w:bookmarkStart w:id="128" w:name="Hogstrom"/>
            <w:r w:rsidRPr="003625F9">
              <w:rPr>
                <w:szCs w:val="20"/>
              </w:rPr>
              <w:t>Högström U. (</w:t>
            </w:r>
            <w:r w:rsidRPr="003625F9">
              <w:rPr>
                <w:rStyle w:val="nlmyear"/>
                <w:szCs w:val="20"/>
              </w:rPr>
              <w:t>1988</w:t>
            </w:r>
            <w:r w:rsidRPr="003625F9">
              <w:rPr>
                <w:szCs w:val="20"/>
              </w:rPr>
              <w:t xml:space="preserve">). </w:t>
            </w:r>
            <w:r w:rsidRPr="003625F9">
              <w:rPr>
                <w:rStyle w:val="nlmarticle-title"/>
                <w:szCs w:val="20"/>
              </w:rPr>
              <w:t>Non-dimensional wind and temperature profiles in the atmospheric surface layer: A re-evaluation.</w:t>
            </w:r>
            <w:r w:rsidRPr="003625F9">
              <w:rPr>
                <w:szCs w:val="20"/>
              </w:rPr>
              <w:t xml:space="preserve"> </w:t>
            </w:r>
            <w:r w:rsidRPr="003625F9">
              <w:rPr>
                <w:i/>
                <w:iCs/>
                <w:szCs w:val="20"/>
              </w:rPr>
              <w:t>Boundary-Layer Meteorol.</w:t>
            </w:r>
            <w:r w:rsidRPr="003625F9">
              <w:rPr>
                <w:i/>
                <w:szCs w:val="20"/>
              </w:rPr>
              <w:t xml:space="preserve"> </w:t>
            </w:r>
            <w:r w:rsidRPr="003625F9">
              <w:rPr>
                <w:bCs/>
                <w:szCs w:val="20"/>
              </w:rPr>
              <w:t>42</w:t>
            </w:r>
            <w:r w:rsidRPr="003625F9">
              <w:rPr>
                <w:szCs w:val="20"/>
              </w:rPr>
              <w:t xml:space="preserve">, </w:t>
            </w:r>
            <w:r w:rsidRPr="003625F9">
              <w:rPr>
                <w:rStyle w:val="nlmfpage"/>
                <w:szCs w:val="20"/>
              </w:rPr>
              <w:t>55</w:t>
            </w:r>
            <w:r w:rsidRPr="003625F9">
              <w:rPr>
                <w:szCs w:val="20"/>
              </w:rPr>
              <w:t>–</w:t>
            </w:r>
            <w:r w:rsidRPr="003625F9">
              <w:rPr>
                <w:rStyle w:val="nlmlpage"/>
                <w:szCs w:val="20"/>
              </w:rPr>
              <w:t>78</w:t>
            </w:r>
            <w:r w:rsidRPr="003625F9">
              <w:rPr>
                <w:szCs w:val="20"/>
              </w:rPr>
              <w:t>.</w:t>
            </w:r>
            <w:bookmarkStart w:id="129" w:name="Jarvi2011"/>
            <w:bookmarkEnd w:id="128"/>
          </w:p>
          <w:p w14:paraId="63642B06" w14:textId="77777777" w:rsidR="008F145B" w:rsidRPr="009D3C18" w:rsidRDefault="005E1D24" w:rsidP="008F145B">
            <w:pPr>
              <w:ind w:left="284" w:hanging="284"/>
              <w:rPr>
                <w:rFonts w:cs="Times New Roman"/>
                <w:szCs w:val="24"/>
                <w:lang w:val="en-US"/>
              </w:rPr>
            </w:pPr>
            <w:r w:rsidRPr="003625F9">
              <w:t xml:space="preserve">Järvi L., Grimmond C.S.B. &amp; Christen A. (2011) </w:t>
            </w:r>
            <w:r w:rsidRPr="003625F9">
              <w:rPr>
                <w:rFonts w:cs="Times New Roman"/>
                <w:szCs w:val="24"/>
              </w:rPr>
              <w:t xml:space="preserve">The </w:t>
            </w:r>
            <w:r w:rsidRPr="003625F9">
              <w:rPr>
                <w:rFonts w:cs="Times New Roman"/>
                <w:b/>
                <w:szCs w:val="24"/>
              </w:rPr>
              <w:t>S</w:t>
            </w:r>
            <w:r w:rsidRPr="003625F9">
              <w:rPr>
                <w:rFonts w:cs="Times New Roman"/>
                <w:szCs w:val="24"/>
              </w:rPr>
              <w:t xml:space="preserve">urface </w:t>
            </w:r>
            <w:r w:rsidRPr="003625F9">
              <w:rPr>
                <w:rFonts w:cs="Times New Roman"/>
                <w:b/>
                <w:szCs w:val="24"/>
              </w:rPr>
              <w:t>U</w:t>
            </w:r>
            <w:r w:rsidRPr="003625F9">
              <w:rPr>
                <w:rFonts w:cs="Times New Roman"/>
                <w:szCs w:val="24"/>
              </w:rPr>
              <w:t xml:space="preserve">rban </w:t>
            </w:r>
            <w:r w:rsidRPr="003625F9">
              <w:rPr>
                <w:rFonts w:cs="Times New Roman"/>
                <w:b/>
                <w:szCs w:val="24"/>
              </w:rPr>
              <w:t>E</w:t>
            </w:r>
            <w:r w:rsidRPr="003625F9">
              <w:rPr>
                <w:rFonts w:cs="Times New Roman"/>
                <w:szCs w:val="24"/>
              </w:rPr>
              <w:t xml:space="preserve">nergy and </w:t>
            </w:r>
            <w:r w:rsidRPr="003625F9">
              <w:rPr>
                <w:rFonts w:cs="Times New Roman"/>
                <w:b/>
                <w:szCs w:val="24"/>
              </w:rPr>
              <w:t>W</w:t>
            </w:r>
            <w:r w:rsidRPr="003625F9">
              <w:rPr>
                <w:rFonts w:cs="Times New Roman"/>
                <w:szCs w:val="24"/>
              </w:rPr>
              <w:t xml:space="preserve">ater Balance </w:t>
            </w:r>
            <w:r w:rsidRPr="003625F9">
              <w:rPr>
                <w:rFonts w:cs="Times New Roman"/>
                <w:b/>
                <w:szCs w:val="24"/>
              </w:rPr>
              <w:t>S</w:t>
            </w:r>
            <w:r w:rsidRPr="003625F9">
              <w:rPr>
                <w:rFonts w:cs="Times New Roman"/>
                <w:szCs w:val="24"/>
              </w:rPr>
              <w:t xml:space="preserve">cheme (SUEWS): Evaluation in Los Angeles and Vancouver </w:t>
            </w:r>
            <w:r w:rsidRPr="003625F9">
              <w:rPr>
                <w:rFonts w:cs="Times New Roman"/>
                <w:i/>
                <w:szCs w:val="24"/>
              </w:rPr>
              <w:t>J. Hydrol.</w:t>
            </w:r>
            <w:r w:rsidRPr="003625F9">
              <w:rPr>
                <w:rFonts w:cs="Times New Roman"/>
                <w:szCs w:val="24"/>
              </w:rPr>
              <w:t xml:space="preserve"> </w:t>
            </w:r>
            <w:r w:rsidRPr="009D3C18">
              <w:rPr>
                <w:rFonts w:cs="Times New Roman"/>
                <w:szCs w:val="24"/>
                <w:lang w:val="en-US"/>
              </w:rPr>
              <w:t>411, 219-237.</w:t>
            </w:r>
          </w:p>
          <w:p w14:paraId="14D36504" w14:textId="77777777" w:rsidR="009F1B74" w:rsidRPr="008F145B" w:rsidRDefault="00913258" w:rsidP="008F145B">
            <w:pPr>
              <w:ind w:left="284" w:hanging="284"/>
              <w:rPr>
                <w:rFonts w:cs="Times New Roman"/>
                <w:szCs w:val="24"/>
                <w:lang w:val="sv-SE"/>
              </w:rPr>
            </w:pPr>
            <w:r w:rsidRPr="008F145B">
              <w:rPr>
                <w:color w:val="000000"/>
                <w:szCs w:val="18"/>
                <w:shd w:val="clear" w:color="auto" w:fill="FFFFFF"/>
              </w:rPr>
              <w:t>Järvi L</w:t>
            </w:r>
            <w:r w:rsidR="003625F9" w:rsidRPr="008F145B">
              <w:rPr>
                <w:color w:val="000000"/>
                <w:szCs w:val="18"/>
                <w:shd w:val="clear" w:color="auto" w:fill="FFFFFF"/>
              </w:rPr>
              <w:t>.</w:t>
            </w:r>
            <w:r w:rsidRPr="008F145B">
              <w:rPr>
                <w:color w:val="000000"/>
                <w:szCs w:val="18"/>
                <w:shd w:val="clear" w:color="auto" w:fill="FFFFFF"/>
              </w:rPr>
              <w:t>, Grimmond C</w:t>
            </w:r>
            <w:r w:rsidR="003625F9" w:rsidRPr="008F145B">
              <w:rPr>
                <w:color w:val="000000"/>
                <w:szCs w:val="18"/>
                <w:shd w:val="clear" w:color="auto" w:fill="FFFFFF"/>
              </w:rPr>
              <w:t>.</w:t>
            </w:r>
            <w:r w:rsidRPr="008F145B">
              <w:rPr>
                <w:color w:val="000000"/>
                <w:szCs w:val="18"/>
                <w:shd w:val="clear" w:color="auto" w:fill="FFFFFF"/>
              </w:rPr>
              <w:t>S</w:t>
            </w:r>
            <w:r w:rsidR="003625F9" w:rsidRPr="008F145B">
              <w:rPr>
                <w:color w:val="000000"/>
                <w:szCs w:val="18"/>
                <w:shd w:val="clear" w:color="auto" w:fill="FFFFFF"/>
              </w:rPr>
              <w:t>.</w:t>
            </w:r>
            <w:r w:rsidRPr="008F145B">
              <w:rPr>
                <w:color w:val="000000"/>
                <w:szCs w:val="18"/>
                <w:shd w:val="clear" w:color="auto" w:fill="FFFFFF"/>
              </w:rPr>
              <w:t>B</w:t>
            </w:r>
            <w:r w:rsidR="003625F9" w:rsidRPr="008F145B">
              <w:rPr>
                <w:color w:val="000000"/>
                <w:szCs w:val="18"/>
                <w:shd w:val="clear" w:color="auto" w:fill="FFFFFF"/>
              </w:rPr>
              <w:t>., Taka M, Nordbo A, Setälä H.</w:t>
            </w:r>
            <w:r w:rsidRPr="008F145B">
              <w:rPr>
                <w:color w:val="000000"/>
                <w:szCs w:val="18"/>
                <w:shd w:val="clear" w:color="auto" w:fill="FFFFFF"/>
              </w:rPr>
              <w:t xml:space="preserve"> </w:t>
            </w:r>
            <w:r w:rsidR="003625F9" w:rsidRPr="008F145B">
              <w:rPr>
                <w:color w:val="000000"/>
                <w:szCs w:val="18"/>
                <w:shd w:val="clear" w:color="auto" w:fill="FFFFFF"/>
              </w:rPr>
              <w:t>&amp;</w:t>
            </w:r>
            <w:r w:rsidRPr="008F145B">
              <w:rPr>
                <w:color w:val="000000"/>
                <w:szCs w:val="18"/>
                <w:shd w:val="clear" w:color="auto" w:fill="FFFFFF"/>
              </w:rPr>
              <w:t>Strachan I</w:t>
            </w:r>
            <w:r w:rsidR="003625F9" w:rsidRPr="008F145B">
              <w:rPr>
                <w:color w:val="000000"/>
                <w:szCs w:val="18"/>
                <w:shd w:val="clear" w:color="auto" w:fill="FFFFFF"/>
              </w:rPr>
              <w:t>.</w:t>
            </w:r>
            <w:r w:rsidRPr="008F145B">
              <w:rPr>
                <w:color w:val="000000"/>
                <w:szCs w:val="18"/>
                <w:shd w:val="clear" w:color="auto" w:fill="FFFFFF"/>
              </w:rPr>
              <w:t>B</w:t>
            </w:r>
            <w:r w:rsidR="003625F9" w:rsidRPr="008F145B">
              <w:rPr>
                <w:color w:val="000000"/>
                <w:szCs w:val="18"/>
                <w:shd w:val="clear" w:color="auto" w:fill="FFFFFF"/>
              </w:rPr>
              <w:t>.</w:t>
            </w:r>
            <w:r w:rsidR="009F1B74" w:rsidRPr="008F145B">
              <w:rPr>
                <w:color w:val="000000"/>
                <w:szCs w:val="18"/>
                <w:shd w:val="clear" w:color="auto" w:fill="FFFFFF"/>
              </w:rPr>
              <w:t xml:space="preserve"> </w:t>
            </w:r>
            <w:r w:rsidR="003625F9" w:rsidRPr="008F145B">
              <w:rPr>
                <w:color w:val="000000"/>
                <w:szCs w:val="18"/>
                <w:shd w:val="clear" w:color="auto" w:fill="FFFFFF"/>
              </w:rPr>
              <w:t>(</w:t>
            </w:r>
            <w:r w:rsidR="009F1B74" w:rsidRPr="008F145B">
              <w:rPr>
                <w:color w:val="000000"/>
                <w:szCs w:val="18"/>
                <w:shd w:val="clear" w:color="auto" w:fill="FFFFFF"/>
              </w:rPr>
              <w:t>2014</w:t>
            </w:r>
            <w:r w:rsidR="003625F9" w:rsidRPr="008F145B">
              <w:rPr>
                <w:color w:val="000000"/>
                <w:szCs w:val="18"/>
                <w:shd w:val="clear" w:color="auto" w:fill="FFFFFF"/>
              </w:rPr>
              <w:t>)</w:t>
            </w:r>
            <w:r w:rsidRPr="008F145B">
              <w:rPr>
                <w:color w:val="000000"/>
                <w:szCs w:val="18"/>
                <w:shd w:val="clear" w:color="auto" w:fill="FFFFFF"/>
              </w:rPr>
              <w:t xml:space="preserve"> Development of the Surface Urban Energy and Water balance Scheme (SUEWS) for cold climate cities, </w:t>
            </w:r>
            <w:r w:rsidRPr="008F145B">
              <w:rPr>
                <w:i/>
                <w:color w:val="000000"/>
                <w:szCs w:val="18"/>
                <w:shd w:val="clear" w:color="auto" w:fill="FFFFFF"/>
              </w:rPr>
              <w:t xml:space="preserve">Geosci. </w:t>
            </w:r>
            <w:r w:rsidRPr="00DC212C">
              <w:rPr>
                <w:i/>
                <w:color w:val="000000"/>
                <w:szCs w:val="18"/>
                <w:shd w:val="clear" w:color="auto" w:fill="FFFFFF"/>
                <w:lang w:val="sv-SE"/>
              </w:rPr>
              <w:t>Model Dev</w:t>
            </w:r>
            <w:r w:rsidR="003625F9" w:rsidRPr="00DC212C">
              <w:rPr>
                <w:color w:val="000000"/>
                <w:szCs w:val="18"/>
                <w:shd w:val="clear" w:color="auto" w:fill="FFFFFF"/>
                <w:lang w:val="sv-SE"/>
              </w:rPr>
              <w:t>.</w:t>
            </w:r>
            <w:r w:rsidRPr="00DC212C">
              <w:rPr>
                <w:color w:val="000000"/>
                <w:szCs w:val="18"/>
                <w:shd w:val="clear" w:color="auto" w:fill="FFFFFF"/>
                <w:lang w:val="sv-SE"/>
              </w:rPr>
              <w:t xml:space="preserve"> </w:t>
            </w:r>
            <w:bookmarkEnd w:id="129"/>
            <w:r w:rsidR="008F145B" w:rsidRPr="00DC212C">
              <w:rPr>
                <w:lang w:val="sv-SE"/>
              </w:rPr>
              <w:t>7, 1691-1711, doi:10.5194/gmd-7-1691-2014.</w:t>
            </w:r>
            <w:bookmarkStart w:id="130" w:name="Kanda"/>
          </w:p>
          <w:p w14:paraId="0CD70A25" w14:textId="77777777" w:rsidR="00224DCE" w:rsidRPr="008F145B" w:rsidRDefault="00224DCE" w:rsidP="002E1CF6">
            <w:pPr>
              <w:ind w:left="284" w:hanging="284"/>
              <w:rPr>
                <w:rFonts w:cs="Times New Roman"/>
              </w:rPr>
            </w:pPr>
            <w:r w:rsidRPr="008F145B">
              <w:rPr>
                <w:rFonts w:cs="Times New Roman"/>
                <w:lang w:val="sv-SE"/>
              </w:rPr>
              <w:t xml:space="preserve">Kanda M., Kanega M., Kawai T., Moriwaki R. &amp; Sugawara H. (2007). </w:t>
            </w:r>
            <w:r w:rsidRPr="008F145B">
              <w:rPr>
                <w:rFonts w:cs="Times New Roman"/>
              </w:rPr>
              <w:t>Roughness len</w:t>
            </w:r>
            <w:r w:rsidR="00153C6D" w:rsidRPr="008F145B">
              <w:rPr>
                <w:rFonts w:cs="Times New Roman"/>
              </w:rPr>
              <w:t>gt</w:t>
            </w:r>
            <w:r w:rsidRPr="008F145B">
              <w:rPr>
                <w:rFonts w:cs="Times New Roman"/>
              </w:rPr>
              <w:t xml:space="preserve">hs for momentum and heat derived from outdoor urban scale models. </w:t>
            </w:r>
            <w:r w:rsidRPr="008F145B">
              <w:rPr>
                <w:rFonts w:cs="Times New Roman"/>
                <w:i/>
              </w:rPr>
              <w:t>J. Appl. Meteorol. Clim.</w:t>
            </w:r>
            <w:r w:rsidRPr="008F145B">
              <w:rPr>
                <w:rFonts w:cs="Times New Roman"/>
              </w:rPr>
              <w:t xml:space="preserve"> 46, 1067-1079.</w:t>
            </w:r>
          </w:p>
          <w:p w14:paraId="30ACF00E" w14:textId="77777777" w:rsidR="00CD7BE0" w:rsidRDefault="00CD7BE0" w:rsidP="002E1CF6">
            <w:pPr>
              <w:ind w:left="284" w:hanging="284"/>
              <w:rPr>
                <w:rFonts w:cs="Times New Roman"/>
                <w:szCs w:val="18"/>
                <w:lang w:val="en-US"/>
              </w:rPr>
            </w:pPr>
            <w:bookmarkStart w:id="131" w:name="Kawai"/>
            <w:bookmarkEnd w:id="130"/>
            <w:r w:rsidRPr="00DC212C">
              <w:rPr>
                <w:rFonts w:cs="Times New Roman"/>
                <w:szCs w:val="18"/>
              </w:rPr>
              <w:t>Kawai T</w:t>
            </w:r>
            <w:bookmarkEnd w:id="131"/>
            <w:r w:rsidRPr="00DC212C">
              <w:rPr>
                <w:rFonts w:cs="Times New Roman"/>
                <w:szCs w:val="18"/>
              </w:rPr>
              <w:t xml:space="preserve">., Ridwan M.K. &amp; Kanda M. (2009). </w:t>
            </w:r>
            <w:r w:rsidRPr="008F145B">
              <w:rPr>
                <w:rFonts w:cs="Times New Roman"/>
                <w:szCs w:val="18"/>
                <w:lang w:val="en-US"/>
              </w:rPr>
              <w:t xml:space="preserve">Evaluation of the simple urban energy balance model using selected data from 1-yr flux observations at two cities. </w:t>
            </w:r>
            <w:r w:rsidRPr="008F145B">
              <w:rPr>
                <w:rFonts w:cs="Times New Roman"/>
                <w:i/>
                <w:szCs w:val="18"/>
                <w:lang w:val="en-US"/>
              </w:rPr>
              <w:t>J. Appl. Meteorol. Clim.</w:t>
            </w:r>
            <w:r w:rsidRPr="008F145B">
              <w:rPr>
                <w:rFonts w:cs="Times New Roman"/>
                <w:szCs w:val="18"/>
                <w:lang w:val="en-US"/>
              </w:rPr>
              <w:t xml:space="preserve"> 48, 693-715.</w:t>
            </w:r>
          </w:p>
          <w:p w14:paraId="7F3D2C4F" w14:textId="77777777" w:rsidR="005E03FE" w:rsidRDefault="005E03FE" w:rsidP="005E03FE">
            <w:pPr>
              <w:pStyle w:val="NormalWeb"/>
              <w:spacing w:before="0" w:beforeAutospacing="0" w:after="0" w:afterAutospacing="0"/>
              <w:ind w:left="288" w:hanging="288"/>
              <w:rPr>
                <w:rFonts w:eastAsia="MS Mincho"/>
                <w:szCs w:val="18"/>
                <w:lang w:val="en-US" w:eastAsia="en-US"/>
              </w:rPr>
            </w:pPr>
            <w:r w:rsidRPr="0002406F">
              <w:rPr>
                <w:rFonts w:eastAsia="MS Mincho"/>
                <w:szCs w:val="18"/>
                <w:lang w:val="en-US" w:eastAsia="en-US"/>
              </w:rPr>
              <w:t xml:space="preserve">Lindberg, F., Holmer, B. &amp; Thorsson, S. (2008) SOLWEIG 1.0 – Modelling spatial variations of 3D radiant fluxes and mean radiant temperature in complex urban settings. </w:t>
            </w:r>
            <w:r w:rsidRPr="0002406F">
              <w:rPr>
                <w:rFonts w:eastAsia="MS Mincho"/>
                <w:i/>
                <w:szCs w:val="18"/>
                <w:lang w:val="en-US" w:eastAsia="en-US"/>
              </w:rPr>
              <w:t>International Journal of Biometeorology</w:t>
            </w:r>
            <w:r w:rsidRPr="0002406F">
              <w:rPr>
                <w:rFonts w:eastAsia="MS Mincho"/>
                <w:szCs w:val="18"/>
                <w:lang w:val="en-US" w:eastAsia="en-US"/>
              </w:rPr>
              <w:t xml:space="preserve"> 52, 697–713.</w:t>
            </w:r>
          </w:p>
          <w:p w14:paraId="6DB43D06" w14:textId="77777777" w:rsidR="005E03FE" w:rsidRDefault="005E03FE" w:rsidP="005E03FE">
            <w:pPr>
              <w:pStyle w:val="NormalWeb"/>
              <w:spacing w:before="0" w:beforeAutospacing="0" w:after="0" w:afterAutospacing="0"/>
              <w:ind w:left="288" w:hanging="288"/>
              <w:rPr>
                <w:rFonts w:eastAsia="MS Mincho"/>
                <w:szCs w:val="18"/>
                <w:lang w:val="en-US" w:eastAsia="en-US"/>
              </w:rPr>
            </w:pPr>
            <w:r w:rsidRPr="00D84E80">
              <w:rPr>
                <w:rFonts w:eastAsia="MS Mincho"/>
                <w:szCs w:val="18"/>
                <w:lang w:val="en-US" w:eastAsia="en-US"/>
              </w:rPr>
              <w:t xml:space="preserve">Lindberg, F. &amp; Grimmond, C. (2011) The influence of vegetation and building morphology on shadow patterns and mean radiant temperature in urban areas: model development and evaluation. </w:t>
            </w:r>
            <w:r w:rsidRPr="0002406F">
              <w:rPr>
                <w:rFonts w:eastAsia="MS Mincho"/>
                <w:i/>
                <w:szCs w:val="18"/>
                <w:lang w:val="en-US" w:eastAsia="en-US"/>
              </w:rPr>
              <w:t>Theoretical and Applied Climatology</w:t>
            </w:r>
            <w:r w:rsidRPr="00D84E80">
              <w:rPr>
                <w:rFonts w:eastAsia="MS Mincho"/>
                <w:szCs w:val="18"/>
                <w:lang w:val="en-US" w:eastAsia="en-US"/>
              </w:rPr>
              <w:t xml:space="preserve"> 105:3, 311-323.</w:t>
            </w:r>
            <w:bookmarkStart w:id="132" w:name="LGOUSJL10"/>
          </w:p>
          <w:p w14:paraId="75820EEB" w14:textId="36961334" w:rsidR="00224DCE" w:rsidRPr="008F145B" w:rsidRDefault="005E03FE" w:rsidP="005E03FE">
            <w:pPr>
              <w:pStyle w:val="NormalWeb"/>
              <w:spacing w:before="0" w:beforeAutospacing="0" w:after="0" w:afterAutospacing="0"/>
              <w:ind w:left="288" w:hanging="288"/>
            </w:pPr>
            <w:r w:rsidRPr="008F145B">
              <w:t xml:space="preserve"> </w:t>
            </w:r>
            <w:r w:rsidR="00224DCE" w:rsidRPr="008F145B">
              <w:t>Loridan T,</w:t>
            </w:r>
            <w:r w:rsidR="00C309DF" w:rsidRPr="008F145B">
              <w:t xml:space="preserve"> </w:t>
            </w:r>
            <w:r w:rsidR="00224DCE" w:rsidRPr="008F145B">
              <w:t xml:space="preserve">CSB Grimmond, BD Offerle, DT Young, T Smith, L </w:t>
            </w:r>
            <w:r w:rsidR="00C309DF" w:rsidRPr="008F145B">
              <w:t>Järvi</w:t>
            </w:r>
            <w:r w:rsidR="00224DCE" w:rsidRPr="008F145B">
              <w:t>, F Lindber</w:t>
            </w:r>
            <w:bookmarkEnd w:id="132"/>
            <w:r w:rsidR="00224DCE" w:rsidRPr="008F145B">
              <w:t>g (201</w:t>
            </w:r>
            <w:r w:rsidR="001E54EB">
              <w:t>1</w:t>
            </w:r>
            <w:r w:rsidR="00224DCE" w:rsidRPr="008F145B">
              <w:t>)</w:t>
            </w:r>
            <w:r w:rsidR="00224DCE" w:rsidRPr="008F145B">
              <w:rPr>
                <w:b/>
              </w:rPr>
              <w:t xml:space="preserve">. </w:t>
            </w:r>
            <w:r w:rsidR="00224DCE" w:rsidRPr="008F145B">
              <w:rPr>
                <w:rStyle w:val="Strong"/>
                <w:b w:val="0"/>
              </w:rPr>
              <w:t>Local-Scale Urban Meteorological Parameterization Scheme (LUMPS): longwave radiation parameterization &amp; seasonality related developments</w:t>
            </w:r>
            <w:r w:rsidR="00D26597">
              <w:rPr>
                <w:rStyle w:val="Strong"/>
                <w:b w:val="0"/>
              </w:rPr>
              <w:t>.</w:t>
            </w:r>
            <w:r w:rsidR="00224DCE" w:rsidRPr="008F145B">
              <w:t xml:space="preserve"> </w:t>
            </w:r>
            <w:r w:rsidR="00224DCE" w:rsidRPr="008F145B">
              <w:rPr>
                <w:i/>
              </w:rPr>
              <w:t>Journal of Applied Meteorology &amp; Climatology</w:t>
            </w:r>
            <w:r w:rsidR="008F145B">
              <w:rPr>
                <w:i/>
              </w:rPr>
              <w:t xml:space="preserve"> </w:t>
            </w:r>
            <w:r w:rsidR="008F145B" w:rsidRPr="00812BAC">
              <w:rPr>
                <w:bCs/>
              </w:rPr>
              <w:t>50</w:t>
            </w:r>
            <w:r w:rsidR="008F145B" w:rsidRPr="00812BAC">
              <w:t>, 185</w:t>
            </w:r>
            <w:r w:rsidR="008F145B" w:rsidRPr="00812BAC">
              <w:rPr>
                <w:b/>
              </w:rPr>
              <w:t>-</w:t>
            </w:r>
            <w:r w:rsidR="008F145B" w:rsidRPr="00812BAC">
              <w:t>202</w:t>
            </w:r>
            <w:r w:rsidR="008F145B" w:rsidRPr="001E54EB">
              <w:t>,</w:t>
            </w:r>
            <w:r w:rsidR="00224DCE" w:rsidRPr="008F145B">
              <w:t xml:space="preserve"> doi: 10.1175/2010JAMC2474.1</w:t>
            </w:r>
            <w:r w:rsidR="00224DCE" w:rsidRPr="008F145B" w:rsidDel="00CB76D1">
              <w:t xml:space="preserve"> </w:t>
            </w:r>
          </w:p>
          <w:p w14:paraId="1983324D" w14:textId="77777777" w:rsidR="00224DCE" w:rsidRPr="003625F9" w:rsidRDefault="00224DCE" w:rsidP="00224DCE">
            <w:pPr>
              <w:ind w:left="284" w:hanging="284"/>
              <w:rPr>
                <w:rFonts w:cs="Times New Roman"/>
              </w:rPr>
            </w:pPr>
            <w:bookmarkStart w:id="133" w:name="Madonald"/>
            <w:r w:rsidRPr="003625F9">
              <w:rPr>
                <w:rFonts w:cs="Times New Roman"/>
              </w:rPr>
              <w:t xml:space="preserve">MacDonald </w:t>
            </w:r>
            <w:bookmarkEnd w:id="133"/>
            <w:r w:rsidRPr="003625F9">
              <w:rPr>
                <w:rFonts w:cs="Times New Roman"/>
              </w:rPr>
              <w:t xml:space="preserve">R.W., Griffiths R.F. &amp; Hall D.J. (1998). An improved method for estimation of surface roughness of obstacle arrays. </w:t>
            </w:r>
            <w:r w:rsidRPr="003625F9">
              <w:rPr>
                <w:rFonts w:cs="Times New Roman"/>
                <w:i/>
              </w:rPr>
              <w:t>Atmos. Env.</w:t>
            </w:r>
            <w:r w:rsidRPr="003625F9">
              <w:rPr>
                <w:rFonts w:cs="Times New Roman"/>
              </w:rPr>
              <w:t xml:space="preserve"> 32, 1857-1864.</w:t>
            </w:r>
          </w:p>
          <w:p w14:paraId="592D8139" w14:textId="77777777" w:rsidR="00224DCE" w:rsidRPr="003625F9" w:rsidRDefault="00224DCE" w:rsidP="00224DCE">
            <w:pPr>
              <w:ind w:left="284" w:hanging="284"/>
              <w:rPr>
                <w:rFonts w:cs="Times New Roman"/>
              </w:rPr>
            </w:pPr>
            <w:r w:rsidRPr="003625F9">
              <w:rPr>
                <w:rFonts w:cs="Times New Roman"/>
              </w:rPr>
              <w:t xml:space="preserve">McCaughey J. H. (1985). Energy balance storage terms in a mature mized forest at Petawawa Ontario - a case study. </w:t>
            </w:r>
            <w:r w:rsidRPr="003625F9">
              <w:rPr>
                <w:rFonts w:cs="Times New Roman"/>
                <w:i/>
              </w:rPr>
              <w:t>Boundary-Layer Meteorol.</w:t>
            </w:r>
            <w:r w:rsidRPr="003625F9">
              <w:rPr>
                <w:rFonts w:cs="Times New Roman"/>
              </w:rPr>
              <w:t xml:space="preserve"> 31, 89-101.</w:t>
            </w:r>
          </w:p>
          <w:p w14:paraId="41C34BF6" w14:textId="77777777" w:rsidR="00224DCE" w:rsidRPr="003625F9" w:rsidRDefault="00224DCE" w:rsidP="00224DCE">
            <w:pPr>
              <w:ind w:left="284" w:hanging="284"/>
              <w:rPr>
                <w:rFonts w:cs="Times New Roman"/>
              </w:rPr>
            </w:pPr>
            <w:r w:rsidRPr="003625F9">
              <w:rPr>
                <w:rFonts w:cs="Times New Roman"/>
              </w:rPr>
              <w:t xml:space="preserve">Meyn S. K. (2001). </w:t>
            </w:r>
            <w:r w:rsidRPr="003625F9">
              <w:rPr>
                <w:rFonts w:cs="Times New Roman"/>
                <w:i/>
              </w:rPr>
              <w:t>Heat fluxes through roofs and their relevance to estimates of urban heat storage</w:t>
            </w:r>
            <w:r w:rsidRPr="003625F9">
              <w:rPr>
                <w:rFonts w:cs="Times New Roman"/>
              </w:rPr>
              <w:t>. M. Sc. Thesis. Department of Earth and Ocean Sciences, The University of British Columbia, Vancouver.</w:t>
            </w:r>
          </w:p>
          <w:p w14:paraId="7C45F78D" w14:textId="77777777" w:rsidR="00224DCE" w:rsidRPr="003625F9" w:rsidRDefault="00224DCE" w:rsidP="00224DCE">
            <w:pPr>
              <w:ind w:left="284" w:hanging="284"/>
              <w:rPr>
                <w:rFonts w:cs="Times New Roman"/>
              </w:rPr>
            </w:pPr>
            <w:r w:rsidRPr="003625F9">
              <w:rPr>
                <w:rFonts w:cs="Times New Roman"/>
                <w:lang w:val="fi-FI"/>
              </w:rPr>
              <w:t xml:space="preserve">Narita K., Sekine T. &amp; Tokuoka T. (1984). </w:t>
            </w:r>
            <w:r w:rsidRPr="003625F9">
              <w:rPr>
                <w:rFonts w:cs="Times New Roman"/>
              </w:rPr>
              <w:t xml:space="preserve">Thermal properties of urban surface materials – Study on heat balance at asphalt pavement. </w:t>
            </w:r>
            <w:r w:rsidRPr="003625F9">
              <w:rPr>
                <w:rFonts w:cs="Times New Roman"/>
                <w:i/>
              </w:rPr>
              <w:t>Geogr. Rev. Japan</w:t>
            </w:r>
            <w:r w:rsidRPr="003625F9">
              <w:rPr>
                <w:rFonts w:cs="Times New Roman"/>
              </w:rPr>
              <w:t xml:space="preserve"> 57, 639-651. </w:t>
            </w:r>
          </w:p>
          <w:p w14:paraId="2336DE9A" w14:textId="77777777" w:rsidR="00224DCE" w:rsidRPr="003625F9" w:rsidRDefault="00224DCE" w:rsidP="00224DCE">
            <w:pPr>
              <w:ind w:left="284" w:hanging="284"/>
              <w:rPr>
                <w:rFonts w:cs="Times New Roman"/>
              </w:rPr>
            </w:pPr>
            <w:r w:rsidRPr="003625F9">
              <w:rPr>
                <w:rFonts w:cs="Times New Roman"/>
              </w:rPr>
              <w:t xml:space="preserve">Novak M. D. (1982). </w:t>
            </w:r>
            <w:r w:rsidRPr="003625F9">
              <w:rPr>
                <w:rFonts w:cs="Times New Roman"/>
                <w:i/>
              </w:rPr>
              <w:t>The moisture and thermal regimes of a bare soil in the Lower Fraser Valley during spring</w:t>
            </w:r>
            <w:r w:rsidRPr="003625F9">
              <w:rPr>
                <w:rFonts w:cs="Times New Roman"/>
              </w:rPr>
              <w:t xml:space="preserve">. Ph.D. Thesis, The University of British Columbia, Vancouver </w:t>
            </w:r>
          </w:p>
          <w:p w14:paraId="0B066F86" w14:textId="77777777" w:rsidR="00224DCE" w:rsidRPr="003625F9" w:rsidRDefault="00224DCE" w:rsidP="00224DCE">
            <w:pPr>
              <w:ind w:left="284" w:hanging="284"/>
              <w:rPr>
                <w:rFonts w:cs="Times New Roman"/>
              </w:rPr>
            </w:pPr>
            <w:r w:rsidRPr="003625F9">
              <w:rPr>
                <w:rFonts w:cs="Times New Roman"/>
              </w:rPr>
              <w:t xml:space="preserve">Nunez M. (1974). </w:t>
            </w:r>
            <w:r w:rsidRPr="003625F9">
              <w:rPr>
                <w:rFonts w:cs="Times New Roman"/>
                <w:i/>
              </w:rPr>
              <w:t>The energy balance of an urban canyon</w:t>
            </w:r>
            <w:r w:rsidRPr="003625F9">
              <w:rPr>
                <w:rFonts w:cs="Times New Roman"/>
              </w:rPr>
              <w:t xml:space="preserve">. Ph.D. Thesis, The University of British Columbia, Vancouver </w:t>
            </w:r>
          </w:p>
          <w:p w14:paraId="10F1164A" w14:textId="77777777" w:rsidR="00224DCE" w:rsidRPr="003625F9" w:rsidRDefault="00224DCE" w:rsidP="00224DCE">
            <w:pPr>
              <w:ind w:left="284" w:hanging="284"/>
              <w:rPr>
                <w:rFonts w:cs="Times New Roman"/>
              </w:rPr>
            </w:pPr>
            <w:bookmarkStart w:id="134" w:name="OGO03"/>
            <w:r w:rsidRPr="003625F9">
              <w:rPr>
                <w:rFonts w:cs="Times New Roman"/>
              </w:rPr>
              <w:t xml:space="preserve">Offerle B., Grimmond C.S.B. &amp; Oke T.R. </w:t>
            </w:r>
            <w:bookmarkEnd w:id="134"/>
            <w:r w:rsidRPr="003625F9">
              <w:rPr>
                <w:rFonts w:cs="Times New Roman"/>
              </w:rPr>
              <w:t xml:space="preserve">(2003). Parameterization of Net All-Wave Radiation for Urban Areas. </w:t>
            </w:r>
            <w:r w:rsidRPr="003625F9">
              <w:rPr>
                <w:rFonts w:cs="Times New Roman"/>
                <w:i/>
              </w:rPr>
              <w:t>J. Appl. Meteorol.</w:t>
            </w:r>
            <w:r w:rsidRPr="003625F9">
              <w:rPr>
                <w:rFonts w:cs="Times New Roman"/>
              </w:rPr>
              <w:t xml:space="preserve"> 42, 1157-1173.</w:t>
            </w:r>
          </w:p>
          <w:p w14:paraId="0BF0C79D" w14:textId="260492FE" w:rsidR="00224DCE" w:rsidRPr="00870E7A" w:rsidRDefault="00224DCE" w:rsidP="00224DCE">
            <w:pPr>
              <w:ind w:left="284" w:hanging="284"/>
              <w:contextualSpacing/>
              <w:rPr>
                <w:rFonts w:cs="Times New Roman"/>
                <w:color w:val="000000" w:themeColor="text1"/>
                <w:sz w:val="22"/>
              </w:rPr>
            </w:pPr>
            <w:bookmarkStart w:id="135" w:name="Onomura2014"/>
            <w:r w:rsidRPr="00870E7A">
              <w:rPr>
                <w:rFonts w:cs="Times New Roman"/>
                <w:noProof/>
                <w:color w:val="000000" w:themeColor="text1"/>
                <w:szCs w:val="18"/>
              </w:rPr>
              <w:t>Onomura S</w:t>
            </w:r>
            <w:bookmarkEnd w:id="135"/>
            <w:r w:rsidRPr="00870E7A">
              <w:rPr>
                <w:rFonts w:cs="Times New Roman"/>
                <w:noProof/>
                <w:color w:val="000000" w:themeColor="text1"/>
                <w:szCs w:val="18"/>
              </w:rPr>
              <w:t xml:space="preserve">, Grimmond CSB, Lindberg F, Holmer B </w:t>
            </w:r>
            <w:r w:rsidRPr="00870E7A">
              <w:rPr>
                <w:rFonts w:cs="Times New Roman"/>
                <w:color w:val="000000" w:themeColor="text1"/>
                <w:szCs w:val="18"/>
              </w:rPr>
              <w:t>&amp;</w:t>
            </w:r>
            <w:r w:rsidRPr="00870E7A">
              <w:rPr>
                <w:rFonts w:cs="Times New Roman"/>
                <w:noProof/>
                <w:color w:val="000000" w:themeColor="text1"/>
                <w:szCs w:val="18"/>
              </w:rPr>
              <w:t xml:space="preserve"> Thorsson S (201</w:t>
            </w:r>
            <w:r w:rsidR="00870E7A" w:rsidRPr="00870E7A">
              <w:rPr>
                <w:rFonts w:cs="Times New Roman"/>
                <w:noProof/>
                <w:color w:val="000000" w:themeColor="text1"/>
                <w:szCs w:val="18"/>
              </w:rPr>
              <w:t>5</w:t>
            </w:r>
            <w:r w:rsidRPr="00870E7A">
              <w:rPr>
                <w:rFonts w:cs="Times New Roman"/>
                <w:noProof/>
                <w:color w:val="000000" w:themeColor="text1"/>
                <w:szCs w:val="18"/>
              </w:rPr>
              <w:t xml:space="preserve">). </w:t>
            </w:r>
            <w:r w:rsidR="00D53C46" w:rsidRPr="00870E7A">
              <w:rPr>
                <w:szCs w:val="18"/>
              </w:rPr>
              <w:t xml:space="preserve">Meteorological forcing data for urban outdoor thermal comfort models from a coupled convective boundary layer and surface energy balance scheme </w:t>
            </w:r>
            <w:r w:rsidR="00D53C46" w:rsidRPr="00870E7A">
              <w:rPr>
                <w:i/>
                <w:szCs w:val="18"/>
              </w:rPr>
              <w:t>Urban Climate</w:t>
            </w:r>
            <w:proofErr w:type="gramStart"/>
            <w:r w:rsidR="00870E7A" w:rsidRPr="00870E7A">
              <w:rPr>
                <w:i/>
                <w:szCs w:val="18"/>
              </w:rPr>
              <w:t>,11</w:t>
            </w:r>
            <w:proofErr w:type="gramEnd"/>
            <w:r w:rsidR="00870E7A" w:rsidRPr="00870E7A">
              <w:rPr>
                <w:i/>
                <w:szCs w:val="18"/>
              </w:rPr>
              <w:t>, 1-23</w:t>
            </w:r>
            <w:r w:rsidR="00870E7A" w:rsidRPr="00870E7A">
              <w:rPr>
                <w:rFonts w:cs="Times New Roman"/>
                <w:color w:val="000000" w:themeColor="text1"/>
                <w:sz w:val="22"/>
              </w:rPr>
              <w:t xml:space="preserve"> </w:t>
            </w:r>
            <w:r w:rsidR="000B5D03">
              <w:fldChar w:fldCharType="begin"/>
            </w:r>
            <w:r w:rsidR="000B5D03">
              <w:instrText xml:space="preserve"> HYPERLINK "http://dx.doi.org/10.1016/j.uclim.2014.11.001" \t "doilink" </w:instrText>
            </w:r>
            <w:r w:rsidR="000B5D03">
              <w:rPr>
                <w:lang w:val="fi-FI"/>
              </w:rPr>
              <w:fldChar w:fldCharType="separate"/>
            </w:r>
            <w:r w:rsidR="00870E7A" w:rsidRPr="00870E7A">
              <w:rPr>
                <w:rStyle w:val="Hyperlink"/>
                <w:rFonts w:eastAsia="Arial Unicode MS" w:cs="Arial Unicode MS"/>
                <w:color w:val="316C9D"/>
                <w:szCs w:val="20"/>
                <w:bdr w:val="none" w:sz="0" w:space="0" w:color="auto" w:frame="1"/>
                <w:shd w:val="clear" w:color="auto" w:fill="FFFFFF"/>
              </w:rPr>
              <w:t>doi:10.1016/j.uclim.2014.11.001</w:t>
            </w:r>
            <w:r w:rsidR="000B5D03">
              <w:rPr>
                <w:rStyle w:val="Hyperlink"/>
                <w:rFonts w:eastAsia="Arial Unicode MS" w:cs="Arial Unicode MS"/>
                <w:color w:val="316C9D"/>
                <w:szCs w:val="20"/>
                <w:bdr w:val="none" w:sz="0" w:space="0" w:color="auto" w:frame="1"/>
                <w:shd w:val="clear" w:color="auto" w:fill="FFFFFF"/>
              </w:rPr>
              <w:fldChar w:fldCharType="end"/>
            </w:r>
          </w:p>
          <w:p w14:paraId="6BC1082B" w14:textId="77777777" w:rsidR="005E03FE" w:rsidRPr="003625F9" w:rsidRDefault="005E03FE" w:rsidP="005E03FE">
            <w:pPr>
              <w:ind w:left="284" w:hanging="284"/>
              <w:contextualSpacing/>
              <w:rPr>
                <w:rFonts w:cs="Times New Roman"/>
                <w:color w:val="000000" w:themeColor="text1"/>
                <w:szCs w:val="40"/>
              </w:rPr>
            </w:pPr>
            <w:r w:rsidRPr="00296A09">
              <w:rPr>
                <w:rFonts w:cs="Times New Roman"/>
                <w:color w:val="000000" w:themeColor="text1"/>
                <w:szCs w:val="40"/>
              </w:rPr>
              <w:t xml:space="preserve">Reindl DT, Beckman WA, Duffie JA (1990) Diffuse fraction correlation. </w:t>
            </w:r>
            <w:r w:rsidRPr="0002406F">
              <w:rPr>
                <w:rFonts w:cs="Times New Roman"/>
                <w:i/>
                <w:color w:val="000000" w:themeColor="text1"/>
                <w:szCs w:val="40"/>
              </w:rPr>
              <w:t>Solar energy</w:t>
            </w:r>
            <w:r w:rsidRPr="00296A09">
              <w:rPr>
                <w:rFonts w:cs="Times New Roman"/>
                <w:color w:val="000000" w:themeColor="text1"/>
                <w:szCs w:val="40"/>
              </w:rPr>
              <w:t xml:space="preserve"> 45 (1):1-7</w:t>
            </w:r>
          </w:p>
          <w:p w14:paraId="2F268463" w14:textId="77777777" w:rsidR="00224DCE" w:rsidRPr="003625F9" w:rsidRDefault="00224DCE" w:rsidP="00224DCE">
            <w:pPr>
              <w:ind w:left="284" w:hanging="284"/>
              <w:rPr>
                <w:rFonts w:cs="Times New Roman"/>
              </w:rPr>
            </w:pPr>
            <w:r w:rsidRPr="003625F9">
              <w:rPr>
                <w:rFonts w:cs="Times New Roman"/>
              </w:rPr>
              <w:t xml:space="preserve">Souch C., Grimmond C. S. B. &amp; Wolfe C. (1998). Evaporation rates for wetlands with different disturbance histories: Indiana Dunes National Lakeshore. </w:t>
            </w:r>
            <w:r w:rsidRPr="003625F9">
              <w:rPr>
                <w:rFonts w:cs="Times New Roman"/>
                <w:i/>
              </w:rPr>
              <w:t xml:space="preserve">Wetlands </w:t>
            </w:r>
            <w:r w:rsidRPr="003625F9">
              <w:rPr>
                <w:rFonts w:cs="Times New Roman"/>
              </w:rPr>
              <w:t xml:space="preserve">18, 216-229. </w:t>
            </w:r>
          </w:p>
          <w:p w14:paraId="73B1A633" w14:textId="77777777" w:rsidR="00224DCE" w:rsidRPr="003625F9" w:rsidRDefault="00224DCE" w:rsidP="00224DCE">
            <w:pPr>
              <w:ind w:left="284" w:hanging="284"/>
              <w:rPr>
                <w:rFonts w:cs="Times New Roman"/>
                <w:lang w:val="sv-SE"/>
              </w:rPr>
            </w:pPr>
            <w:r w:rsidRPr="003625F9">
              <w:rPr>
                <w:rFonts w:cs="Times New Roman"/>
              </w:rPr>
              <w:t xml:space="preserve">Taesler R. (1980). </w:t>
            </w:r>
            <w:r w:rsidRPr="003625F9">
              <w:rPr>
                <w:rFonts w:cs="Times New Roman"/>
                <w:i/>
              </w:rPr>
              <w:t>Studies of the development and thermal structure of the urban boundary layer in Uppsala, Part I: Experimental program; and Part II: Data, analysis and results</w:t>
            </w:r>
            <w:r w:rsidRPr="003625F9">
              <w:rPr>
                <w:rFonts w:cs="Times New Roman"/>
              </w:rPr>
              <w:t xml:space="preserve">. </w:t>
            </w:r>
            <w:r w:rsidRPr="003625F9">
              <w:rPr>
                <w:rFonts w:cs="Times New Roman"/>
                <w:lang w:val="sv-SE"/>
              </w:rPr>
              <w:t xml:space="preserve">Report 61, Met. Instit., Uppsala University, Uppsala.  </w:t>
            </w:r>
          </w:p>
          <w:p w14:paraId="0141E360" w14:textId="77777777" w:rsidR="00224DCE" w:rsidRPr="003625F9" w:rsidRDefault="00224DCE" w:rsidP="00224DCE">
            <w:pPr>
              <w:ind w:left="284" w:hanging="284"/>
              <w:rPr>
                <w:rFonts w:cs="Times New Roman"/>
                <w:szCs w:val="20"/>
              </w:rPr>
            </w:pPr>
            <w:bookmarkStart w:id="136" w:name="VUH"/>
            <w:r w:rsidRPr="003625F9">
              <w:rPr>
                <w:rFonts w:cs="Times New Roman"/>
                <w:szCs w:val="20"/>
                <w:lang w:val="sv-SE"/>
              </w:rPr>
              <w:t xml:space="preserve">Van Ulden A.P. &amp; Holtslag A.A.M. (1985). </w:t>
            </w:r>
            <w:r w:rsidRPr="003625F9">
              <w:rPr>
                <w:rFonts w:cs="Times New Roman"/>
                <w:szCs w:val="20"/>
              </w:rPr>
              <w:t xml:space="preserve">Estimation of atmospheric boundary layer parameters for boundary layer applications. </w:t>
            </w:r>
            <w:r w:rsidRPr="003625F9">
              <w:rPr>
                <w:rFonts w:cs="Times New Roman"/>
                <w:i/>
                <w:szCs w:val="20"/>
              </w:rPr>
              <w:t>J. Clim. Appl. Meteorol.</w:t>
            </w:r>
            <w:r w:rsidRPr="003625F9">
              <w:rPr>
                <w:rFonts w:cs="Times New Roman"/>
                <w:szCs w:val="20"/>
              </w:rPr>
              <w:t xml:space="preserve"> 24, 1196-1207. </w:t>
            </w:r>
          </w:p>
          <w:p w14:paraId="57BC7C44" w14:textId="77777777" w:rsidR="00224DCE" w:rsidRPr="003625F9" w:rsidRDefault="00224DCE" w:rsidP="00224DCE">
            <w:pPr>
              <w:ind w:left="284" w:hanging="284"/>
              <w:rPr>
                <w:rFonts w:cs="Times New Roman"/>
              </w:rPr>
            </w:pPr>
            <w:bookmarkStart w:id="137" w:name="Voogt"/>
            <w:bookmarkEnd w:id="136"/>
            <w:r w:rsidRPr="003625F9">
              <w:rPr>
                <w:rFonts w:cs="Times New Roman"/>
              </w:rPr>
              <w:t xml:space="preserve">Voogt J.A &amp; Grimmond C.S.B. (2000). Modeling surface sensible heat flux using surface radiative temperatures in a simple urban terrain. </w:t>
            </w:r>
            <w:r w:rsidRPr="003625F9">
              <w:rPr>
                <w:rFonts w:cs="Times New Roman"/>
                <w:i/>
              </w:rPr>
              <w:t>J. Appl. Meteorol.</w:t>
            </w:r>
            <w:r w:rsidRPr="003625F9">
              <w:rPr>
                <w:rFonts w:cs="Times New Roman"/>
              </w:rPr>
              <w:t xml:space="preserve"> 39, 1679-1699. </w:t>
            </w:r>
          </w:p>
          <w:bookmarkEnd w:id="137"/>
          <w:p w14:paraId="74F824DA" w14:textId="77777777" w:rsidR="00224DCE" w:rsidRPr="003625F9" w:rsidRDefault="00224DCE" w:rsidP="00224DCE">
            <w:pPr>
              <w:ind w:left="284" w:hanging="284"/>
              <w:rPr>
                <w:rFonts w:cs="Times New Roman"/>
              </w:rPr>
            </w:pPr>
            <w:r w:rsidRPr="003625F9">
              <w:rPr>
                <w:rFonts w:cs="Times New Roman"/>
              </w:rPr>
              <w:t xml:space="preserve">Yap D. H. (1973). </w:t>
            </w:r>
            <w:r w:rsidRPr="003625F9">
              <w:rPr>
                <w:rFonts w:cs="Times New Roman"/>
                <w:i/>
              </w:rPr>
              <w:t>Sensible heat fluxes in and near Vancouver, BC</w:t>
            </w:r>
            <w:r w:rsidRPr="003625F9">
              <w:rPr>
                <w:rFonts w:cs="Times New Roman"/>
              </w:rPr>
              <w:t>. Ph.D. Thesis, The University of British Columbia, Vancouver.</w:t>
            </w:r>
          </w:p>
          <w:p w14:paraId="6EAAB6EE" w14:textId="77777777" w:rsidR="00224DCE" w:rsidRPr="003625F9" w:rsidRDefault="00224DCE" w:rsidP="00224DCE">
            <w:pPr>
              <w:ind w:left="284" w:hanging="284"/>
              <w:rPr>
                <w:rFonts w:cs="Times New Roman"/>
              </w:rPr>
            </w:pPr>
            <w:r w:rsidRPr="003625F9">
              <w:rPr>
                <w:rFonts w:cs="Times New Roman"/>
                <w:lang w:val="fi-FI"/>
              </w:rPr>
              <w:t xml:space="preserve">Yoshida A., Tominaga K. &amp; Watatani S. (1990). </w:t>
            </w:r>
            <w:r w:rsidRPr="003625F9">
              <w:rPr>
                <w:rStyle w:val="Strong"/>
                <w:rFonts w:cs="Times New Roman"/>
                <w:b w:val="0"/>
              </w:rPr>
              <w:t>Field measurements on energy balance of an urban canyon in the summer season</w:t>
            </w:r>
            <w:r w:rsidRPr="003625F9">
              <w:rPr>
                <w:rFonts w:cs="Times New Roman"/>
                <w:b/>
              </w:rPr>
              <w:t xml:space="preserve">. </w:t>
            </w:r>
            <w:r w:rsidRPr="003625F9">
              <w:rPr>
                <w:rStyle w:val="Strong"/>
                <w:rFonts w:cs="Times New Roman"/>
                <w:b w:val="0"/>
                <w:i/>
              </w:rPr>
              <w:t>Energy and Buildings</w:t>
            </w:r>
            <w:r w:rsidRPr="003625F9">
              <w:rPr>
                <w:rStyle w:val="Strong"/>
                <w:rFonts w:cs="Times New Roman"/>
                <w:b w:val="0"/>
              </w:rPr>
              <w:t xml:space="preserve"> 15, 417-423.</w:t>
            </w:r>
          </w:p>
          <w:p w14:paraId="2638AC7E" w14:textId="77777777" w:rsidR="00224DCE" w:rsidRDefault="00224DCE" w:rsidP="00224DCE">
            <w:pPr>
              <w:ind w:left="284" w:hanging="284"/>
            </w:pPr>
            <w:r w:rsidRPr="003625F9">
              <w:rPr>
                <w:rFonts w:cs="Times New Roman"/>
              </w:rPr>
              <w:t xml:space="preserve">Yoshida A., Tominaga K. &amp; Watatani S. (1991). Field investigation on heat transfer in an urban canyon. </w:t>
            </w:r>
            <w:r w:rsidRPr="003625F9">
              <w:rPr>
                <w:rFonts w:cs="Times New Roman"/>
                <w:i/>
              </w:rPr>
              <w:t>Heat transfer – Japanese Research</w:t>
            </w:r>
            <w:r w:rsidRPr="003625F9">
              <w:rPr>
                <w:rFonts w:cs="Times New Roman"/>
              </w:rPr>
              <w:t xml:space="preserve"> 20, 230-244</w:t>
            </w:r>
          </w:p>
        </w:tc>
      </w:tr>
    </w:tbl>
    <w:p w14:paraId="55FCF555" w14:textId="77777777" w:rsidR="00224DCE" w:rsidRPr="00224DCE" w:rsidRDefault="00224DCE" w:rsidP="00224DCE">
      <w:pPr>
        <w:rPr>
          <w:lang w:val="en-GB"/>
        </w:rPr>
      </w:pPr>
    </w:p>
    <w:p w14:paraId="645C9492" w14:textId="77777777" w:rsidR="00632B06" w:rsidRPr="001C53F7" w:rsidRDefault="00632B06" w:rsidP="00632B06">
      <w:pPr>
        <w:rPr>
          <w:lang w:val="en-GB"/>
        </w:rPr>
      </w:pPr>
    </w:p>
    <w:p w14:paraId="4EBC84F2" w14:textId="77777777" w:rsidR="00224DCE" w:rsidRDefault="00224DCE">
      <w:pPr>
        <w:spacing w:after="200" w:line="276" w:lineRule="auto"/>
        <w:rPr>
          <w:rStyle w:val="apple-style-span"/>
          <w:rFonts w:eastAsiaTheme="majorEastAsia" w:cstheme="majorBidi"/>
          <w:b/>
          <w:color w:val="365F91" w:themeColor="accent1" w:themeShade="BF"/>
          <w:sz w:val="28"/>
          <w:szCs w:val="24"/>
          <w:lang w:val="en-GB"/>
        </w:rPr>
      </w:pPr>
      <w:r>
        <w:rPr>
          <w:rStyle w:val="apple-style-span"/>
          <w:szCs w:val="24"/>
          <w:lang w:val="en-GB"/>
        </w:rPr>
        <w:br w:type="page"/>
      </w:r>
    </w:p>
    <w:p w14:paraId="314524F0" w14:textId="77777777" w:rsidR="0068701D" w:rsidRPr="001C53F7" w:rsidRDefault="0068701D" w:rsidP="00C9647A">
      <w:pPr>
        <w:pStyle w:val="Heading1"/>
        <w:numPr>
          <w:ilvl w:val="0"/>
          <w:numId w:val="0"/>
        </w:numPr>
        <w:ind w:left="432"/>
      </w:pPr>
      <w:bookmarkStart w:id="138" w:name="_Toc414112059"/>
      <w:r>
        <w:lastRenderedPageBreak/>
        <w:t>Appendix</w:t>
      </w:r>
      <w:r w:rsidR="009E45C7">
        <w:t xml:space="preserve"> A</w:t>
      </w:r>
      <w:r>
        <w:t xml:space="preserve">: Coding </w:t>
      </w:r>
      <w:r w:rsidR="00F87AE6">
        <w:t>Guidelines</w:t>
      </w:r>
      <w:bookmarkEnd w:id="138"/>
    </w:p>
    <w:p w14:paraId="44A6C9AE" w14:textId="77777777" w:rsidR="0068701D" w:rsidRPr="001C53F7" w:rsidRDefault="0068701D" w:rsidP="0068701D">
      <w:pPr>
        <w:rPr>
          <w:lang w:val="en-GB"/>
        </w:rPr>
      </w:pPr>
      <w:r w:rsidRPr="001C53F7">
        <w:rPr>
          <w:lang w:val="en-GB"/>
        </w:rPr>
        <w:t>If you are interested in contributing to the code please contact Sue Grimmond.</w:t>
      </w:r>
    </w:p>
    <w:p w14:paraId="4D93DE6B" w14:textId="77777777" w:rsidR="0068701D" w:rsidRPr="001C53F7" w:rsidRDefault="0068701D" w:rsidP="0068701D">
      <w:pPr>
        <w:rPr>
          <w:lang w:val="en-GB"/>
        </w:rPr>
      </w:pPr>
    </w:p>
    <w:p w14:paraId="3CC89047" w14:textId="77777777" w:rsidR="0068701D" w:rsidRPr="001C53F7" w:rsidRDefault="0068701D" w:rsidP="00682AA3">
      <w:pPr>
        <w:pStyle w:val="ListParagraph"/>
        <w:numPr>
          <w:ilvl w:val="0"/>
          <w:numId w:val="10"/>
        </w:numPr>
        <w:rPr>
          <w:lang w:val="en-GB"/>
        </w:rPr>
      </w:pPr>
      <w:r w:rsidRPr="001C53F7">
        <w:rPr>
          <w:lang w:val="en-GB"/>
        </w:rPr>
        <w:t>Code written in Fortran – currently Fortran 95</w:t>
      </w:r>
    </w:p>
    <w:p w14:paraId="7553D2B9" w14:textId="77777777" w:rsidR="0068701D" w:rsidRPr="001C53F7" w:rsidRDefault="0068701D" w:rsidP="00682AA3">
      <w:pPr>
        <w:pStyle w:val="ListParagraph"/>
        <w:numPr>
          <w:ilvl w:val="0"/>
          <w:numId w:val="10"/>
        </w:numPr>
        <w:rPr>
          <w:lang w:val="en-GB"/>
        </w:rPr>
      </w:pPr>
      <w:r w:rsidRPr="001C53F7">
        <w:rPr>
          <w:lang w:val="en-GB"/>
        </w:rPr>
        <w:t xml:space="preserve">Variables </w:t>
      </w:r>
    </w:p>
    <w:p w14:paraId="2BC808BB" w14:textId="77777777" w:rsidR="0068701D" w:rsidRPr="001C53F7" w:rsidRDefault="0068701D" w:rsidP="00682AA3">
      <w:pPr>
        <w:pStyle w:val="ListParagraph"/>
        <w:numPr>
          <w:ilvl w:val="1"/>
          <w:numId w:val="10"/>
        </w:numPr>
        <w:rPr>
          <w:lang w:val="en-GB"/>
        </w:rPr>
      </w:pPr>
      <w:r w:rsidRPr="001C53F7">
        <w:rPr>
          <w:lang w:val="en-GB"/>
        </w:rPr>
        <w:t>Names  should be defined at least in one place in the code – ideally when defined</w:t>
      </w:r>
    </w:p>
    <w:p w14:paraId="3403BBC9" w14:textId="77777777" w:rsidR="0068701D" w:rsidRPr="001C53F7" w:rsidRDefault="0068701D" w:rsidP="00682AA3">
      <w:pPr>
        <w:pStyle w:val="ListParagraph"/>
        <w:numPr>
          <w:ilvl w:val="1"/>
          <w:numId w:val="10"/>
        </w:numPr>
        <w:rPr>
          <w:lang w:val="en-GB"/>
        </w:rPr>
      </w:pPr>
      <w:r w:rsidRPr="001C53F7">
        <w:rPr>
          <w:lang w:val="en-GB"/>
        </w:rPr>
        <w:t xml:space="preserve">Implicit None should </w:t>
      </w:r>
      <w:r w:rsidR="00B10B46" w:rsidRPr="001C53F7">
        <w:rPr>
          <w:lang w:val="en-GB"/>
        </w:rPr>
        <w:t xml:space="preserve">be used </w:t>
      </w:r>
      <w:r w:rsidRPr="001C53F7">
        <w:rPr>
          <w:lang w:val="en-GB"/>
        </w:rPr>
        <w:t>in all subroutines</w:t>
      </w:r>
    </w:p>
    <w:p w14:paraId="0E47DD4C" w14:textId="77777777" w:rsidR="0068701D" w:rsidRPr="001C53F7" w:rsidRDefault="0068701D" w:rsidP="00682AA3">
      <w:pPr>
        <w:pStyle w:val="ListParagraph"/>
        <w:numPr>
          <w:ilvl w:val="1"/>
          <w:numId w:val="10"/>
        </w:numPr>
        <w:rPr>
          <w:lang w:val="en-GB"/>
        </w:rPr>
      </w:pPr>
      <w:r w:rsidRPr="001C53F7">
        <w:rPr>
          <w:lang w:val="en-GB"/>
        </w:rPr>
        <w:t>Variable name s</w:t>
      </w:r>
      <w:r w:rsidR="00B10B46" w:rsidRPr="001C53F7">
        <w:rPr>
          <w:lang w:val="en-GB"/>
        </w:rPr>
        <w:t xml:space="preserve">hould include units. </w:t>
      </w:r>
      <w:r w:rsidR="00F363C3">
        <w:rPr>
          <w:lang w:val="en-GB"/>
        </w:rPr>
        <w:t>e.</w:t>
      </w:r>
      <w:r w:rsidR="00F363C3" w:rsidRPr="001C53F7">
        <w:rPr>
          <w:lang w:val="en-GB"/>
        </w:rPr>
        <w:t>g</w:t>
      </w:r>
      <w:r w:rsidR="00F363C3">
        <w:rPr>
          <w:lang w:val="en-GB"/>
        </w:rPr>
        <w:t>.</w:t>
      </w:r>
      <w:r w:rsidR="00F363C3" w:rsidRPr="001C53F7">
        <w:rPr>
          <w:lang w:val="en-GB"/>
        </w:rPr>
        <w:t xml:space="preserve"> </w:t>
      </w:r>
      <w:r w:rsidR="00B10B46" w:rsidRPr="001C53F7">
        <w:rPr>
          <w:lang w:val="en-GB"/>
        </w:rPr>
        <w:t>Temp_C,</w:t>
      </w:r>
      <w:r w:rsidRPr="001C53F7">
        <w:rPr>
          <w:lang w:val="en-GB"/>
        </w:rPr>
        <w:t xml:space="preserve"> Temp_K</w:t>
      </w:r>
    </w:p>
    <w:p w14:paraId="760166D3" w14:textId="77777777" w:rsidR="0068701D" w:rsidRPr="001C53F7" w:rsidRDefault="0068701D" w:rsidP="00682AA3">
      <w:pPr>
        <w:pStyle w:val="ListParagraph"/>
        <w:numPr>
          <w:ilvl w:val="0"/>
          <w:numId w:val="10"/>
        </w:numPr>
        <w:rPr>
          <w:lang w:val="en-GB"/>
        </w:rPr>
      </w:pPr>
      <w:r w:rsidRPr="001C53F7">
        <w:rPr>
          <w:lang w:val="en-GB"/>
        </w:rPr>
        <w:t>Code should be written generally</w:t>
      </w:r>
    </w:p>
    <w:p w14:paraId="2ED2B207" w14:textId="77777777" w:rsidR="0068701D" w:rsidRPr="001C53F7" w:rsidRDefault="0068701D" w:rsidP="00682AA3">
      <w:pPr>
        <w:pStyle w:val="ListParagraph"/>
        <w:numPr>
          <w:ilvl w:val="0"/>
          <w:numId w:val="10"/>
        </w:numPr>
        <w:rPr>
          <w:lang w:val="en-GB"/>
        </w:rPr>
      </w:pPr>
      <w:r w:rsidRPr="001C53F7">
        <w:rPr>
          <w:lang w:val="en-GB"/>
        </w:rPr>
        <w:t>Data set for testing should be provided</w:t>
      </w:r>
    </w:p>
    <w:p w14:paraId="6404764E" w14:textId="77777777" w:rsidR="0068701D" w:rsidRPr="001C53F7" w:rsidRDefault="0068701D" w:rsidP="00682AA3">
      <w:pPr>
        <w:pStyle w:val="ListParagraph"/>
        <w:numPr>
          <w:ilvl w:val="0"/>
          <w:numId w:val="10"/>
        </w:numPr>
        <w:rPr>
          <w:lang w:val="en-GB"/>
        </w:rPr>
      </w:pPr>
      <w:r w:rsidRPr="001C53F7">
        <w:rPr>
          <w:lang w:val="en-GB"/>
        </w:rPr>
        <w:t>Demonstration that the model performance has improved when new code has been added or that any deterioration is warranted.</w:t>
      </w:r>
    </w:p>
    <w:p w14:paraId="1A3B7E48" w14:textId="77777777" w:rsidR="0068701D" w:rsidRPr="001C53F7" w:rsidRDefault="0068701D" w:rsidP="00682AA3">
      <w:pPr>
        <w:pStyle w:val="ListParagraph"/>
        <w:numPr>
          <w:ilvl w:val="0"/>
          <w:numId w:val="10"/>
        </w:numPr>
        <w:rPr>
          <w:lang w:val="en-GB"/>
        </w:rPr>
      </w:pPr>
      <w:r w:rsidRPr="001C53F7">
        <w:rPr>
          <w:lang w:val="en-GB"/>
        </w:rPr>
        <w:t>Additional requirements for modelling need to be indicated in the manual</w:t>
      </w:r>
    </w:p>
    <w:p w14:paraId="776851DE" w14:textId="77777777" w:rsidR="00B10B46" w:rsidRDefault="00B10B46" w:rsidP="00682AA3">
      <w:pPr>
        <w:pStyle w:val="ListParagraph"/>
        <w:numPr>
          <w:ilvl w:val="0"/>
          <w:numId w:val="10"/>
        </w:numPr>
        <w:rPr>
          <w:lang w:val="en-GB"/>
        </w:rPr>
      </w:pPr>
      <w:r w:rsidRPr="001C53F7">
        <w:rPr>
          <w:lang w:val="en-GB"/>
        </w:rPr>
        <w:t>All code should be commented in the program</w:t>
      </w:r>
      <w:r w:rsidR="00F363C3">
        <w:rPr>
          <w:lang w:val="en-GB"/>
        </w:rPr>
        <w:t xml:space="preserve"> (with initials of who made the changes – name specified somewhere and institution)</w:t>
      </w:r>
    </w:p>
    <w:p w14:paraId="781996F3" w14:textId="77777777" w:rsidR="0035616B" w:rsidRPr="001C53F7" w:rsidRDefault="0035616B" w:rsidP="00682AA3">
      <w:pPr>
        <w:pStyle w:val="ListParagraph"/>
        <w:numPr>
          <w:ilvl w:val="0"/>
          <w:numId w:val="10"/>
        </w:numPr>
        <w:rPr>
          <w:lang w:val="en-GB"/>
        </w:rPr>
      </w:pPr>
      <w:r>
        <w:rPr>
          <w:lang w:val="en-GB"/>
        </w:rPr>
        <w:t>The references used in the code and in the equations will be collected to a webpage</w:t>
      </w:r>
    </w:p>
    <w:p w14:paraId="08C0D84D" w14:textId="77777777" w:rsidR="00F87AE6" w:rsidRPr="001C53F7" w:rsidRDefault="00F87AE6" w:rsidP="00682AA3">
      <w:pPr>
        <w:pStyle w:val="ListParagraph"/>
        <w:numPr>
          <w:ilvl w:val="0"/>
          <w:numId w:val="10"/>
        </w:numPr>
        <w:rPr>
          <w:lang w:val="en-GB"/>
        </w:rPr>
      </w:pPr>
      <w:r w:rsidRPr="001C53F7">
        <w:rPr>
          <w:lang w:val="en-GB"/>
        </w:rPr>
        <w:t>Current developments that are being actively worked on</w:t>
      </w:r>
    </w:p>
    <w:p w14:paraId="6936A45D" w14:textId="77777777" w:rsidR="00F87AE6" w:rsidRPr="0012128D" w:rsidRDefault="00F87AE6" w:rsidP="00F87AE6">
      <w:pPr>
        <w:pStyle w:val="ListParagraph"/>
        <w:rPr>
          <w:b/>
          <w:lang w:val="en-GB"/>
        </w:rPr>
      </w:pPr>
    </w:p>
    <w:tbl>
      <w:tblPr>
        <w:tblStyle w:val="TableGrid"/>
        <w:tblW w:w="0" w:type="auto"/>
        <w:tblInd w:w="392" w:type="dxa"/>
        <w:tblLook w:val="04A0" w:firstRow="1" w:lastRow="0" w:firstColumn="1" w:lastColumn="0" w:noHBand="0" w:noVBand="1"/>
      </w:tblPr>
      <w:tblGrid>
        <w:gridCol w:w="3544"/>
        <w:gridCol w:w="1010"/>
        <w:gridCol w:w="3544"/>
      </w:tblGrid>
      <w:tr w:rsidR="00B10B46" w:rsidRPr="0012128D" w14:paraId="51A2C653" w14:textId="77777777" w:rsidTr="00B10B46">
        <w:tc>
          <w:tcPr>
            <w:tcW w:w="3544" w:type="dxa"/>
          </w:tcPr>
          <w:p w14:paraId="704C6BEF" w14:textId="77777777" w:rsidR="00B10B46" w:rsidRPr="0012128D" w:rsidRDefault="00B10B46" w:rsidP="00F87AE6">
            <w:pPr>
              <w:pStyle w:val="ListParagraph"/>
              <w:ind w:left="0"/>
              <w:rPr>
                <w:b/>
              </w:rPr>
            </w:pPr>
            <w:r w:rsidRPr="0012128D">
              <w:rPr>
                <w:b/>
              </w:rPr>
              <w:t>Topic</w:t>
            </w:r>
          </w:p>
        </w:tc>
        <w:tc>
          <w:tcPr>
            <w:tcW w:w="992" w:type="dxa"/>
          </w:tcPr>
          <w:p w14:paraId="3ED59C19" w14:textId="77777777" w:rsidR="00B10B46" w:rsidRPr="0012128D" w:rsidRDefault="00B10B46" w:rsidP="00F87AE6">
            <w:pPr>
              <w:pStyle w:val="ListParagraph"/>
              <w:ind w:left="0"/>
              <w:rPr>
                <w:b/>
              </w:rPr>
            </w:pPr>
            <w:r w:rsidRPr="0012128D">
              <w:rPr>
                <w:b/>
              </w:rPr>
              <w:t>Status</w:t>
            </w:r>
          </w:p>
        </w:tc>
        <w:tc>
          <w:tcPr>
            <w:tcW w:w="3544" w:type="dxa"/>
          </w:tcPr>
          <w:p w14:paraId="23D230B1" w14:textId="77777777" w:rsidR="00B10B46" w:rsidRPr="0012128D" w:rsidRDefault="00B10B46" w:rsidP="00F87AE6">
            <w:pPr>
              <w:pStyle w:val="ListParagraph"/>
              <w:ind w:left="0"/>
              <w:rPr>
                <w:b/>
              </w:rPr>
            </w:pPr>
            <w:r w:rsidRPr="0012128D">
              <w:rPr>
                <w:b/>
              </w:rPr>
              <w:t>Lead</w:t>
            </w:r>
          </w:p>
        </w:tc>
      </w:tr>
      <w:tr w:rsidR="00B10B46" w:rsidRPr="001C53F7" w14:paraId="5A36427D" w14:textId="77777777" w:rsidTr="00B10B46">
        <w:tc>
          <w:tcPr>
            <w:tcW w:w="3544" w:type="dxa"/>
          </w:tcPr>
          <w:p w14:paraId="6C9F37B0" w14:textId="77777777" w:rsidR="00B10B46" w:rsidRDefault="00B10B46" w:rsidP="00F87AE6">
            <w:pPr>
              <w:pStyle w:val="ListParagraph"/>
              <w:ind w:left="0"/>
            </w:pPr>
            <w:r w:rsidRPr="001C53F7">
              <w:t>Snow</w:t>
            </w:r>
          </w:p>
        </w:tc>
        <w:tc>
          <w:tcPr>
            <w:tcW w:w="992" w:type="dxa"/>
          </w:tcPr>
          <w:p w14:paraId="33285D77" w14:textId="77777777" w:rsidR="00B10B46" w:rsidRDefault="009E45C7" w:rsidP="00F87AE6">
            <w:pPr>
              <w:pStyle w:val="ListParagraph"/>
              <w:ind w:left="0"/>
            </w:pPr>
            <w:r>
              <w:t>Completed</w:t>
            </w:r>
          </w:p>
        </w:tc>
        <w:tc>
          <w:tcPr>
            <w:tcW w:w="3544" w:type="dxa"/>
          </w:tcPr>
          <w:p w14:paraId="2E9661E4" w14:textId="77777777" w:rsidR="00B10B46" w:rsidRPr="001C53F7" w:rsidRDefault="00B10B46" w:rsidP="00F87AE6">
            <w:pPr>
              <w:pStyle w:val="ListParagraph"/>
              <w:ind w:left="0"/>
            </w:pPr>
            <w:r w:rsidRPr="001C53F7">
              <w:t>Univ Helsinki</w:t>
            </w:r>
          </w:p>
        </w:tc>
      </w:tr>
      <w:tr w:rsidR="00B10B46" w:rsidRPr="001C53F7" w14:paraId="76D4F95C" w14:textId="77777777" w:rsidTr="00B10B46">
        <w:tc>
          <w:tcPr>
            <w:tcW w:w="3544" w:type="dxa"/>
          </w:tcPr>
          <w:p w14:paraId="6EA1AD5E" w14:textId="77777777" w:rsidR="00B10B46" w:rsidRDefault="00B10B46" w:rsidP="00F87AE6">
            <w:pPr>
              <w:pStyle w:val="ListParagraph"/>
              <w:ind w:left="0"/>
            </w:pPr>
            <w:r w:rsidRPr="001C53F7">
              <w:t>Convective boundary layer development</w:t>
            </w:r>
          </w:p>
        </w:tc>
        <w:tc>
          <w:tcPr>
            <w:tcW w:w="992" w:type="dxa"/>
          </w:tcPr>
          <w:p w14:paraId="4B84E7EF" w14:textId="77777777" w:rsidR="00B10B46" w:rsidRDefault="00B10B46" w:rsidP="00F87AE6">
            <w:pPr>
              <w:pStyle w:val="ListParagraph"/>
              <w:ind w:left="0"/>
            </w:pPr>
            <w:r w:rsidRPr="001C53F7">
              <w:t>Active</w:t>
            </w:r>
          </w:p>
        </w:tc>
        <w:tc>
          <w:tcPr>
            <w:tcW w:w="3544" w:type="dxa"/>
          </w:tcPr>
          <w:p w14:paraId="44C28E2C" w14:textId="77777777" w:rsidR="00B10B46" w:rsidRPr="001C53F7" w:rsidRDefault="00B10B46" w:rsidP="00B10B46">
            <w:pPr>
              <w:pStyle w:val="ListParagraph"/>
              <w:ind w:left="0"/>
            </w:pPr>
            <w:r w:rsidRPr="001C53F7">
              <w:t>Göteborg Univ</w:t>
            </w:r>
          </w:p>
        </w:tc>
      </w:tr>
      <w:tr w:rsidR="003B1104" w:rsidRPr="001C53F7" w14:paraId="7549A2A2" w14:textId="77777777" w:rsidTr="00B10B46">
        <w:tc>
          <w:tcPr>
            <w:tcW w:w="3544" w:type="dxa"/>
          </w:tcPr>
          <w:p w14:paraId="636F3448" w14:textId="77777777" w:rsidR="003B1104" w:rsidRPr="001C53F7" w:rsidRDefault="003B1104" w:rsidP="00F87AE6">
            <w:pPr>
              <w:pStyle w:val="ListParagraph"/>
              <w:ind w:left="0"/>
            </w:pPr>
            <w:r>
              <w:t>Mean radiant temperature model</w:t>
            </w:r>
          </w:p>
        </w:tc>
        <w:tc>
          <w:tcPr>
            <w:tcW w:w="992" w:type="dxa"/>
          </w:tcPr>
          <w:p w14:paraId="3C35A3B8" w14:textId="77777777" w:rsidR="003B1104" w:rsidRPr="001C53F7" w:rsidRDefault="003B1104" w:rsidP="00F87AE6">
            <w:pPr>
              <w:pStyle w:val="ListParagraph"/>
              <w:ind w:left="0"/>
            </w:pPr>
            <w:r>
              <w:t>Active</w:t>
            </w:r>
          </w:p>
        </w:tc>
        <w:tc>
          <w:tcPr>
            <w:tcW w:w="3544" w:type="dxa"/>
          </w:tcPr>
          <w:p w14:paraId="70D6A375" w14:textId="77777777" w:rsidR="003B1104" w:rsidRPr="001C53F7" w:rsidRDefault="003B1104" w:rsidP="00B10B46">
            <w:pPr>
              <w:pStyle w:val="ListParagraph"/>
              <w:ind w:left="0"/>
            </w:pPr>
            <w:r w:rsidRPr="001C53F7">
              <w:t>Göteborg Univ</w:t>
            </w:r>
          </w:p>
        </w:tc>
      </w:tr>
      <w:tr w:rsidR="003B1104" w:rsidRPr="001C53F7" w14:paraId="3C97F364" w14:textId="77777777" w:rsidTr="00B10B46">
        <w:tc>
          <w:tcPr>
            <w:tcW w:w="3544" w:type="dxa"/>
          </w:tcPr>
          <w:p w14:paraId="24F106AE" w14:textId="77777777" w:rsidR="003B1104" w:rsidRDefault="003B1104" w:rsidP="00F87AE6">
            <w:pPr>
              <w:pStyle w:val="ListParagraph"/>
              <w:ind w:left="0"/>
            </w:pPr>
          </w:p>
        </w:tc>
        <w:tc>
          <w:tcPr>
            <w:tcW w:w="992" w:type="dxa"/>
          </w:tcPr>
          <w:p w14:paraId="4D9A155B" w14:textId="77777777" w:rsidR="003B1104" w:rsidRDefault="003B1104" w:rsidP="00F87AE6">
            <w:pPr>
              <w:pStyle w:val="ListParagraph"/>
              <w:ind w:left="0"/>
            </w:pPr>
          </w:p>
        </w:tc>
        <w:tc>
          <w:tcPr>
            <w:tcW w:w="3544" w:type="dxa"/>
          </w:tcPr>
          <w:p w14:paraId="2B321D3A" w14:textId="77777777" w:rsidR="003B1104" w:rsidRPr="001C53F7" w:rsidRDefault="003B1104" w:rsidP="00B10B46">
            <w:pPr>
              <w:pStyle w:val="ListParagraph"/>
              <w:ind w:left="0"/>
            </w:pPr>
          </w:p>
        </w:tc>
      </w:tr>
    </w:tbl>
    <w:p w14:paraId="2C611B72" w14:textId="77777777" w:rsidR="006C48D2" w:rsidRDefault="006C48D2" w:rsidP="0078514A"/>
    <w:p w14:paraId="2466AF45" w14:textId="77777777" w:rsidR="006C48D2" w:rsidRDefault="006C48D2">
      <w:pPr>
        <w:spacing w:after="200" w:line="276" w:lineRule="auto"/>
        <w:rPr>
          <w:rFonts w:eastAsiaTheme="majorEastAsia" w:cstheme="majorBidi"/>
          <w:b/>
          <w:color w:val="365F91" w:themeColor="accent1" w:themeShade="BF"/>
          <w:sz w:val="28"/>
          <w:szCs w:val="26"/>
          <w:lang w:val="en-GB"/>
        </w:rPr>
      </w:pPr>
      <w:r>
        <w:rPr>
          <w:lang w:val="en-GB"/>
        </w:rPr>
        <w:br w:type="page"/>
      </w:r>
    </w:p>
    <w:p w14:paraId="125EAF27" w14:textId="77777777" w:rsidR="00CA0CEC" w:rsidRPr="006C48D2" w:rsidRDefault="00284088" w:rsidP="00C9647A">
      <w:pPr>
        <w:pStyle w:val="Heading1"/>
        <w:numPr>
          <w:ilvl w:val="0"/>
          <w:numId w:val="0"/>
        </w:numPr>
        <w:ind w:left="432"/>
        <w:rPr>
          <w:rStyle w:val="Strong"/>
          <w:b/>
          <w:bCs/>
        </w:rPr>
      </w:pPr>
      <w:bookmarkStart w:id="139" w:name="_Appendix_D:_Version"/>
      <w:bookmarkStart w:id="140" w:name="_Toc414112060"/>
      <w:bookmarkEnd w:id="139"/>
      <w:r>
        <w:lastRenderedPageBreak/>
        <w:t xml:space="preserve">Appendix </w:t>
      </w:r>
      <w:r w:rsidR="009E45C7">
        <w:t>B</w:t>
      </w:r>
      <w:r>
        <w:t>:</w:t>
      </w:r>
      <w:r w:rsidRPr="007F34D7">
        <w:t xml:space="preserve"> </w:t>
      </w:r>
      <w:r w:rsidR="00FD59AD">
        <w:t>Version History</w:t>
      </w:r>
      <w:bookmarkEnd w:id="140"/>
    </w:p>
    <w:tbl>
      <w:tblPr>
        <w:tblStyle w:val="GridTable2-Accent41"/>
        <w:tblW w:w="0" w:type="auto"/>
        <w:tblLook w:val="0400" w:firstRow="0" w:lastRow="0" w:firstColumn="0" w:lastColumn="0" w:noHBand="0" w:noVBand="1"/>
      </w:tblPr>
      <w:tblGrid>
        <w:gridCol w:w="9286"/>
      </w:tblGrid>
      <w:tr w:rsidR="001E7EA3" w:rsidRPr="00103F7A" w14:paraId="18C61252" w14:textId="77777777" w:rsidTr="00FD59AD">
        <w:trPr>
          <w:cnfStyle w:val="000000100000" w:firstRow="0" w:lastRow="0" w:firstColumn="0" w:lastColumn="0" w:oddVBand="0" w:evenVBand="0" w:oddHBand="1" w:evenHBand="0" w:firstRowFirstColumn="0" w:firstRowLastColumn="0" w:lastRowFirstColumn="0" w:lastRowLastColumn="0"/>
        </w:trPr>
        <w:tc>
          <w:tcPr>
            <w:tcW w:w="9266" w:type="dxa"/>
          </w:tcPr>
          <w:p w14:paraId="557230C6" w14:textId="77777777" w:rsidR="001E7EA3" w:rsidRPr="001E7EA3" w:rsidRDefault="001E7EA3" w:rsidP="005462F6">
            <w:pPr>
              <w:rPr>
                <w:b/>
              </w:rPr>
            </w:pPr>
            <w:r w:rsidRPr="001E7EA3">
              <w:rPr>
                <w:b/>
              </w:rPr>
              <w:t>New in SUEWS Version 2014b (released 8</w:t>
            </w:r>
            <w:r w:rsidR="005462F6">
              <w:rPr>
                <w:b/>
              </w:rPr>
              <w:t xml:space="preserve"> October </w:t>
            </w:r>
            <w:r w:rsidRPr="001E7EA3">
              <w:rPr>
                <w:b/>
              </w:rPr>
              <w:t>2014)</w:t>
            </w:r>
          </w:p>
        </w:tc>
      </w:tr>
      <w:tr w:rsidR="001E7EA3" w:rsidRPr="00103F7A" w14:paraId="19C8DF00" w14:textId="77777777" w:rsidTr="00FD59AD">
        <w:tc>
          <w:tcPr>
            <w:tcW w:w="9266" w:type="dxa"/>
          </w:tcPr>
          <w:p w14:paraId="01B986F8" w14:textId="77777777" w:rsidR="001E7EA3" w:rsidRPr="00530486" w:rsidRDefault="001E7EA3" w:rsidP="001E7EA3">
            <w:pPr>
              <w:rPr>
                <w:szCs w:val="20"/>
                <w:lang w:val="en-GB"/>
              </w:rPr>
            </w:pPr>
            <w:r w:rsidRPr="00530486">
              <w:rPr>
                <w:szCs w:val="20"/>
                <w:lang w:val="en-GB"/>
              </w:rPr>
              <w:t>These affect the run configuration if previously run with older versions of the model:</w:t>
            </w:r>
          </w:p>
          <w:p w14:paraId="457B8DE4" w14:textId="77777777" w:rsidR="001E7EA3" w:rsidRPr="00530486" w:rsidRDefault="001E7EA3" w:rsidP="00682AA3">
            <w:pPr>
              <w:pStyle w:val="ListParagraph"/>
              <w:numPr>
                <w:ilvl w:val="0"/>
                <w:numId w:val="29"/>
              </w:numPr>
              <w:rPr>
                <w:lang w:val="en-GB"/>
              </w:rPr>
            </w:pPr>
            <w:r w:rsidRPr="00530486">
              <w:rPr>
                <w:lang w:val="en-GB"/>
              </w:rPr>
              <w:t xml:space="preserve">New input of </w:t>
            </w:r>
            <w:r w:rsidRPr="00530486">
              <w:rPr>
                <w:u w:val="single"/>
                <w:lang w:val="en-GB"/>
              </w:rPr>
              <w:t>three</w:t>
            </w:r>
            <w:r w:rsidRPr="00530486">
              <w:rPr>
                <w:lang w:val="en-GB"/>
              </w:rPr>
              <w:t xml:space="preserve"> additional columns in the Meteorological input file (diffusive and direct solar radiation, and wind direction) </w:t>
            </w:r>
          </w:p>
          <w:p w14:paraId="2FFF4DB5" w14:textId="77777777" w:rsidR="001E7EA3" w:rsidRDefault="001E7EA3" w:rsidP="00682AA3">
            <w:pPr>
              <w:pStyle w:val="ListParagraph"/>
              <w:numPr>
                <w:ilvl w:val="0"/>
                <w:numId w:val="29"/>
              </w:numPr>
              <w:rPr>
                <w:lang w:val="en-GB"/>
              </w:rPr>
            </w:pPr>
            <w:r w:rsidRPr="00530486">
              <w:rPr>
                <w:lang w:val="en-GB"/>
              </w:rPr>
              <w:t>Change of input variables in InitialConditions.nml file. Note we now refer to CT as ET (ie. Evergreen trees rather than coniferous trees)</w:t>
            </w:r>
          </w:p>
          <w:p w14:paraId="7054D61E" w14:textId="77777777" w:rsidR="001E7EA3" w:rsidRPr="00530486" w:rsidRDefault="001E7EA3" w:rsidP="00682AA3">
            <w:pPr>
              <w:pStyle w:val="ListParagraph"/>
              <w:numPr>
                <w:ilvl w:val="0"/>
                <w:numId w:val="29"/>
              </w:numPr>
              <w:rPr>
                <w:lang w:val="en-GB"/>
              </w:rPr>
            </w:pPr>
            <w:r>
              <w:rPr>
                <w:lang w:val="en-GB"/>
              </w:rPr>
              <w:t>In GridConnectionsYYYY.txt, the site</w:t>
            </w:r>
            <w:r w:rsidR="005462F6">
              <w:rPr>
                <w:lang w:val="en-GB"/>
              </w:rPr>
              <w:t xml:space="preserve"> </w:t>
            </w:r>
            <w:r>
              <w:rPr>
                <w:lang w:val="en-GB"/>
              </w:rPr>
              <w:t xml:space="preserve">names should now be without the underscore (e.g “Sm” and not “Sm_”) </w:t>
            </w:r>
          </w:p>
          <w:p w14:paraId="01A7340A" w14:textId="77777777" w:rsidR="001E7EA3" w:rsidRPr="00530486" w:rsidRDefault="001E7EA3" w:rsidP="001E7EA3">
            <w:pPr>
              <w:rPr>
                <w:lang w:val="en-GB"/>
              </w:rPr>
            </w:pPr>
            <w:r w:rsidRPr="00530486">
              <w:rPr>
                <w:lang w:val="en-GB"/>
              </w:rPr>
              <w:t>Other issues:</w:t>
            </w:r>
          </w:p>
          <w:p w14:paraId="06840FEB" w14:textId="77777777" w:rsidR="001E7EA3" w:rsidRPr="00530486" w:rsidRDefault="001E7EA3" w:rsidP="00682AA3">
            <w:pPr>
              <w:pStyle w:val="ListParagraph"/>
              <w:numPr>
                <w:ilvl w:val="0"/>
                <w:numId w:val="29"/>
              </w:numPr>
              <w:rPr>
                <w:lang w:val="en-GB"/>
              </w:rPr>
            </w:pPr>
            <w:r w:rsidRPr="00530486">
              <w:rPr>
                <w:lang w:val="en-GB"/>
              </w:rPr>
              <w:t>Number of grid areas that can be modelled (for one grid, one year 120; for one grid two years 80)</w:t>
            </w:r>
          </w:p>
          <w:p w14:paraId="13636B43" w14:textId="77777777" w:rsidR="001E7EA3" w:rsidRPr="00530486" w:rsidRDefault="001E7EA3" w:rsidP="00682AA3">
            <w:pPr>
              <w:pStyle w:val="ListParagraph"/>
              <w:numPr>
                <w:ilvl w:val="0"/>
                <w:numId w:val="29"/>
              </w:numPr>
              <w:rPr>
                <w:lang w:val="en-GB"/>
              </w:rPr>
            </w:pPr>
            <w:r w:rsidRPr="00530486">
              <w:rPr>
                <w:lang w:val="en-GB"/>
              </w:rPr>
              <w:t>Comment about Time interval of input data</w:t>
            </w:r>
          </w:p>
          <w:p w14:paraId="6816B3D9" w14:textId="77777777" w:rsidR="001E7EA3" w:rsidRPr="00530486" w:rsidRDefault="001E7EA3" w:rsidP="00682AA3">
            <w:pPr>
              <w:pStyle w:val="ListParagraph"/>
              <w:numPr>
                <w:ilvl w:val="0"/>
                <w:numId w:val="29"/>
              </w:numPr>
              <w:rPr>
                <w:lang w:val="en-GB"/>
              </w:rPr>
            </w:pPr>
            <w:r w:rsidRPr="00530486">
              <w:rPr>
                <w:lang w:val="en-GB"/>
              </w:rPr>
              <w:t>Bug fix: Column headers corrected in 5 min file</w:t>
            </w:r>
          </w:p>
          <w:p w14:paraId="49FE89D8" w14:textId="77777777" w:rsidR="001E7EA3" w:rsidRPr="00530486" w:rsidRDefault="001E7EA3" w:rsidP="00682AA3">
            <w:pPr>
              <w:pStyle w:val="ListParagraph"/>
              <w:numPr>
                <w:ilvl w:val="0"/>
                <w:numId w:val="29"/>
              </w:numPr>
              <w:rPr>
                <w:lang w:val="en-GB"/>
              </w:rPr>
            </w:pPr>
            <w:r w:rsidRPr="00530486">
              <w:rPr>
                <w:lang w:val="en-GB"/>
              </w:rPr>
              <w:t xml:space="preserve">Bug fix: Surface state 60 min file - corrected to </w:t>
            </w:r>
            <w:r>
              <w:rPr>
                <w:lang w:val="en-GB"/>
              </w:rPr>
              <w:t>give</w:t>
            </w:r>
            <w:r w:rsidRPr="00530486">
              <w:rPr>
                <w:lang w:val="en-GB"/>
              </w:rPr>
              <w:t xml:space="preserve"> the last 5 min of the hour (rather than cumulating through the hour)</w:t>
            </w:r>
          </w:p>
          <w:p w14:paraId="44FAF2BE" w14:textId="77777777" w:rsidR="001E7EA3" w:rsidRPr="00530486" w:rsidRDefault="001E7EA3" w:rsidP="00682AA3">
            <w:pPr>
              <w:pStyle w:val="ListParagraph"/>
              <w:numPr>
                <w:ilvl w:val="0"/>
                <w:numId w:val="29"/>
              </w:numPr>
              <w:rPr>
                <w:lang w:val="en-GB"/>
              </w:rPr>
            </w:pPr>
            <w:r w:rsidRPr="00530486">
              <w:rPr>
                <w:lang w:val="en-GB"/>
              </w:rPr>
              <w:t>Bug fix: units in the Horizontal soil water transfer</w:t>
            </w:r>
          </w:p>
          <w:p w14:paraId="6A3F439B" w14:textId="77777777" w:rsidR="001E7EA3" w:rsidRDefault="001E7EA3" w:rsidP="00682AA3">
            <w:pPr>
              <w:pStyle w:val="ListParagraph"/>
              <w:numPr>
                <w:ilvl w:val="0"/>
                <w:numId w:val="29"/>
              </w:numPr>
              <w:rPr>
                <w:lang w:val="en-GB"/>
              </w:rPr>
            </w:pPr>
            <w:r>
              <w:rPr>
                <w:lang w:val="en-GB"/>
              </w:rPr>
              <w:t>ErrorHints: More have been added to the problems.txt file.</w:t>
            </w:r>
          </w:p>
          <w:p w14:paraId="18117052" w14:textId="77777777" w:rsidR="001E7EA3" w:rsidRDefault="001E7EA3" w:rsidP="00682AA3">
            <w:pPr>
              <w:pStyle w:val="ListParagraph"/>
              <w:numPr>
                <w:ilvl w:val="0"/>
                <w:numId w:val="29"/>
              </w:numPr>
              <w:rPr>
                <w:lang w:val="en-GB"/>
              </w:rPr>
            </w:pPr>
            <w:r>
              <w:rPr>
                <w:lang w:val="en-GB"/>
              </w:rPr>
              <w:t>Manual: new section on running the model appropriately</w:t>
            </w:r>
          </w:p>
          <w:p w14:paraId="700EB98D" w14:textId="77777777" w:rsidR="001E7EA3" w:rsidRPr="00DF04C8" w:rsidRDefault="001E7EA3" w:rsidP="00682AA3">
            <w:pPr>
              <w:pStyle w:val="ListParagraph"/>
              <w:numPr>
                <w:ilvl w:val="0"/>
                <w:numId w:val="29"/>
              </w:numPr>
              <w:rPr>
                <w:lang w:val="en-GB"/>
              </w:rPr>
            </w:pPr>
            <w:r>
              <w:rPr>
                <w:lang w:val="en-GB"/>
              </w:rPr>
              <w:t>Manual: notation table updated</w:t>
            </w:r>
          </w:p>
          <w:p w14:paraId="7FF14629" w14:textId="77777777" w:rsidR="001E7EA3" w:rsidRDefault="001E7EA3" w:rsidP="00682AA3">
            <w:pPr>
              <w:pStyle w:val="ListParagraph"/>
              <w:numPr>
                <w:ilvl w:val="0"/>
                <w:numId w:val="29"/>
              </w:numPr>
              <w:rPr>
                <w:lang w:val="en-GB"/>
              </w:rPr>
            </w:pPr>
            <w:r w:rsidRPr="005462F6">
              <w:rPr>
                <w:b/>
                <w:lang w:val="en-GB"/>
              </w:rPr>
              <w:t>Possibility to add snow accumulation and melt</w:t>
            </w:r>
            <w:r>
              <w:rPr>
                <w:lang w:val="en-GB"/>
              </w:rPr>
              <w:t xml:space="preserve">:  new paper </w:t>
            </w:r>
          </w:p>
          <w:p w14:paraId="661DA17B" w14:textId="77777777" w:rsidR="001E7EA3" w:rsidRPr="00BF1894" w:rsidRDefault="001E7EA3" w:rsidP="001E7EA3">
            <w:pPr>
              <w:pStyle w:val="ListParagraph"/>
              <w:ind w:left="465"/>
              <w:rPr>
                <w:b/>
                <w:lang w:val="en-GB"/>
              </w:rPr>
            </w:pPr>
            <w:r w:rsidRPr="00084246">
              <w:rPr>
                <w:color w:val="000000"/>
                <w:szCs w:val="20"/>
                <w:shd w:val="clear" w:color="auto" w:fill="FFFFFF"/>
              </w:rPr>
              <w:t>Järvi L, Grimmond CSB, Taka M, Nordbo A, Setälä H, and Strachan IB</w:t>
            </w:r>
            <w:r>
              <w:rPr>
                <w:color w:val="000000"/>
                <w:szCs w:val="20"/>
                <w:shd w:val="clear" w:color="auto" w:fill="FFFFFF"/>
              </w:rPr>
              <w:t xml:space="preserve"> 2014</w:t>
            </w:r>
            <w:r w:rsidRPr="00084246">
              <w:rPr>
                <w:color w:val="000000"/>
                <w:szCs w:val="20"/>
                <w:shd w:val="clear" w:color="auto" w:fill="FFFFFF"/>
              </w:rPr>
              <w:t xml:space="preserve">: Development of the Surface Urban Energy and Water balance Scheme (SUEWS) for cold climate cities, </w:t>
            </w:r>
            <w:r w:rsidRPr="008F145B">
              <w:rPr>
                <w:i/>
                <w:color w:val="000000"/>
                <w:szCs w:val="18"/>
                <w:shd w:val="clear" w:color="auto" w:fill="FFFFFF"/>
              </w:rPr>
              <w:t>Geosci. Model Dev</w:t>
            </w:r>
            <w:r w:rsidRPr="008F145B">
              <w:rPr>
                <w:color w:val="000000"/>
                <w:szCs w:val="18"/>
                <w:shd w:val="clear" w:color="auto" w:fill="FFFFFF"/>
              </w:rPr>
              <w:t xml:space="preserve">. </w:t>
            </w:r>
            <w:r w:rsidRPr="008F145B">
              <w:t>7, 1691-1711, doi:10.5194/gmd-7-1691-2014.</w:t>
            </w:r>
          </w:p>
        </w:tc>
      </w:tr>
      <w:tr w:rsidR="00BF1894" w:rsidRPr="00103F7A" w14:paraId="40CA33E9" w14:textId="77777777" w:rsidTr="00FD59AD">
        <w:trPr>
          <w:cnfStyle w:val="000000100000" w:firstRow="0" w:lastRow="0" w:firstColumn="0" w:lastColumn="0" w:oddVBand="0" w:evenVBand="0" w:oddHBand="1" w:evenHBand="0" w:firstRowFirstColumn="0" w:firstRowLastColumn="0" w:lastRowFirstColumn="0" w:lastRowLastColumn="0"/>
        </w:trPr>
        <w:tc>
          <w:tcPr>
            <w:tcW w:w="9266" w:type="dxa"/>
          </w:tcPr>
          <w:p w14:paraId="4A1FCB61" w14:textId="77777777" w:rsidR="00BF1894" w:rsidRPr="000C3476" w:rsidRDefault="00BF1894" w:rsidP="00BF1894">
            <w:pPr>
              <w:rPr>
                <w:b/>
                <w:lang w:val="en-GB"/>
              </w:rPr>
            </w:pPr>
            <w:r w:rsidRPr="00BF1894">
              <w:rPr>
                <w:b/>
                <w:lang w:val="en-GB"/>
              </w:rPr>
              <w:t>New in SUEWS Version 2014a.1 (released February 26, 2014)</w:t>
            </w:r>
          </w:p>
        </w:tc>
      </w:tr>
      <w:tr w:rsidR="00BF1894" w:rsidRPr="00103F7A" w14:paraId="2F1866D9" w14:textId="77777777" w:rsidTr="00FD59AD">
        <w:tc>
          <w:tcPr>
            <w:tcW w:w="9266" w:type="dxa"/>
          </w:tcPr>
          <w:p w14:paraId="28364C29" w14:textId="77777777" w:rsidR="00BF1894" w:rsidRDefault="00BF1894" w:rsidP="00682AA3">
            <w:pPr>
              <w:pStyle w:val="ListParagraph"/>
              <w:numPr>
                <w:ilvl w:val="0"/>
                <w:numId w:val="27"/>
              </w:numPr>
              <w:rPr>
                <w:lang w:val="en-GB"/>
              </w:rPr>
            </w:pPr>
            <w:r>
              <w:rPr>
                <w:lang w:val="en-GB"/>
              </w:rPr>
              <w:t>Please see the large number of changes made in the 2014a release in Appendix C</w:t>
            </w:r>
          </w:p>
          <w:p w14:paraId="4614848E" w14:textId="77777777" w:rsidR="00BF1894" w:rsidRDefault="00BF1894" w:rsidP="00682AA3">
            <w:pPr>
              <w:pStyle w:val="ListParagraph"/>
              <w:numPr>
                <w:ilvl w:val="0"/>
                <w:numId w:val="27"/>
              </w:numPr>
              <w:rPr>
                <w:lang w:val="en-GB"/>
              </w:rPr>
            </w:pPr>
            <w:r w:rsidRPr="00813FDC">
              <w:rPr>
                <w:lang w:val="en-GB"/>
              </w:rPr>
              <w:t>This is a minor change to address installing the software.</w:t>
            </w:r>
          </w:p>
          <w:p w14:paraId="1C2E1640" w14:textId="77777777" w:rsidR="00BF1894" w:rsidRPr="000C3476" w:rsidRDefault="00BF1894" w:rsidP="00682AA3">
            <w:pPr>
              <w:pStyle w:val="ListParagraph"/>
              <w:numPr>
                <w:ilvl w:val="0"/>
                <w:numId w:val="27"/>
              </w:numPr>
              <w:rPr>
                <w:b/>
                <w:lang w:val="en-GB"/>
              </w:rPr>
            </w:pPr>
            <w:r>
              <w:rPr>
                <w:lang w:val="en-GB"/>
              </w:rPr>
              <w:t>Minor updates to the manual</w:t>
            </w:r>
          </w:p>
        </w:tc>
      </w:tr>
      <w:tr w:rsidR="00C02613" w:rsidRPr="00103F7A" w14:paraId="4CEF40F6" w14:textId="77777777" w:rsidTr="00FD59AD">
        <w:trPr>
          <w:cnfStyle w:val="000000100000" w:firstRow="0" w:lastRow="0" w:firstColumn="0" w:lastColumn="0" w:oddVBand="0" w:evenVBand="0" w:oddHBand="1" w:evenHBand="0" w:firstRowFirstColumn="0" w:firstRowLastColumn="0" w:lastRowFirstColumn="0" w:lastRowLastColumn="0"/>
        </w:trPr>
        <w:tc>
          <w:tcPr>
            <w:tcW w:w="9266" w:type="dxa"/>
          </w:tcPr>
          <w:p w14:paraId="562E6541" w14:textId="77777777" w:rsidR="00C02613" w:rsidRPr="000C3476" w:rsidRDefault="00C02613" w:rsidP="000C3476">
            <w:pPr>
              <w:rPr>
                <w:b/>
                <w:lang w:val="en-GB"/>
              </w:rPr>
            </w:pPr>
            <w:r w:rsidRPr="000C3476">
              <w:rPr>
                <w:b/>
                <w:lang w:val="en-GB"/>
              </w:rPr>
              <w:t>New in SUEWS Version 2014a (released 21 Feb 2014)</w:t>
            </w:r>
          </w:p>
        </w:tc>
      </w:tr>
      <w:tr w:rsidR="00C02613" w:rsidRPr="00103F7A" w14:paraId="2C4E2E27" w14:textId="77777777" w:rsidTr="00FD59AD">
        <w:tc>
          <w:tcPr>
            <w:tcW w:w="9266" w:type="dxa"/>
          </w:tcPr>
          <w:p w14:paraId="119BE8C0" w14:textId="77777777" w:rsidR="00C02613" w:rsidRPr="00294C8A" w:rsidRDefault="00C02613" w:rsidP="00682AA3">
            <w:pPr>
              <w:pStyle w:val="ListParagraph"/>
              <w:numPr>
                <w:ilvl w:val="0"/>
                <w:numId w:val="25"/>
              </w:numPr>
              <w:rPr>
                <w:lang w:val="en-GB"/>
              </w:rPr>
            </w:pPr>
            <w:r>
              <w:rPr>
                <w:lang w:val="en-GB"/>
              </w:rPr>
              <w:t xml:space="preserve">Bug fix: </w:t>
            </w:r>
            <w:r w:rsidRPr="00294C8A">
              <w:rPr>
                <w:lang w:val="en-GB"/>
              </w:rPr>
              <w:t xml:space="preserve">External </w:t>
            </w:r>
            <w:r w:rsidRPr="00294C8A">
              <w:rPr>
                <w:b/>
                <w:lang w:val="en-GB"/>
              </w:rPr>
              <w:t>irrigation</w:t>
            </w:r>
            <w:r w:rsidRPr="00294C8A">
              <w:rPr>
                <w:lang w:val="en-GB"/>
              </w:rPr>
              <w:t xml:space="preserve"> is calculated as combined from automatic and manual irrigation and during precipitation events the manual irrigation is reduced to 60% of the calculated values. In previous version of the model, the irrigation was in all cases taken 60% of the calculated value, but now this has been fixed.</w:t>
            </w:r>
            <w:r>
              <w:rPr>
                <w:lang w:val="en-GB"/>
              </w:rPr>
              <w:t xml:space="preserve">                                 </w:t>
            </w:r>
          </w:p>
          <w:p w14:paraId="253CB6E3" w14:textId="77777777" w:rsidR="00C02613" w:rsidRPr="00294C8A" w:rsidRDefault="00C02613" w:rsidP="00682AA3">
            <w:pPr>
              <w:pStyle w:val="ListParagraph"/>
              <w:numPr>
                <w:ilvl w:val="0"/>
                <w:numId w:val="25"/>
              </w:numPr>
              <w:rPr>
                <w:lang w:val="en-GB"/>
              </w:rPr>
            </w:pPr>
            <w:r>
              <w:rPr>
                <w:lang w:val="en-GB"/>
              </w:rPr>
              <w:t xml:space="preserve">In previous versions of the model, </w:t>
            </w:r>
            <w:r w:rsidRPr="008263D0">
              <w:rPr>
                <w:b/>
                <w:lang w:val="en-GB"/>
              </w:rPr>
              <w:t>irrigation</w:t>
            </w:r>
            <w:r>
              <w:rPr>
                <w:lang w:val="en-GB"/>
              </w:rPr>
              <w:t xml:space="preserve"> was only allowed on the irrigated grass surface type. Now, irrigation is also allowed on evergreen and deciduous trees/shrubs surfaces. These are not however treated as separate surfaces, but the amount of irrigation is evenly distributed to the whole surface type in the modelled area. T</w:t>
            </w:r>
            <w:r w:rsidRPr="00294C8A">
              <w:rPr>
                <w:lang w:val="en-GB"/>
              </w:rPr>
              <w:t>he amount of water is calculated using same equation as for grass surface (equation 5 in Järvi et al. 201</w:t>
            </w:r>
            <w:r>
              <w:rPr>
                <w:lang w:val="en-GB"/>
              </w:rPr>
              <w:t>1</w:t>
            </w:r>
            <w:r w:rsidRPr="00294C8A">
              <w:rPr>
                <w:lang w:val="en-GB"/>
              </w:rPr>
              <w:t>)</w:t>
            </w:r>
            <w:r>
              <w:rPr>
                <w:lang w:val="en-GB"/>
              </w:rPr>
              <w:t>, and the fraction of irrigated trees/shrubs (relative to the area of tree/shrubs surface) is set in the gis file</w:t>
            </w:r>
            <w:r w:rsidRPr="00294C8A">
              <w:rPr>
                <w:lang w:val="en-GB"/>
              </w:rPr>
              <w:t xml:space="preserve"> </w:t>
            </w:r>
            <w:r>
              <w:rPr>
                <w:lang w:val="en-GB"/>
              </w:rPr>
              <w:t xml:space="preserve"> (See </w:t>
            </w:r>
            <w:r w:rsidRPr="003A0EA2">
              <w:rPr>
                <w:b/>
                <w:lang w:val="en-GB"/>
              </w:rPr>
              <w:t xml:space="preserve">Table 4.11: </w:t>
            </w:r>
            <w:r w:rsidRPr="003A0EA2">
              <w:rPr>
                <w:b/>
                <w:i/>
                <w:lang w:val="en-GB"/>
              </w:rPr>
              <w:t>SSss_YYYY</w:t>
            </w:r>
            <w:r w:rsidRPr="003A0EA2">
              <w:rPr>
                <w:b/>
                <w:lang w:val="en-GB"/>
              </w:rPr>
              <w:t>.gis</w:t>
            </w:r>
            <w:r>
              <w:rPr>
                <w:lang w:val="en-GB"/>
              </w:rPr>
              <w:t>)</w:t>
            </w:r>
            <w:r w:rsidRPr="00294C8A">
              <w:rPr>
                <w:lang w:val="en-GB"/>
              </w:rPr>
              <w:t xml:space="preserve"> </w:t>
            </w:r>
          </w:p>
          <w:p w14:paraId="2540F197" w14:textId="77777777" w:rsidR="00C02613" w:rsidRDefault="00C02613" w:rsidP="00682AA3">
            <w:pPr>
              <w:pStyle w:val="ListParagraph"/>
              <w:numPr>
                <w:ilvl w:val="0"/>
                <w:numId w:val="25"/>
              </w:numPr>
              <w:rPr>
                <w:lang w:val="en-GB"/>
              </w:rPr>
            </w:pPr>
            <w:r w:rsidRPr="00294C8A">
              <w:rPr>
                <w:lang w:val="en-GB"/>
              </w:rPr>
              <w:t>In the current version of the model, the user is able to adjust the leaf-on and leaf-off lengths in the Function</w:t>
            </w:r>
            <w:r>
              <w:rPr>
                <w:lang w:val="en-GB"/>
              </w:rPr>
              <w:t>al</w:t>
            </w:r>
            <w:r w:rsidRPr="00294C8A">
              <w:rPr>
                <w:lang w:val="en-GB"/>
              </w:rPr>
              <w:t xml:space="preserve">Types. </w:t>
            </w:r>
            <w:proofErr w:type="gramStart"/>
            <w:r w:rsidRPr="00294C8A">
              <w:rPr>
                <w:lang w:val="en-GB"/>
              </w:rPr>
              <w:t>nml</w:t>
            </w:r>
            <w:proofErr w:type="gramEnd"/>
            <w:r w:rsidRPr="00294C8A">
              <w:rPr>
                <w:lang w:val="en-GB"/>
              </w:rPr>
              <w:t xml:space="preserve"> file. In addition, user can choose whether to use temperature dependent functions or combination of temperature and day length (advised to be used at high-latitudes)  </w:t>
            </w:r>
          </w:p>
          <w:p w14:paraId="47810080" w14:textId="77777777" w:rsidR="00C02613" w:rsidRDefault="00C02613" w:rsidP="00682AA3">
            <w:pPr>
              <w:pStyle w:val="ListParagraph"/>
              <w:numPr>
                <w:ilvl w:val="0"/>
                <w:numId w:val="25"/>
              </w:numPr>
              <w:rPr>
                <w:lang w:val="en-GB"/>
              </w:rPr>
            </w:pPr>
            <w:r>
              <w:rPr>
                <w:lang w:val="en-GB"/>
              </w:rPr>
              <w:t xml:space="preserve">In the gis-file, there is a new variable </w:t>
            </w:r>
            <w:r w:rsidRPr="00F02B5A">
              <w:rPr>
                <w:b/>
                <w:u w:val="single"/>
                <w:lang w:val="en-GB"/>
              </w:rPr>
              <w:t>Alt</w:t>
            </w:r>
            <w:r>
              <w:rPr>
                <w:lang w:val="en-GB"/>
              </w:rPr>
              <w:t xml:space="preserve"> that is the area </w:t>
            </w:r>
            <w:r w:rsidRPr="008263D0">
              <w:rPr>
                <w:color w:val="FF0000"/>
                <w:lang w:val="en-GB"/>
              </w:rPr>
              <w:t xml:space="preserve">altitude </w:t>
            </w:r>
            <w:r>
              <w:rPr>
                <w:lang w:val="en-GB"/>
              </w:rPr>
              <w:t xml:space="preserve">above sea level. If not known exactly use an approximate value. </w:t>
            </w:r>
          </w:p>
          <w:p w14:paraId="3AFD15C0" w14:textId="77777777" w:rsidR="00C02613" w:rsidRPr="00F02B5A" w:rsidRDefault="00C02613" w:rsidP="00682AA3">
            <w:pPr>
              <w:pStyle w:val="ListParagraph"/>
              <w:numPr>
                <w:ilvl w:val="0"/>
                <w:numId w:val="25"/>
              </w:numPr>
              <w:rPr>
                <w:lang w:val="en-GB"/>
              </w:rPr>
            </w:pPr>
            <w:r w:rsidRPr="00F02B5A">
              <w:rPr>
                <w:lang w:val="en-GB"/>
              </w:rPr>
              <w:t>Snow removal profile has been added to the HourlyProfile</w:t>
            </w:r>
            <w:r w:rsidRPr="00F02B5A">
              <w:rPr>
                <w:i/>
                <w:lang w:val="en-GB"/>
              </w:rPr>
              <w:t>SSss</w:t>
            </w:r>
            <w:r w:rsidRPr="00F02B5A">
              <w:rPr>
                <w:lang w:val="en-GB"/>
              </w:rPr>
              <w:t>_</w:t>
            </w:r>
            <w:r w:rsidRPr="00F02B5A">
              <w:rPr>
                <w:i/>
                <w:lang w:val="en-GB"/>
              </w:rPr>
              <w:t>YYYY</w:t>
            </w:r>
            <w:r w:rsidRPr="00F02B5A">
              <w:rPr>
                <w:lang w:val="en-GB"/>
              </w:rPr>
              <w:t>.txt. Not yet used!</w:t>
            </w:r>
          </w:p>
          <w:p w14:paraId="1A384C21" w14:textId="77777777" w:rsidR="00C02613" w:rsidRDefault="00C02613" w:rsidP="00682AA3">
            <w:pPr>
              <w:pStyle w:val="ListParagraph"/>
              <w:numPr>
                <w:ilvl w:val="0"/>
                <w:numId w:val="25"/>
              </w:numPr>
              <w:rPr>
                <w:lang w:val="en-GB"/>
              </w:rPr>
            </w:pPr>
            <w:r w:rsidRPr="008263D0">
              <w:rPr>
                <w:color w:val="FF0000"/>
                <w:lang w:val="en-GB"/>
              </w:rPr>
              <w:t xml:space="preserve">Model time interval </w:t>
            </w:r>
            <w:r w:rsidRPr="00F02B5A">
              <w:rPr>
                <w:lang w:val="en-GB"/>
              </w:rPr>
              <w:t>has been changed from minutes to seconds. Preferred interval is 3600 seconds (1 hour)</w:t>
            </w:r>
          </w:p>
          <w:p w14:paraId="7CCD5E9C" w14:textId="77777777" w:rsidR="00C02613" w:rsidRPr="003B1104" w:rsidRDefault="00C02613" w:rsidP="00682AA3">
            <w:pPr>
              <w:pStyle w:val="ListParagraph"/>
              <w:numPr>
                <w:ilvl w:val="0"/>
                <w:numId w:val="25"/>
              </w:numPr>
              <w:rPr>
                <w:lang w:val="en-GB"/>
              </w:rPr>
            </w:pPr>
            <w:r>
              <w:rPr>
                <w:color w:val="FF0000"/>
                <w:lang w:val="en-GB"/>
              </w:rPr>
              <w:t>Manual correction: input variable Soil moisture said soil moisture deficit in the manual – word removed</w:t>
            </w:r>
          </w:p>
          <w:p w14:paraId="6DB37198" w14:textId="77777777" w:rsidR="00C02613" w:rsidRPr="003B1104" w:rsidRDefault="00C02613" w:rsidP="00682AA3">
            <w:pPr>
              <w:pStyle w:val="ListParagraph"/>
              <w:numPr>
                <w:ilvl w:val="0"/>
                <w:numId w:val="25"/>
              </w:numPr>
              <w:rPr>
                <w:lang w:val="en-GB"/>
              </w:rPr>
            </w:pPr>
            <w:r w:rsidRPr="003B1104">
              <w:rPr>
                <w:lang w:val="en-GB"/>
              </w:rPr>
              <w:t>Multiple compiled versions of SUEWS released. There are now users in Apple, Linux and Windows environments. So we will now release compiled versions for more operating systems (section 3).</w:t>
            </w:r>
          </w:p>
          <w:p w14:paraId="1819B5DA" w14:textId="77777777" w:rsidR="00C02613" w:rsidRPr="002645E3" w:rsidRDefault="00C02613" w:rsidP="00682AA3">
            <w:pPr>
              <w:pStyle w:val="ListParagraph"/>
              <w:numPr>
                <w:ilvl w:val="0"/>
                <w:numId w:val="25"/>
              </w:numPr>
              <w:rPr>
                <w:lang w:val="en-GB"/>
              </w:rPr>
            </w:pPr>
            <w:r>
              <w:rPr>
                <w:color w:val="FF0000"/>
                <w:lang w:val="en-GB"/>
              </w:rPr>
              <w:t>There are some changes in the output file columns so please, check the respective table of each used output file.</w:t>
            </w:r>
          </w:p>
          <w:p w14:paraId="2D6239BF" w14:textId="77777777" w:rsidR="00C02613" w:rsidRPr="00875A22" w:rsidRDefault="00C02613" w:rsidP="00682AA3">
            <w:pPr>
              <w:pStyle w:val="ListParagraph"/>
              <w:numPr>
                <w:ilvl w:val="0"/>
                <w:numId w:val="25"/>
              </w:numPr>
              <w:rPr>
                <w:lang w:val="en-GB"/>
              </w:rPr>
            </w:pPr>
            <w:r>
              <w:rPr>
                <w:lang w:val="en-GB"/>
              </w:rPr>
              <w:t>Bug fix: with very small amount of vegetation in an area – impacted Phenology for LUMPS</w:t>
            </w:r>
          </w:p>
        </w:tc>
      </w:tr>
      <w:tr w:rsidR="00FD59AD" w:rsidRPr="00103F7A" w14:paraId="08574087" w14:textId="77777777" w:rsidTr="00FD59AD">
        <w:trPr>
          <w:cnfStyle w:val="000000100000" w:firstRow="0" w:lastRow="0" w:firstColumn="0" w:lastColumn="0" w:oddVBand="0" w:evenVBand="0" w:oddHBand="1" w:evenHBand="0" w:firstRowFirstColumn="0" w:firstRowLastColumn="0" w:lastRowFirstColumn="0" w:lastRowLastColumn="0"/>
        </w:trPr>
        <w:tc>
          <w:tcPr>
            <w:tcW w:w="9266" w:type="dxa"/>
          </w:tcPr>
          <w:p w14:paraId="4E4D58DF" w14:textId="77777777" w:rsidR="00FD59AD" w:rsidRPr="000C3476" w:rsidRDefault="00FD59AD" w:rsidP="000C3476">
            <w:pPr>
              <w:rPr>
                <w:b/>
                <w:lang w:val="en-GB"/>
              </w:rPr>
            </w:pPr>
            <w:r w:rsidRPr="000C3476">
              <w:rPr>
                <w:b/>
                <w:lang w:val="en-GB"/>
              </w:rPr>
              <w:t>New in SUEWS Version 2013a</w:t>
            </w:r>
          </w:p>
        </w:tc>
      </w:tr>
      <w:tr w:rsidR="00FD59AD" w:rsidRPr="00103F7A" w14:paraId="4203E11A" w14:textId="77777777" w:rsidTr="00FD59AD">
        <w:tc>
          <w:tcPr>
            <w:tcW w:w="9266" w:type="dxa"/>
          </w:tcPr>
          <w:p w14:paraId="16532288" w14:textId="77777777" w:rsidR="00FD59AD" w:rsidRPr="000C3476" w:rsidRDefault="00FD59AD" w:rsidP="00682AA3">
            <w:pPr>
              <w:pStyle w:val="ListParagraph"/>
              <w:numPr>
                <w:ilvl w:val="0"/>
                <w:numId w:val="24"/>
              </w:numPr>
              <w:rPr>
                <w:sz w:val="18"/>
                <w:lang w:val="en-GB"/>
              </w:rPr>
            </w:pPr>
            <w:r w:rsidRPr="000C3476">
              <w:rPr>
                <w:sz w:val="18"/>
                <w:lang w:val="en-GB"/>
              </w:rPr>
              <w:t>Radiation selection bug fixed</w:t>
            </w:r>
          </w:p>
          <w:p w14:paraId="0E608AAF" w14:textId="77777777" w:rsidR="00FD59AD" w:rsidRPr="000C3476" w:rsidRDefault="00FD59AD" w:rsidP="00682AA3">
            <w:pPr>
              <w:pStyle w:val="ListParagraph"/>
              <w:numPr>
                <w:ilvl w:val="0"/>
                <w:numId w:val="24"/>
              </w:numPr>
              <w:rPr>
                <w:sz w:val="18"/>
                <w:lang w:val="en-GB"/>
              </w:rPr>
            </w:pPr>
            <w:r w:rsidRPr="000C3476">
              <w:rPr>
                <w:sz w:val="18"/>
                <w:lang w:val="en-GB"/>
              </w:rPr>
              <w:t>Aerodynamic resistance – when very low  - no longer reverts to neutral (which caused a large jump) – but stays low</w:t>
            </w:r>
          </w:p>
          <w:p w14:paraId="28B515CC" w14:textId="77777777" w:rsidR="00FD59AD" w:rsidRPr="000C3476" w:rsidRDefault="00FD59AD" w:rsidP="00682AA3">
            <w:pPr>
              <w:pStyle w:val="ListParagraph"/>
              <w:numPr>
                <w:ilvl w:val="0"/>
                <w:numId w:val="24"/>
              </w:numPr>
              <w:rPr>
                <w:sz w:val="18"/>
                <w:lang w:val="en-GB"/>
              </w:rPr>
            </w:pPr>
            <w:r w:rsidRPr="000C3476">
              <w:rPr>
                <w:sz w:val="18"/>
                <w:lang w:val="en-GB"/>
              </w:rPr>
              <w:t>Irrigation day of week fixed</w:t>
            </w:r>
          </w:p>
          <w:p w14:paraId="4611EBC1" w14:textId="77777777" w:rsidR="00FD59AD" w:rsidRPr="000C3476" w:rsidRDefault="00FD59AD" w:rsidP="00682AA3">
            <w:pPr>
              <w:pStyle w:val="ListParagraph"/>
              <w:numPr>
                <w:ilvl w:val="0"/>
                <w:numId w:val="24"/>
              </w:numPr>
              <w:rPr>
                <w:sz w:val="18"/>
                <w:lang w:val="en-GB"/>
              </w:rPr>
            </w:pPr>
            <w:r w:rsidRPr="000C3476">
              <w:rPr>
                <w:sz w:val="18"/>
                <w:lang w:val="en-GB"/>
              </w:rPr>
              <w:t xml:space="preserve">New error messages </w:t>
            </w:r>
          </w:p>
          <w:p w14:paraId="388E313E" w14:textId="77777777" w:rsidR="00FD59AD" w:rsidRPr="00875A22" w:rsidRDefault="00FD59AD" w:rsidP="00FD59AD">
            <w:pPr>
              <w:rPr>
                <w:b/>
                <w:lang w:val="en-GB"/>
              </w:rPr>
            </w:pPr>
            <w:r w:rsidRPr="000C3476">
              <w:rPr>
                <w:sz w:val="18"/>
                <w:lang w:val="en-GB"/>
              </w:rPr>
              <w:t>5 min file – now includes a decimal time column – see Section 5.4 – Table 5.3</w:t>
            </w:r>
          </w:p>
        </w:tc>
      </w:tr>
      <w:tr w:rsidR="00FD59AD" w:rsidRPr="00103F7A" w14:paraId="7FD1F59E" w14:textId="77777777" w:rsidTr="00FD59AD">
        <w:trPr>
          <w:cnfStyle w:val="000000100000" w:firstRow="0" w:lastRow="0" w:firstColumn="0" w:lastColumn="0" w:oddVBand="0" w:evenVBand="0" w:oddHBand="1" w:evenHBand="0" w:firstRowFirstColumn="0" w:firstRowLastColumn="0" w:lastRowFirstColumn="0" w:lastRowLastColumn="0"/>
        </w:trPr>
        <w:tc>
          <w:tcPr>
            <w:tcW w:w="9266" w:type="dxa"/>
          </w:tcPr>
          <w:p w14:paraId="29DF8A86" w14:textId="77777777" w:rsidR="00FD59AD" w:rsidRPr="000C3476" w:rsidRDefault="00FD59AD" w:rsidP="000C3476">
            <w:pPr>
              <w:rPr>
                <w:b/>
                <w:lang w:val="en-GB"/>
              </w:rPr>
            </w:pPr>
            <w:r w:rsidRPr="000C3476">
              <w:rPr>
                <w:b/>
                <w:lang w:val="en-GB"/>
              </w:rPr>
              <w:t>New in SUEWS Version 2012b</w:t>
            </w:r>
          </w:p>
        </w:tc>
      </w:tr>
      <w:tr w:rsidR="00FD59AD" w:rsidRPr="00103F7A" w14:paraId="6AB05D23" w14:textId="77777777" w:rsidTr="00FD59AD">
        <w:tc>
          <w:tcPr>
            <w:tcW w:w="9266" w:type="dxa"/>
          </w:tcPr>
          <w:p w14:paraId="34C89E6B" w14:textId="77777777" w:rsidR="00FD59AD" w:rsidRPr="000C3476" w:rsidRDefault="00FD59AD" w:rsidP="00682AA3">
            <w:pPr>
              <w:pStyle w:val="ListParagraph"/>
              <w:numPr>
                <w:ilvl w:val="0"/>
                <w:numId w:val="20"/>
              </w:numPr>
              <w:rPr>
                <w:sz w:val="18"/>
                <w:lang w:val="en-GB"/>
              </w:rPr>
            </w:pPr>
            <w:r w:rsidRPr="000C3476">
              <w:rPr>
                <w:sz w:val="18"/>
                <w:lang w:val="en-GB"/>
              </w:rPr>
              <w:t>Error message generated if all the data are not available for the surface resistance calculations</w:t>
            </w:r>
          </w:p>
          <w:p w14:paraId="0F7237A1" w14:textId="77777777" w:rsidR="00FD59AD" w:rsidRPr="000C3476" w:rsidRDefault="00FD59AD" w:rsidP="00682AA3">
            <w:pPr>
              <w:pStyle w:val="ListParagraph"/>
              <w:numPr>
                <w:ilvl w:val="0"/>
                <w:numId w:val="20"/>
              </w:numPr>
              <w:rPr>
                <w:sz w:val="18"/>
                <w:lang w:val="en-GB"/>
              </w:rPr>
            </w:pPr>
            <w:r w:rsidRPr="000C3476">
              <w:rPr>
                <w:sz w:val="18"/>
                <w:lang w:val="en-GB"/>
              </w:rPr>
              <w:t>Error message generated if wind data are below zero plane displacement height.</w:t>
            </w:r>
          </w:p>
          <w:p w14:paraId="2BCCDD47" w14:textId="77777777" w:rsidR="00FD59AD" w:rsidRPr="000C3476" w:rsidRDefault="00FD59AD" w:rsidP="00682AA3">
            <w:pPr>
              <w:pStyle w:val="ListParagraph"/>
              <w:numPr>
                <w:ilvl w:val="0"/>
                <w:numId w:val="20"/>
              </w:numPr>
              <w:rPr>
                <w:sz w:val="18"/>
                <w:lang w:val="en-GB"/>
              </w:rPr>
            </w:pPr>
            <w:r w:rsidRPr="000C3476">
              <w:rPr>
                <w:sz w:val="18"/>
                <w:lang w:val="en-GB"/>
              </w:rPr>
              <w:t>All error messages now written to ‘Problem.txt’ rather than embedded in an ErrorFile. Note some errors will be written and the program will continue others will stop the program.</w:t>
            </w:r>
          </w:p>
          <w:p w14:paraId="6D51B2B3" w14:textId="77777777" w:rsidR="00FD59AD" w:rsidRPr="000C3476" w:rsidRDefault="00FD59AD" w:rsidP="00682AA3">
            <w:pPr>
              <w:pStyle w:val="ListParagraph"/>
              <w:widowControl w:val="0"/>
              <w:numPr>
                <w:ilvl w:val="0"/>
                <w:numId w:val="20"/>
              </w:numPr>
              <w:rPr>
                <w:sz w:val="18"/>
                <w:lang w:val="en-GB"/>
              </w:rPr>
            </w:pPr>
            <w:r w:rsidRPr="000C3476">
              <w:rPr>
                <w:sz w:val="18"/>
                <w:lang w:val="en-GB"/>
              </w:rPr>
              <w:t>Default variables removed (see below). Model will stop if any data are problematic. File should be checked to ensure that reasonable data are being used. If an error occurs when there should not be one let us know as it may mean we have made the limits too restrictive.</w:t>
            </w:r>
          </w:p>
          <w:tbl>
            <w:tblPr>
              <w:tblStyle w:val="MediumGrid1-Accent2"/>
              <w:tblW w:w="0" w:type="auto"/>
              <w:tblLook w:val="04A0" w:firstRow="1" w:lastRow="0" w:firstColumn="1" w:lastColumn="0" w:noHBand="0" w:noVBand="1"/>
            </w:tblPr>
            <w:tblGrid>
              <w:gridCol w:w="3085"/>
              <w:gridCol w:w="5954"/>
            </w:tblGrid>
            <w:tr w:rsidR="00FD59AD" w14:paraId="3E2F56E7" w14:textId="77777777" w:rsidTr="00665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24168EC" w14:textId="77777777" w:rsidR="00FD59AD" w:rsidRPr="000C3476" w:rsidRDefault="00FD59AD" w:rsidP="00FD59AD">
                  <w:pPr>
                    <w:rPr>
                      <w:rFonts w:cstheme="minorHAnsi"/>
                      <w:b w:val="0"/>
                      <w:sz w:val="18"/>
                      <w:szCs w:val="18"/>
                      <w:lang w:val="en-GB"/>
                    </w:rPr>
                  </w:pPr>
                  <w:r w:rsidRPr="000C3476">
                    <w:rPr>
                      <w:rFonts w:cstheme="minorHAnsi"/>
                      <w:b w:val="0"/>
                      <w:sz w:val="18"/>
                      <w:szCs w:val="18"/>
                    </w:rPr>
                    <w:t>Contents no longer used</w:t>
                  </w:r>
                </w:p>
              </w:tc>
              <w:tc>
                <w:tcPr>
                  <w:tcW w:w="5954" w:type="dxa"/>
                </w:tcPr>
                <w:p w14:paraId="52631527" w14:textId="77777777" w:rsidR="00FD59AD" w:rsidRPr="000C3476" w:rsidRDefault="00FD59AD" w:rsidP="00FD59AD">
                  <w:pPr>
                    <w:ind w:left="34"/>
                    <w:cnfStyle w:val="100000000000" w:firstRow="1" w:lastRow="0" w:firstColumn="0" w:lastColumn="0" w:oddVBand="0" w:evenVBand="0" w:oddHBand="0" w:evenHBand="0" w:firstRowFirstColumn="0" w:firstRowLastColumn="0" w:lastRowFirstColumn="0" w:lastRowLastColumn="0"/>
                    <w:rPr>
                      <w:sz w:val="18"/>
                      <w:szCs w:val="18"/>
                    </w:rPr>
                  </w:pPr>
                  <w:r w:rsidRPr="000C3476">
                    <w:rPr>
                      <w:sz w:val="18"/>
                      <w:szCs w:val="18"/>
                    </w:rPr>
                    <w:t>File</w:t>
                  </w:r>
                </w:p>
              </w:tc>
            </w:tr>
            <w:tr w:rsidR="00FD59AD" w:rsidRPr="00103F7A" w14:paraId="31BE9560" w14:textId="77777777" w:rsidTr="00665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925BEAD" w14:textId="77777777" w:rsidR="00FD59AD" w:rsidRPr="000C3476" w:rsidRDefault="00FD59AD" w:rsidP="00FD59AD">
                  <w:pPr>
                    <w:rPr>
                      <w:rFonts w:ascii="Courier (W1)" w:hAnsi="Courier (W1)"/>
                      <w:b w:val="0"/>
                      <w:sz w:val="18"/>
                      <w:szCs w:val="18"/>
                      <w:lang w:val="sv-SE"/>
                    </w:rPr>
                  </w:pPr>
                  <w:r w:rsidRPr="000C3476">
                    <w:rPr>
                      <w:rFonts w:ascii="Courier (W1)" w:hAnsi="Courier (W1)"/>
                      <w:b w:val="0"/>
                      <w:sz w:val="18"/>
                      <w:szCs w:val="18"/>
                      <w:lang w:val="sv-SE"/>
                    </w:rPr>
                    <w:lastRenderedPageBreak/>
                    <w:t>defaultFcld=0.1</w:t>
                  </w:r>
                </w:p>
                <w:p w14:paraId="7810B5C1" w14:textId="77777777" w:rsidR="00FD59AD" w:rsidRPr="000C3476" w:rsidRDefault="00FD59AD" w:rsidP="00FD59AD">
                  <w:pPr>
                    <w:rPr>
                      <w:rFonts w:ascii="Courier (W1)" w:hAnsi="Courier (W1)"/>
                      <w:b w:val="0"/>
                      <w:sz w:val="18"/>
                      <w:szCs w:val="18"/>
                      <w:lang w:val="sv-SE"/>
                    </w:rPr>
                  </w:pPr>
                  <w:r w:rsidRPr="000C3476">
                    <w:rPr>
                      <w:rFonts w:ascii="Courier (W1)" w:hAnsi="Courier (W1)"/>
                      <w:b w:val="0"/>
                      <w:sz w:val="18"/>
                      <w:szCs w:val="18"/>
                      <w:lang w:val="sv-SE"/>
                    </w:rPr>
                    <w:t>defaultPres=1013</w:t>
                  </w:r>
                </w:p>
                <w:p w14:paraId="3419B52F" w14:textId="77777777" w:rsidR="00FD59AD" w:rsidRPr="000C3476" w:rsidRDefault="00FD59AD" w:rsidP="00FD59AD">
                  <w:pPr>
                    <w:rPr>
                      <w:rFonts w:ascii="Courier (W1)" w:hAnsi="Courier (W1)"/>
                      <w:b w:val="0"/>
                      <w:sz w:val="18"/>
                      <w:szCs w:val="18"/>
                      <w:lang w:val="sv-SE"/>
                    </w:rPr>
                  </w:pPr>
                  <w:r w:rsidRPr="000C3476">
                    <w:rPr>
                      <w:rFonts w:ascii="Courier (W1)" w:hAnsi="Courier (W1)"/>
                      <w:b w:val="0"/>
                      <w:sz w:val="18"/>
                      <w:szCs w:val="18"/>
                      <w:lang w:val="sv-SE"/>
                    </w:rPr>
                    <w:t>defaultRH=50</w:t>
                  </w:r>
                </w:p>
                <w:p w14:paraId="5948A084" w14:textId="77777777" w:rsidR="00FD59AD" w:rsidRPr="000C3476" w:rsidRDefault="00FD59AD" w:rsidP="00FD59AD">
                  <w:pPr>
                    <w:rPr>
                      <w:rFonts w:ascii="Courier (W1)" w:hAnsi="Courier (W1)"/>
                      <w:b w:val="0"/>
                      <w:sz w:val="18"/>
                      <w:szCs w:val="18"/>
                      <w:lang w:val="sv-SE"/>
                    </w:rPr>
                  </w:pPr>
                  <w:r w:rsidRPr="000C3476">
                    <w:rPr>
                      <w:rFonts w:ascii="Courier (W1)" w:hAnsi="Courier (W1)"/>
                      <w:b w:val="0"/>
                      <w:sz w:val="18"/>
                      <w:szCs w:val="18"/>
                      <w:lang w:val="sv-SE"/>
                    </w:rPr>
                    <w:t>defaultT=10</w:t>
                  </w:r>
                </w:p>
                <w:p w14:paraId="5242DCFE" w14:textId="77777777" w:rsidR="00FD59AD" w:rsidRPr="000C3476" w:rsidRDefault="00FD59AD" w:rsidP="00FD59AD">
                  <w:pPr>
                    <w:rPr>
                      <w:rFonts w:ascii="Courier (W1)" w:hAnsi="Courier (W1)"/>
                      <w:b w:val="0"/>
                      <w:sz w:val="18"/>
                      <w:szCs w:val="18"/>
                      <w:lang w:val="sv-SE"/>
                    </w:rPr>
                  </w:pPr>
                  <w:r w:rsidRPr="000C3476">
                    <w:rPr>
                      <w:rFonts w:ascii="Courier (W1)" w:hAnsi="Courier (W1)"/>
                      <w:b w:val="0"/>
                      <w:sz w:val="18"/>
                      <w:szCs w:val="18"/>
                      <w:lang w:val="sv-SE"/>
                    </w:rPr>
                    <w:t>defaultU=3</w:t>
                  </w:r>
                </w:p>
              </w:tc>
              <w:tc>
                <w:tcPr>
                  <w:tcW w:w="5954" w:type="dxa"/>
                </w:tcPr>
                <w:p w14:paraId="6A24CB78" w14:textId="77777777" w:rsidR="00FD59AD" w:rsidRPr="000C3476" w:rsidRDefault="00FD59AD" w:rsidP="00FD59AD">
                  <w:pPr>
                    <w:ind w:left="34"/>
                    <w:cnfStyle w:val="000000100000" w:firstRow="0" w:lastRow="0" w:firstColumn="0" w:lastColumn="0" w:oddVBand="0" w:evenVBand="0" w:oddHBand="1" w:evenHBand="0" w:firstRowFirstColumn="0" w:firstRowLastColumn="0" w:lastRowFirstColumn="0" w:lastRowLastColumn="0"/>
                    <w:rPr>
                      <w:sz w:val="18"/>
                      <w:szCs w:val="18"/>
                    </w:rPr>
                  </w:pPr>
                  <w:r w:rsidRPr="000C3476">
                    <w:rPr>
                      <w:sz w:val="18"/>
                      <w:szCs w:val="18"/>
                    </w:rPr>
                    <w:t>RunControl.nml</w:t>
                  </w:r>
                </w:p>
                <w:p w14:paraId="209EBA93" w14:textId="77777777" w:rsidR="00FD59AD" w:rsidRPr="000C3476" w:rsidRDefault="00FD59AD" w:rsidP="00682AA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sz w:val="18"/>
                      <w:szCs w:val="18"/>
                      <w:lang w:val="en-GB"/>
                    </w:rPr>
                  </w:pPr>
                  <w:r w:rsidRPr="000C3476">
                    <w:rPr>
                      <w:sz w:val="18"/>
                      <w:szCs w:val="18"/>
                      <w:lang w:val="en-GB"/>
                    </w:rPr>
                    <w:t>Just delete lines from file</w:t>
                  </w:r>
                </w:p>
                <w:p w14:paraId="0468562C" w14:textId="77777777" w:rsidR="00FD59AD" w:rsidRPr="000C3476" w:rsidRDefault="00FD59AD" w:rsidP="00682AA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sz w:val="18"/>
                      <w:szCs w:val="18"/>
                      <w:lang w:val="en-GB"/>
                    </w:rPr>
                  </w:pPr>
                  <w:r w:rsidRPr="000C3476">
                    <w:rPr>
                      <w:sz w:val="18"/>
                      <w:szCs w:val="18"/>
                      <w:lang w:val="en-GB"/>
                    </w:rPr>
                    <w:t>Values you had were likely different from these example value shown here</w:t>
                  </w:r>
                </w:p>
              </w:tc>
            </w:tr>
          </w:tbl>
          <w:p w14:paraId="777550F9" w14:textId="77777777" w:rsidR="00FD59AD" w:rsidRPr="00875A22" w:rsidRDefault="00FD59AD" w:rsidP="00FD59AD">
            <w:pPr>
              <w:rPr>
                <w:b/>
                <w:lang w:val="en-GB"/>
              </w:rPr>
            </w:pPr>
          </w:p>
        </w:tc>
      </w:tr>
      <w:tr w:rsidR="000C3476" w:rsidRPr="00103F7A" w14:paraId="7DD6C5B3" w14:textId="77777777" w:rsidTr="000C3476">
        <w:trPr>
          <w:cnfStyle w:val="000000100000" w:firstRow="0" w:lastRow="0" w:firstColumn="0" w:lastColumn="0" w:oddVBand="0" w:evenVBand="0" w:oddHBand="1" w:evenHBand="0" w:firstRowFirstColumn="0" w:firstRowLastColumn="0" w:lastRowFirstColumn="0" w:lastRowLastColumn="0"/>
          <w:trHeight w:val="226"/>
        </w:trPr>
        <w:tc>
          <w:tcPr>
            <w:tcW w:w="9266" w:type="dxa"/>
          </w:tcPr>
          <w:p w14:paraId="0AF1EB26" w14:textId="77777777" w:rsidR="000C3476" w:rsidRPr="000C3476" w:rsidRDefault="000C3476" w:rsidP="000C3476">
            <w:pPr>
              <w:rPr>
                <w:b/>
                <w:sz w:val="18"/>
                <w:lang w:val="en-GB"/>
              </w:rPr>
            </w:pPr>
            <w:r w:rsidRPr="000C3476">
              <w:rPr>
                <w:b/>
                <w:lang w:val="en-GB"/>
              </w:rPr>
              <w:lastRenderedPageBreak/>
              <w:t>New in SUEWS Version 2012</w:t>
            </w:r>
            <w:r>
              <w:rPr>
                <w:b/>
                <w:lang w:val="en-GB"/>
              </w:rPr>
              <w:t>a</w:t>
            </w:r>
          </w:p>
        </w:tc>
      </w:tr>
      <w:tr w:rsidR="00FD59AD" w:rsidRPr="00103F7A" w14:paraId="2676D4FE" w14:textId="77777777" w:rsidTr="000C3476">
        <w:trPr>
          <w:trHeight w:val="3266"/>
        </w:trPr>
        <w:tc>
          <w:tcPr>
            <w:tcW w:w="9266" w:type="dxa"/>
          </w:tcPr>
          <w:p w14:paraId="336B6D5F" w14:textId="77777777" w:rsidR="00FD59AD" w:rsidRPr="000C3476" w:rsidRDefault="00FD59AD" w:rsidP="00B00D16">
            <w:pPr>
              <w:pStyle w:val="ListParagraph"/>
              <w:numPr>
                <w:ilvl w:val="0"/>
                <w:numId w:val="5"/>
              </w:numPr>
              <w:rPr>
                <w:sz w:val="18"/>
                <w:lang w:val="en-GB"/>
              </w:rPr>
            </w:pPr>
            <w:r w:rsidRPr="000C3476">
              <w:rPr>
                <w:sz w:val="18"/>
                <w:lang w:val="en-GB"/>
              </w:rPr>
              <w:t>Improved error messages when an error is encountered. Error message will generally be written to the screen and to the file ‘problems.txt’</w:t>
            </w:r>
          </w:p>
          <w:p w14:paraId="3B4FAD67" w14:textId="77777777" w:rsidR="00FD59AD" w:rsidRPr="000C3476" w:rsidRDefault="00FD59AD" w:rsidP="00B00D16">
            <w:pPr>
              <w:pStyle w:val="ListParagraph"/>
              <w:widowControl w:val="0"/>
              <w:numPr>
                <w:ilvl w:val="0"/>
                <w:numId w:val="5"/>
              </w:numPr>
              <w:ind w:left="419" w:hanging="357"/>
              <w:rPr>
                <w:sz w:val="18"/>
                <w:lang w:val="en-GB"/>
              </w:rPr>
            </w:pPr>
            <w:r w:rsidRPr="000C3476">
              <w:rPr>
                <w:b/>
                <w:sz w:val="18"/>
                <w:lang w:val="en-GB"/>
              </w:rPr>
              <w:t>Format of all input files have changed</w:t>
            </w:r>
            <w:r w:rsidRPr="000C3476">
              <w:rPr>
                <w:sz w:val="18"/>
                <w:lang w:val="en-GB"/>
              </w:rPr>
              <w:t>.</w:t>
            </w:r>
          </w:p>
          <w:p w14:paraId="7ABC24BA" w14:textId="77777777" w:rsidR="00FD59AD" w:rsidRPr="000C3476" w:rsidRDefault="00FD59AD" w:rsidP="00B00D16">
            <w:pPr>
              <w:pStyle w:val="ListParagraph"/>
              <w:numPr>
                <w:ilvl w:val="0"/>
                <w:numId w:val="5"/>
              </w:numPr>
              <w:rPr>
                <w:sz w:val="18"/>
                <w:lang w:val="en-GB"/>
              </w:rPr>
            </w:pPr>
            <w:r w:rsidRPr="000C3476">
              <w:rPr>
                <w:sz w:val="18"/>
                <w:lang w:val="en-GB"/>
              </w:rPr>
              <w:t>New excel spreadsheet and R programme to help prepare required data files. (Not required)</w:t>
            </w:r>
          </w:p>
          <w:p w14:paraId="1ED9EB62" w14:textId="77777777" w:rsidR="00FD59AD" w:rsidRPr="000C3476" w:rsidRDefault="00FD59AD" w:rsidP="00B00D16">
            <w:pPr>
              <w:pStyle w:val="ListParagraph"/>
              <w:numPr>
                <w:ilvl w:val="0"/>
                <w:numId w:val="5"/>
              </w:numPr>
              <w:rPr>
                <w:sz w:val="18"/>
                <w:lang w:val="en-GB"/>
              </w:rPr>
            </w:pPr>
            <w:r w:rsidRPr="000C3476">
              <w:rPr>
                <w:sz w:val="18"/>
                <w:lang w:val="en-GB"/>
              </w:rPr>
              <w:t xml:space="preserve">Format of </w:t>
            </w:r>
            <w:r w:rsidR="00821A78">
              <w:rPr>
                <w:sz w:val="18"/>
                <w:lang w:val="en-GB"/>
              </w:rPr>
              <w:t>coef</w:t>
            </w:r>
            <w:r w:rsidRPr="000C3476">
              <w:rPr>
                <w:sz w:val="18"/>
                <w:lang w:val="en-GB"/>
              </w:rPr>
              <w:t xml:space="preserve"> flux (OHM) input files have changed. </w:t>
            </w:r>
          </w:p>
          <w:p w14:paraId="2927D32A" w14:textId="77777777" w:rsidR="00FD59AD" w:rsidRPr="000C3476" w:rsidRDefault="00FD59AD" w:rsidP="00B00D16">
            <w:pPr>
              <w:pStyle w:val="ListParagraph"/>
              <w:numPr>
                <w:ilvl w:val="1"/>
                <w:numId w:val="5"/>
              </w:numPr>
              <w:rPr>
                <w:sz w:val="18"/>
                <w:lang w:val="en-GB"/>
              </w:rPr>
            </w:pPr>
            <w:r w:rsidRPr="000C3476">
              <w:rPr>
                <w:sz w:val="18"/>
                <w:lang w:val="en-GB"/>
              </w:rPr>
              <w:t>This allows for clearer identification for users of the coefficients that are actually to be used</w:t>
            </w:r>
          </w:p>
          <w:p w14:paraId="77DCAD73" w14:textId="77777777" w:rsidR="00FD59AD" w:rsidRPr="000C3476" w:rsidRDefault="00FD59AD" w:rsidP="00B00D16">
            <w:pPr>
              <w:pStyle w:val="ListParagraph"/>
              <w:numPr>
                <w:ilvl w:val="1"/>
                <w:numId w:val="5"/>
              </w:numPr>
              <w:rPr>
                <w:sz w:val="18"/>
                <w:lang w:val="en-GB"/>
              </w:rPr>
            </w:pPr>
            <w:r w:rsidRPr="000C3476">
              <w:rPr>
                <w:sz w:val="18"/>
                <w:lang w:val="en-GB"/>
              </w:rPr>
              <w:t xml:space="preserve">This requires an additional file with coefficients. These do not need to be adjusted but new coefficients can be added. We would appreciate receiving additional coefficients so they can be included in future releases – Please email Sue. This file replaces the content of Appendix </w:t>
            </w:r>
            <w:r w:rsidR="002E1CF6" w:rsidRPr="000C3476">
              <w:rPr>
                <w:sz w:val="18"/>
                <w:lang w:val="en-GB"/>
              </w:rPr>
              <w:t>B</w:t>
            </w:r>
            <w:r w:rsidRPr="000C3476">
              <w:rPr>
                <w:sz w:val="18"/>
                <w:lang w:val="en-GB"/>
              </w:rPr>
              <w:t>1</w:t>
            </w:r>
          </w:p>
          <w:p w14:paraId="67F701A5" w14:textId="77777777" w:rsidR="00FD59AD" w:rsidRPr="000C3476" w:rsidRDefault="00FD59AD" w:rsidP="00B00D16">
            <w:pPr>
              <w:pStyle w:val="ListParagraph"/>
              <w:numPr>
                <w:ilvl w:val="0"/>
                <w:numId w:val="5"/>
              </w:numPr>
              <w:rPr>
                <w:sz w:val="18"/>
                <w:lang w:val="en-GB"/>
              </w:rPr>
            </w:pPr>
            <w:r w:rsidRPr="000C3476">
              <w:rPr>
                <w:sz w:val="18"/>
                <w:lang w:val="en-GB"/>
              </w:rPr>
              <w:t xml:space="preserve">Storage heat flux (OHM) coefficients can be changed by </w:t>
            </w:r>
          </w:p>
          <w:p w14:paraId="0A07144D" w14:textId="77777777" w:rsidR="00FD59AD" w:rsidRPr="000C3476" w:rsidRDefault="00FD59AD" w:rsidP="00B00D16">
            <w:pPr>
              <w:pStyle w:val="ListParagraph"/>
              <w:numPr>
                <w:ilvl w:val="1"/>
                <w:numId w:val="5"/>
              </w:numPr>
              <w:rPr>
                <w:sz w:val="18"/>
                <w:lang w:val="en-GB"/>
              </w:rPr>
            </w:pPr>
            <w:r w:rsidRPr="000C3476">
              <w:rPr>
                <w:sz w:val="18"/>
                <w:lang w:val="en-GB"/>
              </w:rPr>
              <w:t>time of year (summer, winter)</w:t>
            </w:r>
          </w:p>
          <w:p w14:paraId="4CA27D07" w14:textId="77777777" w:rsidR="00FD59AD" w:rsidRPr="000C3476" w:rsidRDefault="00FD59AD" w:rsidP="00B00D16">
            <w:pPr>
              <w:pStyle w:val="ListParagraph"/>
              <w:numPr>
                <w:ilvl w:val="1"/>
                <w:numId w:val="5"/>
              </w:numPr>
              <w:rPr>
                <w:sz w:val="18"/>
                <w:lang w:val="en-GB"/>
              </w:rPr>
            </w:pPr>
            <w:r w:rsidRPr="000C3476">
              <w:rPr>
                <w:sz w:val="18"/>
                <w:lang w:val="en-GB"/>
              </w:rPr>
              <w:t>surface wetness state</w:t>
            </w:r>
          </w:p>
          <w:p w14:paraId="10A35215" w14:textId="77777777" w:rsidR="00FD59AD" w:rsidRPr="000C3476" w:rsidRDefault="00FD59AD" w:rsidP="00B00D16">
            <w:pPr>
              <w:pStyle w:val="ListParagraph"/>
              <w:numPr>
                <w:ilvl w:val="0"/>
                <w:numId w:val="5"/>
              </w:numPr>
              <w:rPr>
                <w:sz w:val="18"/>
                <w:lang w:val="en-GB"/>
              </w:rPr>
            </w:pPr>
            <w:r w:rsidRPr="000C3476">
              <w:rPr>
                <w:sz w:val="18"/>
                <w:lang w:val="en-GB"/>
              </w:rPr>
              <w:t xml:space="preserve">New files are written: DailyState.txt </w:t>
            </w:r>
          </w:p>
          <w:p w14:paraId="6490AF9E" w14:textId="77777777" w:rsidR="00FD59AD" w:rsidRPr="000C3476" w:rsidRDefault="00FD59AD" w:rsidP="00B00D16">
            <w:pPr>
              <w:pStyle w:val="ListParagraph"/>
              <w:numPr>
                <w:ilvl w:val="1"/>
                <w:numId w:val="5"/>
              </w:numPr>
              <w:rPr>
                <w:sz w:val="18"/>
                <w:lang w:val="en-GB"/>
              </w:rPr>
            </w:pPr>
            <w:r w:rsidRPr="000C3476">
              <w:rPr>
                <w:sz w:val="18"/>
                <w:lang w:val="en-GB"/>
              </w:rPr>
              <w:t xml:space="preserve">Provides the status of variables that are updated on a daily or basis or a snapshot at the end of each day. </w:t>
            </w:r>
          </w:p>
          <w:p w14:paraId="1DAE1EE3" w14:textId="77777777" w:rsidR="00FD59AD" w:rsidRPr="000C3476" w:rsidRDefault="00FD59AD" w:rsidP="00B00D16">
            <w:pPr>
              <w:pStyle w:val="ListParagraph"/>
              <w:numPr>
                <w:ilvl w:val="0"/>
                <w:numId w:val="5"/>
              </w:numPr>
              <w:rPr>
                <w:sz w:val="18"/>
                <w:lang w:val="en-GB"/>
              </w:rPr>
            </w:pPr>
            <w:r w:rsidRPr="000C3476">
              <w:rPr>
                <w:sz w:val="18"/>
                <w:lang w:val="en-GB"/>
              </w:rPr>
              <w:t>Surface Types</w:t>
            </w:r>
          </w:p>
          <w:p w14:paraId="3BE39FD0" w14:textId="77777777" w:rsidR="00FD59AD" w:rsidRPr="00875A22" w:rsidRDefault="00FD59AD" w:rsidP="00B00D16">
            <w:pPr>
              <w:pStyle w:val="ListParagraph"/>
              <w:numPr>
                <w:ilvl w:val="1"/>
                <w:numId w:val="5"/>
              </w:numPr>
              <w:rPr>
                <w:lang w:val="en-GB"/>
              </w:rPr>
            </w:pPr>
            <w:r w:rsidRPr="000C3476">
              <w:rPr>
                <w:sz w:val="18"/>
                <w:lang w:val="en-GB"/>
              </w:rPr>
              <w:t>Clarification of surface types has been made. See GIS and OHM related files</w:t>
            </w:r>
          </w:p>
        </w:tc>
      </w:tr>
      <w:tr w:rsidR="00FD59AD" w14:paraId="211A6E61" w14:textId="77777777" w:rsidTr="00FD59AD">
        <w:trPr>
          <w:cnfStyle w:val="000000100000" w:firstRow="0" w:lastRow="0" w:firstColumn="0" w:lastColumn="0" w:oddVBand="0" w:evenVBand="0" w:oddHBand="1" w:evenHBand="0" w:firstRowFirstColumn="0" w:firstRowLastColumn="0" w:lastRowFirstColumn="0" w:lastRowLastColumn="0"/>
        </w:trPr>
        <w:tc>
          <w:tcPr>
            <w:tcW w:w="9266" w:type="dxa"/>
          </w:tcPr>
          <w:p w14:paraId="37D5D35D" w14:textId="77777777" w:rsidR="00FD59AD" w:rsidRPr="006C48D2" w:rsidRDefault="00FD59AD" w:rsidP="00FD59AD">
            <w:pPr>
              <w:rPr>
                <w:b/>
              </w:rPr>
            </w:pPr>
            <w:r w:rsidRPr="006C48D2">
              <w:rPr>
                <w:b/>
              </w:rPr>
              <w:t>New in SUEWS Version2011b</w:t>
            </w:r>
          </w:p>
        </w:tc>
      </w:tr>
      <w:tr w:rsidR="00FD59AD" w:rsidRPr="00103F7A" w14:paraId="5E40EB6B" w14:textId="77777777" w:rsidTr="00FD59AD">
        <w:tc>
          <w:tcPr>
            <w:tcW w:w="9266" w:type="dxa"/>
          </w:tcPr>
          <w:p w14:paraId="0E093FAE" w14:textId="77777777" w:rsidR="00FD59AD" w:rsidRPr="000C3476" w:rsidRDefault="00FD59AD" w:rsidP="00B00D16">
            <w:pPr>
              <w:pStyle w:val="ListParagraph"/>
              <w:numPr>
                <w:ilvl w:val="0"/>
                <w:numId w:val="4"/>
              </w:numPr>
              <w:rPr>
                <w:sz w:val="18"/>
                <w:lang w:val="en-GB"/>
              </w:rPr>
            </w:pPr>
            <w:r w:rsidRPr="000C3476">
              <w:rPr>
                <w:sz w:val="18"/>
                <w:lang w:val="en-GB"/>
              </w:rPr>
              <w:t>Storage heat flux (</w:t>
            </w:r>
            <w:r w:rsidRPr="000C3476">
              <w:rPr>
                <w:rFonts w:cs="Times New Roman"/>
                <w:sz w:val="18"/>
                <w:lang w:val="en-GB"/>
              </w:rPr>
              <w:t>Δ</w:t>
            </w:r>
            <w:r w:rsidRPr="000C3476">
              <w:rPr>
                <w:i/>
                <w:sz w:val="18"/>
                <w:lang w:val="en-GB"/>
              </w:rPr>
              <w:t>Q</w:t>
            </w:r>
            <w:r w:rsidRPr="000C3476">
              <w:rPr>
                <w:i/>
                <w:sz w:val="18"/>
                <w:vertAlign w:val="subscript"/>
                <w:lang w:val="en-GB"/>
              </w:rPr>
              <w:t>s</w:t>
            </w:r>
            <w:r w:rsidRPr="000C3476">
              <w:rPr>
                <w:sz w:val="18"/>
                <w:lang w:val="en-GB"/>
              </w:rPr>
              <w:t>) and anthropogenic heat flux (</w:t>
            </w:r>
            <w:r w:rsidRPr="000C3476">
              <w:rPr>
                <w:i/>
                <w:sz w:val="18"/>
                <w:lang w:val="en-GB"/>
              </w:rPr>
              <w:t>Q</w:t>
            </w:r>
            <w:r w:rsidRPr="000C3476">
              <w:rPr>
                <w:i/>
                <w:sz w:val="18"/>
                <w:vertAlign w:val="subscript"/>
                <w:lang w:val="en-GB"/>
              </w:rPr>
              <w:t>F</w:t>
            </w:r>
            <w:r w:rsidRPr="000C3476">
              <w:rPr>
                <w:sz w:val="18"/>
                <w:lang w:val="en-GB"/>
              </w:rPr>
              <w:t>) can be set to be 0 W m</w:t>
            </w:r>
            <w:r w:rsidRPr="000C3476">
              <w:rPr>
                <w:sz w:val="18"/>
                <w:vertAlign w:val="superscript"/>
                <w:lang w:val="en-GB"/>
              </w:rPr>
              <w:t>-2</w:t>
            </w:r>
          </w:p>
          <w:p w14:paraId="13DCB1C8" w14:textId="77777777" w:rsidR="00FD59AD" w:rsidRPr="000C3476" w:rsidRDefault="00FD59AD" w:rsidP="00B00D16">
            <w:pPr>
              <w:pStyle w:val="ListParagraph"/>
              <w:numPr>
                <w:ilvl w:val="0"/>
                <w:numId w:val="4"/>
              </w:numPr>
              <w:rPr>
                <w:sz w:val="18"/>
                <w:lang w:val="en-GB"/>
              </w:rPr>
            </w:pPr>
            <w:r w:rsidRPr="000C3476">
              <w:rPr>
                <w:sz w:val="18"/>
                <w:lang w:val="en-GB"/>
              </w:rPr>
              <w:t xml:space="preserve">Calculation of hydraulic conductivity in soil has been improved and  </w:t>
            </w:r>
            <w:r w:rsidRPr="000C3476">
              <w:rPr>
                <w:i/>
                <w:sz w:val="18"/>
                <w:lang w:val="en-GB"/>
              </w:rPr>
              <w:t>HydraulicConduct</w:t>
            </w:r>
            <w:r w:rsidRPr="000C3476">
              <w:rPr>
                <w:sz w:val="18"/>
                <w:lang w:val="en-GB"/>
              </w:rPr>
              <w:t xml:space="preserve">  in SUEWSInput.nml is replaced with name </w:t>
            </w:r>
            <w:r w:rsidRPr="000C3476">
              <w:rPr>
                <w:i/>
                <w:sz w:val="18"/>
                <w:lang w:val="en-GB"/>
              </w:rPr>
              <w:t>SatHydraulicConduct</w:t>
            </w:r>
          </w:p>
          <w:p w14:paraId="149D08A5" w14:textId="77777777" w:rsidR="00FD59AD" w:rsidRPr="000C3476" w:rsidRDefault="00FD59AD" w:rsidP="00B00D16">
            <w:pPr>
              <w:pStyle w:val="ListParagraph"/>
              <w:numPr>
                <w:ilvl w:val="0"/>
                <w:numId w:val="4"/>
              </w:numPr>
              <w:rPr>
                <w:sz w:val="18"/>
                <w:lang w:val="en-GB"/>
              </w:rPr>
            </w:pPr>
            <w:r w:rsidRPr="000C3476">
              <w:rPr>
                <w:sz w:val="18"/>
                <w:lang w:val="en-GB"/>
              </w:rPr>
              <w:t xml:space="preserve">Following </w:t>
            </w:r>
            <w:r w:rsidRPr="000C3476">
              <w:rPr>
                <w:sz w:val="18"/>
                <w:u w:val="single"/>
                <w:lang w:val="en-GB"/>
              </w:rPr>
              <w:t xml:space="preserve">removed </w:t>
            </w:r>
            <w:r w:rsidRPr="000C3476">
              <w:rPr>
                <w:sz w:val="18"/>
                <w:lang w:val="en-GB"/>
              </w:rPr>
              <w:t>from HeaderInput.nml</w:t>
            </w:r>
          </w:p>
          <w:p w14:paraId="67616440" w14:textId="77777777" w:rsidR="00FD59AD" w:rsidRPr="000C3476" w:rsidRDefault="00FD59AD" w:rsidP="00B00D16">
            <w:pPr>
              <w:pStyle w:val="ListParagraph"/>
              <w:numPr>
                <w:ilvl w:val="1"/>
                <w:numId w:val="4"/>
              </w:numPr>
              <w:rPr>
                <w:i/>
                <w:sz w:val="18"/>
                <w:lang w:val="en-GB"/>
              </w:rPr>
            </w:pPr>
            <w:r w:rsidRPr="000C3476">
              <w:rPr>
                <w:i/>
                <w:sz w:val="18"/>
                <w:lang w:val="en-GB"/>
              </w:rPr>
              <w:t>HydraulicConduct</w:t>
            </w:r>
          </w:p>
          <w:p w14:paraId="1E4FE1F0" w14:textId="77777777" w:rsidR="00FD59AD" w:rsidRPr="000C3476" w:rsidRDefault="00FD59AD" w:rsidP="00B00D16">
            <w:pPr>
              <w:pStyle w:val="ListParagraph"/>
              <w:numPr>
                <w:ilvl w:val="1"/>
                <w:numId w:val="4"/>
              </w:numPr>
              <w:rPr>
                <w:i/>
                <w:sz w:val="18"/>
                <w:lang w:val="en-GB"/>
              </w:rPr>
            </w:pPr>
            <w:r w:rsidRPr="000C3476">
              <w:rPr>
                <w:i/>
                <w:sz w:val="18"/>
                <w:lang w:val="en-GB"/>
              </w:rPr>
              <w:t>GrassFractionIrrigated</w:t>
            </w:r>
          </w:p>
          <w:p w14:paraId="799B833C" w14:textId="77777777" w:rsidR="00FD59AD" w:rsidRPr="000C3476" w:rsidRDefault="00FD59AD" w:rsidP="00B00D16">
            <w:pPr>
              <w:pStyle w:val="ListParagraph"/>
              <w:numPr>
                <w:ilvl w:val="1"/>
                <w:numId w:val="4"/>
              </w:numPr>
              <w:rPr>
                <w:i/>
                <w:sz w:val="18"/>
                <w:lang w:val="en-GB"/>
              </w:rPr>
            </w:pPr>
            <w:r w:rsidRPr="000C3476">
              <w:rPr>
                <w:i/>
                <w:sz w:val="18"/>
                <w:lang w:val="en-GB"/>
              </w:rPr>
              <w:t>PavedFractionIrrigated</w:t>
            </w:r>
          </w:p>
          <w:p w14:paraId="5E0686D6" w14:textId="77777777" w:rsidR="00FD59AD" w:rsidRPr="000C3476" w:rsidRDefault="00FD59AD" w:rsidP="00B00D16">
            <w:pPr>
              <w:pStyle w:val="ListParagraph"/>
              <w:numPr>
                <w:ilvl w:val="1"/>
                <w:numId w:val="4"/>
              </w:numPr>
              <w:rPr>
                <w:i/>
                <w:sz w:val="18"/>
                <w:lang w:val="en-GB"/>
              </w:rPr>
            </w:pPr>
            <w:r w:rsidRPr="000C3476">
              <w:rPr>
                <w:i/>
                <w:sz w:val="18"/>
                <w:lang w:val="en-GB"/>
              </w:rPr>
              <w:t>TreeFractionIrrigated</w:t>
            </w:r>
          </w:p>
          <w:p w14:paraId="3B6FAB44" w14:textId="77777777" w:rsidR="00FD59AD" w:rsidRPr="000C3476" w:rsidRDefault="00FD59AD" w:rsidP="00FD59AD">
            <w:pPr>
              <w:pStyle w:val="ListParagraph"/>
              <w:ind w:left="1440"/>
              <w:rPr>
                <w:sz w:val="18"/>
                <w:lang w:val="en-GB"/>
              </w:rPr>
            </w:pPr>
            <w:r w:rsidRPr="000C3476">
              <w:rPr>
                <w:sz w:val="18"/>
                <w:lang w:val="en-GB"/>
              </w:rPr>
              <w:t>The lower three are now determined from the water use behaviour used in SUEWS</w:t>
            </w:r>
          </w:p>
          <w:p w14:paraId="460A1C48" w14:textId="77777777" w:rsidR="00FD59AD" w:rsidRPr="000C3476" w:rsidRDefault="00FD59AD" w:rsidP="00B00D16">
            <w:pPr>
              <w:pStyle w:val="ListParagraph"/>
              <w:numPr>
                <w:ilvl w:val="0"/>
                <w:numId w:val="4"/>
              </w:numPr>
              <w:rPr>
                <w:sz w:val="18"/>
                <w:lang w:val="en-GB"/>
              </w:rPr>
            </w:pPr>
            <w:r w:rsidRPr="000C3476">
              <w:rPr>
                <w:sz w:val="18"/>
                <w:lang w:val="en-GB"/>
              </w:rPr>
              <w:t xml:space="preserve">Following </w:t>
            </w:r>
            <w:r w:rsidRPr="000C3476">
              <w:rPr>
                <w:sz w:val="18"/>
                <w:u w:val="single"/>
                <w:lang w:val="en-GB"/>
              </w:rPr>
              <w:t>added</w:t>
            </w:r>
            <w:r w:rsidRPr="000C3476">
              <w:rPr>
                <w:sz w:val="18"/>
                <w:lang w:val="en-GB"/>
              </w:rPr>
              <w:t xml:space="preserve"> to HeaderInput.nml</w:t>
            </w:r>
          </w:p>
          <w:p w14:paraId="0CEBC210" w14:textId="77777777" w:rsidR="00FD59AD" w:rsidRPr="000C3476" w:rsidRDefault="00FD59AD" w:rsidP="00B00D16">
            <w:pPr>
              <w:pStyle w:val="ListParagraph"/>
              <w:numPr>
                <w:ilvl w:val="1"/>
                <w:numId w:val="4"/>
              </w:numPr>
              <w:rPr>
                <w:i/>
                <w:sz w:val="18"/>
                <w:lang w:val="en-GB"/>
              </w:rPr>
            </w:pPr>
            <w:r w:rsidRPr="000C3476">
              <w:rPr>
                <w:i/>
                <w:sz w:val="18"/>
                <w:lang w:val="en-GB"/>
              </w:rPr>
              <w:t>SatHydraulicConduct</w:t>
            </w:r>
          </w:p>
          <w:p w14:paraId="4B80935D" w14:textId="77777777" w:rsidR="00FD59AD" w:rsidRPr="000C3476" w:rsidRDefault="00FD59AD" w:rsidP="00B00D16">
            <w:pPr>
              <w:pStyle w:val="ListParagraph"/>
              <w:numPr>
                <w:ilvl w:val="1"/>
                <w:numId w:val="4"/>
              </w:numPr>
              <w:rPr>
                <w:i/>
                <w:sz w:val="18"/>
                <w:lang w:val="en-GB"/>
              </w:rPr>
            </w:pPr>
            <w:r w:rsidRPr="000C3476">
              <w:rPr>
                <w:i/>
                <w:sz w:val="18"/>
                <w:lang w:val="en-GB"/>
              </w:rPr>
              <w:t>defaultQf</w:t>
            </w:r>
          </w:p>
          <w:p w14:paraId="1EA22F6D" w14:textId="77777777" w:rsidR="00FD59AD" w:rsidRPr="000C3476" w:rsidRDefault="00FD59AD" w:rsidP="00B00D16">
            <w:pPr>
              <w:pStyle w:val="ListParagraph"/>
              <w:numPr>
                <w:ilvl w:val="1"/>
                <w:numId w:val="4"/>
              </w:numPr>
              <w:rPr>
                <w:i/>
                <w:sz w:val="18"/>
                <w:lang w:val="en-GB"/>
              </w:rPr>
            </w:pPr>
            <w:r w:rsidRPr="000C3476">
              <w:rPr>
                <w:i/>
                <w:sz w:val="18"/>
                <w:lang w:val="en-GB"/>
              </w:rPr>
              <w:t>defaultQs</w:t>
            </w:r>
          </w:p>
          <w:p w14:paraId="4F023DDE" w14:textId="77777777" w:rsidR="00FD59AD" w:rsidRPr="000C3476" w:rsidRDefault="00FD59AD" w:rsidP="00B00D16">
            <w:pPr>
              <w:pStyle w:val="ListParagraph"/>
              <w:numPr>
                <w:ilvl w:val="0"/>
                <w:numId w:val="4"/>
              </w:numPr>
              <w:rPr>
                <w:sz w:val="18"/>
                <w:lang w:val="en-GB"/>
              </w:rPr>
            </w:pPr>
            <w:r w:rsidRPr="000C3476">
              <w:rPr>
                <w:rFonts w:cs="Times New Roman"/>
                <w:sz w:val="18"/>
                <w:lang w:val="en-GB"/>
              </w:rPr>
              <w:t>If Δ</w:t>
            </w:r>
            <w:r w:rsidRPr="000C3476">
              <w:rPr>
                <w:i/>
                <w:sz w:val="18"/>
                <w:lang w:val="en-GB"/>
              </w:rPr>
              <w:t>Q</w:t>
            </w:r>
            <w:r w:rsidRPr="000C3476">
              <w:rPr>
                <w:i/>
                <w:sz w:val="18"/>
                <w:vertAlign w:val="subscript"/>
                <w:lang w:val="en-GB"/>
              </w:rPr>
              <w:t>s</w:t>
            </w:r>
            <w:r w:rsidRPr="000C3476" w:rsidDel="00E97804">
              <w:rPr>
                <w:sz w:val="18"/>
                <w:lang w:val="en-GB"/>
              </w:rPr>
              <w:t xml:space="preserve"> </w:t>
            </w:r>
            <w:r w:rsidRPr="000C3476">
              <w:rPr>
                <w:sz w:val="18"/>
                <w:lang w:val="en-GB"/>
              </w:rPr>
              <w:t xml:space="preserve">and </w:t>
            </w:r>
            <w:r w:rsidRPr="000C3476">
              <w:rPr>
                <w:i/>
                <w:sz w:val="18"/>
                <w:lang w:val="en-GB"/>
              </w:rPr>
              <w:t>Q</w:t>
            </w:r>
            <w:r w:rsidRPr="000C3476">
              <w:rPr>
                <w:i/>
                <w:sz w:val="18"/>
                <w:vertAlign w:val="subscript"/>
                <w:lang w:val="en-GB"/>
              </w:rPr>
              <w:t>F</w:t>
            </w:r>
            <w:r w:rsidRPr="000C3476">
              <w:rPr>
                <w:sz w:val="18"/>
                <w:lang w:val="en-GB"/>
              </w:rPr>
              <w:t xml:space="preserve"> are not calculated in the model but are given as an input, the missing data is replaced with the default values. </w:t>
            </w:r>
          </w:p>
          <w:p w14:paraId="240C3C40" w14:textId="77777777" w:rsidR="00FD59AD" w:rsidRPr="000C3476" w:rsidRDefault="00FD59AD" w:rsidP="00B00D16">
            <w:pPr>
              <w:pStyle w:val="ListParagraph"/>
              <w:numPr>
                <w:ilvl w:val="0"/>
                <w:numId w:val="4"/>
              </w:numPr>
              <w:rPr>
                <w:sz w:val="18"/>
                <w:lang w:val="en-GB"/>
              </w:rPr>
            </w:pPr>
            <w:r w:rsidRPr="000C3476">
              <w:rPr>
                <w:sz w:val="18"/>
                <w:lang w:val="en-GB"/>
              </w:rPr>
              <w:t>Added to SAHP input file</w:t>
            </w:r>
          </w:p>
          <w:p w14:paraId="04702B7C" w14:textId="77777777" w:rsidR="00FD59AD" w:rsidRPr="006C48D2" w:rsidRDefault="00FD59AD" w:rsidP="00B00D16">
            <w:pPr>
              <w:pStyle w:val="ListParagraph"/>
              <w:numPr>
                <w:ilvl w:val="1"/>
                <w:numId w:val="4"/>
              </w:numPr>
              <w:rPr>
                <w:lang w:val="en-GB"/>
              </w:rPr>
            </w:pPr>
            <w:r w:rsidRPr="000C3476">
              <w:rPr>
                <w:sz w:val="18"/>
                <w:lang w:val="en-GB"/>
              </w:rPr>
              <w:t xml:space="preserve">AHDIUPRF – diurnal profile used if </w:t>
            </w:r>
            <w:r w:rsidRPr="000C3476">
              <w:rPr>
                <w:i/>
                <w:sz w:val="18"/>
                <w:lang w:val="en-GB"/>
              </w:rPr>
              <w:t>AnthropHeatChoice</w:t>
            </w:r>
            <w:r w:rsidRPr="000C3476">
              <w:rPr>
                <w:sz w:val="18"/>
                <w:lang w:val="en-GB"/>
              </w:rPr>
              <w:t xml:space="preserve"> = 1</w:t>
            </w:r>
          </w:p>
        </w:tc>
      </w:tr>
      <w:tr w:rsidR="000C3476" w:rsidRPr="00103F7A" w14:paraId="62509267" w14:textId="77777777" w:rsidTr="00FD59AD">
        <w:trPr>
          <w:cnfStyle w:val="000000100000" w:firstRow="0" w:lastRow="0" w:firstColumn="0" w:lastColumn="0" w:oddVBand="0" w:evenVBand="0" w:oddHBand="1" w:evenHBand="0" w:firstRowFirstColumn="0" w:firstRowLastColumn="0" w:lastRowFirstColumn="0" w:lastRowLastColumn="0"/>
        </w:trPr>
        <w:tc>
          <w:tcPr>
            <w:tcW w:w="9266" w:type="dxa"/>
          </w:tcPr>
          <w:p w14:paraId="7B944AA0" w14:textId="77777777" w:rsidR="000C3476" w:rsidRPr="001A1B3F" w:rsidRDefault="000C3476" w:rsidP="000C3476">
            <w:r w:rsidRPr="000C3476">
              <w:rPr>
                <w:b/>
              </w:rPr>
              <w:t xml:space="preserve">V2012a </w:t>
            </w:r>
            <w:r w:rsidRPr="000C3476">
              <w:t>this became obsolete</w:t>
            </w:r>
            <w:r w:rsidRPr="001A1B3F">
              <w:t xml:space="preserve"> OHM file (SSss_YYYY</w:t>
            </w:r>
            <w:r>
              <w:t>.ohm)</w:t>
            </w:r>
          </w:p>
          <w:p w14:paraId="02FFC567" w14:textId="77777777" w:rsidR="000C3476" w:rsidRPr="00122AF9" w:rsidRDefault="000C3476" w:rsidP="000C3476">
            <w:pPr>
              <w:rPr>
                <w:rFonts w:cs="Times New Roman"/>
                <w:color w:val="FF0000"/>
                <w:sz w:val="12"/>
                <w:lang w:val="en-GB"/>
              </w:rPr>
            </w:pPr>
          </w:p>
          <w:p w14:paraId="2944BBD6" w14:textId="77777777" w:rsidR="000C3476" w:rsidRPr="001C53F7" w:rsidRDefault="000C3476" w:rsidP="000C3476">
            <w:pPr>
              <w:rPr>
                <w:rFonts w:cs="Times New Roman"/>
                <w:szCs w:val="24"/>
                <w:lang w:val="en-GB"/>
              </w:rPr>
            </w:pPr>
            <w:r w:rsidRPr="001C53F7">
              <w:rPr>
                <w:rFonts w:cs="Times New Roman"/>
                <w:szCs w:val="24"/>
                <w:lang w:val="en-GB"/>
              </w:rPr>
              <w:t>The OHM file contains information on how the different surface types are taken into account in the calculation of net storage heat flux. That is what values should be used for the parameters in the OHM equation</w:t>
            </w:r>
            <w:r w:rsidRPr="001C53F7">
              <w:rPr>
                <w:rFonts w:cs="Times New Roman"/>
                <w:szCs w:val="24"/>
                <w:vertAlign w:val="superscript"/>
                <w:lang w:val="en-GB"/>
              </w:rPr>
              <w:t>5</w:t>
            </w:r>
            <w:proofErr w:type="gramStart"/>
            <w:r w:rsidRPr="001C53F7">
              <w:rPr>
                <w:rFonts w:cs="Times New Roman"/>
                <w:szCs w:val="24"/>
                <w:vertAlign w:val="superscript"/>
                <w:lang w:val="en-GB"/>
              </w:rPr>
              <w:t>,6</w:t>
            </w:r>
            <w:proofErr w:type="gramEnd"/>
            <w:r w:rsidRPr="001C53F7">
              <w:rPr>
                <w:rFonts w:cs="Times New Roman"/>
                <w:szCs w:val="24"/>
                <w:lang w:val="en-GB"/>
              </w:rPr>
              <w:t>.</w:t>
            </w:r>
            <w:r w:rsidRPr="001C53F7">
              <w:rPr>
                <w:rFonts w:cs="Times New Roman"/>
                <w:color w:val="FF0000"/>
                <w:szCs w:val="24"/>
                <w:lang w:val="en-GB"/>
              </w:rPr>
              <w:t xml:space="preserve"> </w:t>
            </w:r>
            <w:r w:rsidRPr="001C53F7">
              <w:rPr>
                <w:rFonts w:cs="Times New Roman"/>
                <w:szCs w:val="24"/>
                <w:lang w:val="en-GB"/>
              </w:rPr>
              <w:t xml:space="preserve">The possible choices (Table 4.7 old) are followed by examples of OHM files. </w:t>
            </w:r>
          </w:p>
          <w:p w14:paraId="4CE6DC28" w14:textId="77777777" w:rsidR="000C3476" w:rsidRPr="001C53F7" w:rsidRDefault="000C3476" w:rsidP="000C3476">
            <w:pPr>
              <w:rPr>
                <w:rFonts w:cs="Times New Roman"/>
                <w:szCs w:val="24"/>
                <w:lang w:val="en-GB"/>
              </w:rPr>
            </w:pPr>
          </w:p>
          <w:p w14:paraId="4F98CC16" w14:textId="77777777" w:rsidR="000C3476" w:rsidRPr="001C53F7" w:rsidRDefault="000C3476" w:rsidP="000C3476">
            <w:pPr>
              <w:rPr>
                <w:rFonts w:cs="Times New Roman"/>
                <w:szCs w:val="24"/>
                <w:lang w:val="en-GB"/>
              </w:rPr>
            </w:pPr>
            <w:r w:rsidRPr="001C53F7">
              <w:rPr>
                <w:rFonts w:cs="Times New Roman"/>
                <w:szCs w:val="24"/>
                <w:lang w:val="en-GB"/>
              </w:rPr>
              <w:t xml:space="preserve">Table 4.7-old: Description of choices in </w:t>
            </w:r>
            <w:r w:rsidRPr="001C53F7">
              <w:rPr>
                <w:rFonts w:cs="Times New Roman"/>
                <w:b/>
                <w:i/>
                <w:szCs w:val="24"/>
                <w:lang w:val="en-GB"/>
              </w:rPr>
              <w:t>SSss_YYYY</w:t>
            </w:r>
            <w:r w:rsidRPr="001C53F7">
              <w:rPr>
                <w:rFonts w:cs="Times New Roman"/>
                <w:b/>
                <w:szCs w:val="24"/>
                <w:lang w:val="en-GB"/>
              </w:rPr>
              <w:t>.ohm</w:t>
            </w:r>
            <w:r w:rsidRPr="001C53F7">
              <w:rPr>
                <w:rFonts w:cs="Times New Roman"/>
                <w:szCs w:val="24"/>
                <w:lang w:val="en-GB"/>
              </w:rPr>
              <w:t xml:space="preserve"> file</w:t>
            </w:r>
          </w:p>
          <w:p w14:paraId="33DA54DD" w14:textId="77777777" w:rsidR="000C3476" w:rsidRPr="00122AF9" w:rsidRDefault="000C3476" w:rsidP="000C3476">
            <w:pPr>
              <w:rPr>
                <w:rFonts w:cs="Times New Roman"/>
                <w:sz w:val="14"/>
                <w:szCs w:val="24"/>
                <w:lang w:val="en-GB"/>
              </w:rPr>
            </w:pPr>
          </w:p>
          <w:tbl>
            <w:tblPr>
              <w:tblStyle w:val="LightShading-Accent2"/>
              <w:tblW w:w="9322" w:type="dxa"/>
              <w:tblLook w:val="04A0" w:firstRow="1" w:lastRow="0" w:firstColumn="1" w:lastColumn="0" w:noHBand="0" w:noVBand="1"/>
            </w:tblPr>
            <w:tblGrid>
              <w:gridCol w:w="1809"/>
              <w:gridCol w:w="5387"/>
              <w:gridCol w:w="2126"/>
            </w:tblGrid>
            <w:tr w:rsidR="000C3476" w:rsidRPr="001A1B3F" w14:paraId="76B67050" w14:textId="77777777" w:rsidTr="0006729D">
              <w:trPr>
                <w:cnfStyle w:val="100000000000" w:firstRow="1" w:lastRow="0" w:firstColumn="0" w:lastColumn="0" w:oddVBand="0" w:evenVBand="0" w:oddHBand="0"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1809" w:type="dxa"/>
                </w:tcPr>
                <w:p w14:paraId="59F67933" w14:textId="77777777" w:rsidR="000C3476" w:rsidRPr="001A1B3F" w:rsidRDefault="000C3476" w:rsidP="000C3476">
                  <w:pPr>
                    <w:rPr>
                      <w:rFonts w:cs="Times New Roman"/>
                      <w:sz w:val="18"/>
                      <w:szCs w:val="18"/>
                      <w:lang w:val="en-GB"/>
                    </w:rPr>
                  </w:pPr>
                  <w:r w:rsidRPr="001A1B3F">
                    <w:rPr>
                      <w:rFonts w:cs="Times New Roman"/>
                      <w:sz w:val="18"/>
                      <w:szCs w:val="18"/>
                      <w:lang w:val="en-GB"/>
                    </w:rPr>
                    <w:t>Statement</w:t>
                  </w:r>
                </w:p>
              </w:tc>
              <w:tc>
                <w:tcPr>
                  <w:tcW w:w="5387" w:type="dxa"/>
                </w:tcPr>
                <w:p w14:paraId="5F948E57" w14:textId="77777777" w:rsidR="000C3476" w:rsidRPr="001A1B3F" w:rsidRDefault="000C3476" w:rsidP="000C3476">
                  <w:pPr>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Choice options</w:t>
                  </w:r>
                </w:p>
              </w:tc>
              <w:tc>
                <w:tcPr>
                  <w:tcW w:w="2126" w:type="dxa"/>
                </w:tcPr>
                <w:p w14:paraId="61258043" w14:textId="77777777" w:rsidR="000C3476" w:rsidRPr="001A1B3F" w:rsidRDefault="000C3476" w:rsidP="000C3476">
                  <w:pPr>
                    <w:cnfStyle w:val="100000000000" w:firstRow="1"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Comment</w:t>
                  </w:r>
                </w:p>
              </w:tc>
            </w:tr>
            <w:tr w:rsidR="000C3476" w:rsidRPr="001A1B3F" w14:paraId="4BC2D282" w14:textId="77777777" w:rsidTr="000672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09" w:type="dxa"/>
                </w:tcPr>
                <w:p w14:paraId="4FFFB56E" w14:textId="77777777" w:rsidR="000C3476" w:rsidRPr="001A1B3F" w:rsidRDefault="000C3476" w:rsidP="000C3476">
                  <w:pPr>
                    <w:rPr>
                      <w:rFonts w:cs="Times New Roman"/>
                      <w:b w:val="0"/>
                      <w:sz w:val="18"/>
                      <w:szCs w:val="18"/>
                      <w:lang w:val="en-GB"/>
                    </w:rPr>
                  </w:pPr>
                  <w:r w:rsidRPr="001A1B3F">
                    <w:rPr>
                      <w:rFonts w:cs="Times New Roman"/>
                      <w:sz w:val="18"/>
                      <w:szCs w:val="18"/>
                      <w:lang w:val="en-GB"/>
                    </w:rPr>
                    <w:t>Are canyons included</w:t>
                  </w:r>
                </w:p>
              </w:tc>
              <w:tc>
                <w:tcPr>
                  <w:tcW w:w="5387" w:type="dxa"/>
                </w:tcPr>
                <w:p w14:paraId="1FE02D48"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[1] Yes</w:t>
                  </w:r>
                </w:p>
                <w:p w14:paraId="7635E158"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[2] No</w:t>
                  </w:r>
                </w:p>
              </w:tc>
              <w:tc>
                <w:tcPr>
                  <w:tcW w:w="2126" w:type="dxa"/>
                </w:tcPr>
                <w:p w14:paraId="0C12E409"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p>
              </w:tc>
            </w:tr>
            <w:tr w:rsidR="000C3476" w:rsidRPr="001A1B3F" w14:paraId="064A8D8E" w14:textId="77777777" w:rsidTr="0006729D">
              <w:trPr>
                <w:trHeight w:val="397"/>
              </w:trPr>
              <w:tc>
                <w:tcPr>
                  <w:cnfStyle w:val="001000000000" w:firstRow="0" w:lastRow="0" w:firstColumn="1" w:lastColumn="0" w:oddVBand="0" w:evenVBand="0" w:oddHBand="0" w:evenHBand="0" w:firstRowFirstColumn="0" w:firstRowLastColumn="0" w:lastRowFirstColumn="0" w:lastRowLastColumn="0"/>
                  <w:tcW w:w="1809" w:type="dxa"/>
                </w:tcPr>
                <w:p w14:paraId="0C12A9A2" w14:textId="77777777" w:rsidR="000C3476" w:rsidRPr="001A1B3F" w:rsidRDefault="000C3476" w:rsidP="000C3476">
                  <w:pPr>
                    <w:rPr>
                      <w:rFonts w:cs="Times New Roman"/>
                      <w:b w:val="0"/>
                      <w:sz w:val="18"/>
                      <w:szCs w:val="18"/>
                      <w:lang w:val="en-GB"/>
                    </w:rPr>
                  </w:pPr>
                  <w:r w:rsidRPr="001A1B3F">
                    <w:rPr>
                      <w:rFonts w:cs="Times New Roman"/>
                      <w:sz w:val="18"/>
                      <w:szCs w:val="18"/>
                      <w:lang w:val="en-GB"/>
                    </w:rPr>
                    <w:t>Calculation of the coefficients for canyons</w:t>
                  </w:r>
                </w:p>
              </w:tc>
              <w:tc>
                <w:tcPr>
                  <w:tcW w:w="5387" w:type="dxa"/>
                </w:tcPr>
                <w:p w14:paraId="43026E9D"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[2] Mean</w:t>
                  </w:r>
                </w:p>
                <w:p w14:paraId="4F5A50CE"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 xml:space="preserve">[3] Yoshida </w:t>
                  </w:r>
                  <w:r w:rsidRPr="001A1B3F">
                    <w:rPr>
                      <w:rFonts w:cs="Times New Roman"/>
                      <w:i/>
                      <w:sz w:val="18"/>
                      <w:szCs w:val="18"/>
                      <w:lang w:val="en-GB"/>
                    </w:rPr>
                    <w:t>et al.</w:t>
                  </w:r>
                  <w:r w:rsidRPr="001A1B3F">
                    <w:rPr>
                      <w:rFonts w:cs="Times New Roman"/>
                      <w:sz w:val="18"/>
                      <w:szCs w:val="18"/>
                      <w:lang w:val="en-GB"/>
                    </w:rPr>
                    <w:t xml:space="preserve"> (1990, 1991) – E-W canyon</w:t>
                  </w:r>
                </w:p>
                <w:p w14:paraId="56DACB85"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[4] Nunez (1974) – N-S canyon</w:t>
                  </w:r>
                </w:p>
              </w:tc>
              <w:tc>
                <w:tcPr>
                  <w:tcW w:w="2126" w:type="dxa"/>
                </w:tcPr>
                <w:p w14:paraId="22BEA19B"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 xml:space="preserve">Line added in the ohm-file only if </w:t>
                  </w:r>
                  <w:r w:rsidRPr="001A1B3F">
                    <w:rPr>
                      <w:rFonts w:cs="Times New Roman"/>
                      <w:b/>
                      <w:sz w:val="18"/>
                      <w:szCs w:val="18"/>
                      <w:lang w:val="en-GB"/>
                    </w:rPr>
                    <w:t>YES</w:t>
                  </w:r>
                  <w:r w:rsidRPr="001A1B3F">
                    <w:rPr>
                      <w:rFonts w:cs="Times New Roman"/>
                      <w:sz w:val="18"/>
                      <w:szCs w:val="18"/>
                      <w:lang w:val="en-GB"/>
                    </w:rPr>
                    <w:t xml:space="preserve"> was chosen on the previous line</w:t>
                  </w:r>
                </w:p>
              </w:tc>
            </w:tr>
            <w:tr w:rsidR="000C3476" w:rsidRPr="001A1B3F" w14:paraId="1BEA1B92" w14:textId="77777777" w:rsidTr="000672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09" w:type="dxa"/>
                </w:tcPr>
                <w:p w14:paraId="752536AE" w14:textId="77777777" w:rsidR="000C3476" w:rsidRPr="001A1B3F" w:rsidRDefault="000C3476" w:rsidP="000C3476">
                  <w:pPr>
                    <w:rPr>
                      <w:rFonts w:cs="Times New Roman"/>
                      <w:b w:val="0"/>
                      <w:sz w:val="18"/>
                      <w:szCs w:val="18"/>
                      <w:lang w:val="en-GB"/>
                    </w:rPr>
                  </w:pPr>
                  <w:r w:rsidRPr="001A1B3F">
                    <w:rPr>
                      <w:rFonts w:cs="Times New Roman"/>
                      <w:sz w:val="18"/>
                      <w:szCs w:val="18"/>
                      <w:lang w:val="en-GB"/>
                    </w:rPr>
                    <w:t>Vegetation is calculated</w:t>
                  </w:r>
                </w:p>
              </w:tc>
              <w:tc>
                <w:tcPr>
                  <w:tcW w:w="5387" w:type="dxa"/>
                </w:tcPr>
                <w:p w14:paraId="2FAFB6F6"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[1] one</w:t>
                  </w:r>
                </w:p>
                <w:p w14:paraId="030AB7B0"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[2] separated to grass/trees &amp; shrubs/water</w:t>
                  </w:r>
                </w:p>
              </w:tc>
              <w:tc>
                <w:tcPr>
                  <w:tcW w:w="2126" w:type="dxa"/>
                </w:tcPr>
                <w:p w14:paraId="4D3596E1"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p>
              </w:tc>
            </w:tr>
            <w:tr w:rsidR="000C3476" w:rsidRPr="001A1B3F" w14:paraId="367C0E64" w14:textId="77777777" w:rsidTr="0006729D">
              <w:trPr>
                <w:trHeight w:val="397"/>
              </w:trPr>
              <w:tc>
                <w:tcPr>
                  <w:cnfStyle w:val="001000000000" w:firstRow="0" w:lastRow="0" w:firstColumn="1" w:lastColumn="0" w:oddVBand="0" w:evenVBand="0" w:oddHBand="0" w:evenHBand="0" w:firstRowFirstColumn="0" w:firstRowLastColumn="0" w:lastRowFirstColumn="0" w:lastRowLastColumn="0"/>
                  <w:tcW w:w="1809" w:type="dxa"/>
                </w:tcPr>
                <w:p w14:paraId="7F3074BF" w14:textId="77777777" w:rsidR="000C3476" w:rsidRPr="001A1B3F" w:rsidRDefault="000C3476" w:rsidP="000C3476">
                  <w:pPr>
                    <w:rPr>
                      <w:rFonts w:cs="Times New Roman"/>
                      <w:b w:val="0"/>
                      <w:sz w:val="18"/>
                      <w:szCs w:val="18"/>
                      <w:lang w:val="en-GB"/>
                    </w:rPr>
                  </w:pPr>
                  <w:r w:rsidRPr="001A1B3F">
                    <w:rPr>
                      <w:rFonts w:cs="Times New Roman"/>
                      <w:sz w:val="18"/>
                      <w:szCs w:val="18"/>
                      <w:lang w:val="en-GB"/>
                    </w:rPr>
                    <w:t>Calculation of the coefficients for vegetation</w:t>
                  </w:r>
                </w:p>
              </w:tc>
              <w:tc>
                <w:tcPr>
                  <w:tcW w:w="5387" w:type="dxa"/>
                </w:tcPr>
                <w:p w14:paraId="00FBB2E2"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[1] Mean</w:t>
                  </w:r>
                </w:p>
                <w:p w14:paraId="530A465E"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[2] Mixed forest – McCaughey (1985)</w:t>
                  </w:r>
                </w:p>
                <w:p w14:paraId="4C3A5BD1"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 xml:space="preserve">[3] Short grass -- Doll </w:t>
                  </w:r>
                  <w:r w:rsidRPr="001A1B3F">
                    <w:rPr>
                      <w:rFonts w:cs="Times New Roman"/>
                      <w:i/>
                      <w:sz w:val="18"/>
                      <w:szCs w:val="18"/>
                      <w:lang w:val="en-GB"/>
                    </w:rPr>
                    <w:t>et al.</w:t>
                  </w:r>
                  <w:r w:rsidRPr="001A1B3F">
                    <w:rPr>
                      <w:rFonts w:cs="Times New Roman"/>
                      <w:sz w:val="18"/>
                      <w:szCs w:val="18"/>
                      <w:lang w:val="en-GB"/>
                    </w:rPr>
                    <w:t xml:space="preserve"> (1985)</w:t>
                  </w:r>
                </w:p>
                <w:p w14:paraId="75E133CB"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[4] Bare soil -- Novak (1982)</w:t>
                  </w:r>
                </w:p>
                <w:p w14:paraId="5B8CEEE7"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[5] Bare soil (wet) -- Fuchs &amp; Hadas (1972)</w:t>
                  </w:r>
                </w:p>
                <w:p w14:paraId="48B5ED02"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[6] Bare soil (dry) -- Fuchs &amp; Hadas (1972)</w:t>
                  </w:r>
                </w:p>
                <w:p w14:paraId="06523E72"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[7] Bare soil -- Asaeda &amp; Ca (1993)</w:t>
                  </w:r>
                </w:p>
                <w:p w14:paraId="1C32514A"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i/>
                      <w:sz w:val="18"/>
                      <w:szCs w:val="18"/>
                      <w:lang w:val="en-GB"/>
                    </w:rPr>
                  </w:pPr>
                  <w:r w:rsidRPr="001A1B3F">
                    <w:rPr>
                      <w:rFonts w:cs="Times New Roman"/>
                      <w:sz w:val="18"/>
                      <w:szCs w:val="18"/>
                      <w:lang w:val="en-GB"/>
                    </w:rPr>
                    <w:t xml:space="preserve">[8] Water Shallow - Turbid -- Souch </w:t>
                  </w:r>
                  <w:r w:rsidRPr="001A1B3F">
                    <w:rPr>
                      <w:rFonts w:cs="Times New Roman"/>
                      <w:i/>
                      <w:sz w:val="18"/>
                      <w:szCs w:val="18"/>
                      <w:lang w:val="en-GB"/>
                    </w:rPr>
                    <w:t>et al.</w:t>
                  </w:r>
                  <w:r w:rsidRPr="001A1B3F">
                    <w:rPr>
                      <w:rFonts w:cs="Times New Roman"/>
                      <w:sz w:val="18"/>
                      <w:szCs w:val="18"/>
                      <w:lang w:val="en-GB"/>
                    </w:rPr>
                    <w:t>(1998)</w:t>
                  </w:r>
                </w:p>
              </w:tc>
              <w:tc>
                <w:tcPr>
                  <w:tcW w:w="2126" w:type="dxa"/>
                </w:tcPr>
                <w:p w14:paraId="51654E5C"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 xml:space="preserve">If option [1] is </w:t>
                  </w:r>
                  <w:r w:rsidRPr="001A1B3F">
                    <w:rPr>
                      <w:rFonts w:cs="Times New Roman"/>
                      <w:b/>
                      <w:sz w:val="18"/>
                      <w:szCs w:val="18"/>
                      <w:lang w:val="en-GB"/>
                    </w:rPr>
                    <w:t xml:space="preserve">NOT </w:t>
                  </w:r>
                  <w:r w:rsidRPr="001A1B3F">
                    <w:rPr>
                      <w:rFonts w:cs="Times New Roman"/>
                      <w:sz w:val="18"/>
                      <w:szCs w:val="18"/>
                      <w:lang w:val="en-GB"/>
                    </w:rPr>
                    <w:t>used, put as many choices in the following rows as you want to take into account and add zero when finished</w:t>
                  </w:r>
                </w:p>
              </w:tc>
            </w:tr>
            <w:tr w:rsidR="000C3476" w:rsidRPr="001A1B3F" w14:paraId="6FC2AF9D" w14:textId="77777777" w:rsidTr="000672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09" w:type="dxa"/>
                </w:tcPr>
                <w:p w14:paraId="5040EC8B" w14:textId="77777777" w:rsidR="000C3476" w:rsidRPr="001A1B3F" w:rsidRDefault="000C3476" w:rsidP="000C3476">
                  <w:pPr>
                    <w:rPr>
                      <w:rFonts w:cs="Times New Roman"/>
                      <w:b w:val="0"/>
                      <w:sz w:val="18"/>
                      <w:szCs w:val="18"/>
                      <w:lang w:val="en-GB"/>
                    </w:rPr>
                  </w:pPr>
                  <w:r w:rsidRPr="001A1B3F">
                    <w:rPr>
                      <w:rFonts w:cs="Times New Roman"/>
                      <w:sz w:val="18"/>
                      <w:szCs w:val="18"/>
                      <w:lang w:val="en-GB"/>
                    </w:rPr>
                    <w:t>Calculation of the coefficients for roof</w:t>
                  </w:r>
                </w:p>
              </w:tc>
              <w:tc>
                <w:tcPr>
                  <w:tcW w:w="5387" w:type="dxa"/>
                </w:tcPr>
                <w:p w14:paraId="65BF5EA5"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[1] Mean of all</w:t>
                  </w:r>
                </w:p>
                <w:p w14:paraId="799ECB16"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[2] Tar and gravel  -- Yap (1973)</w:t>
                  </w:r>
                </w:p>
                <w:p w14:paraId="5BE20174"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[3] Taseler (1980)</w:t>
                  </w:r>
                </w:p>
                <w:p w14:paraId="085E9FBA"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lastRenderedPageBreak/>
                    <w:t>[4] Yoshida et al. (1990, 1991)</w:t>
                  </w:r>
                </w:p>
                <w:p w14:paraId="31225B38"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[5] Average gravel/tar/conc. flat industrial -- Meyn (2000)</w:t>
                  </w:r>
                </w:p>
                <w:p w14:paraId="0E12331C"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[6] Dry -- gravel/tar/conc. flat industrial -- Meyn (2000)</w:t>
                  </w:r>
                </w:p>
                <w:p w14:paraId="6B3F82C0"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[7] Wet -- gravel/tar/conc. flat industrial -- Meyn (2000)</w:t>
                  </w:r>
                </w:p>
                <w:p w14:paraId="7E87E7D2"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[8] Bitumen spread over flat industrial membrane --  Meyn (2000)</w:t>
                  </w:r>
                </w:p>
                <w:p w14:paraId="3ED56F08"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[9] Asphalt shingle on plywood  residential roof –    Meyn (2000)</w:t>
                  </w:r>
                </w:p>
                <w:p w14:paraId="1D11569B"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[10] Star - high albedo asphalt shingle  residential  roof -- Meyn (2000)</w:t>
                  </w:r>
                </w:p>
                <w:p w14:paraId="3D3443D6"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[11] Star - Ceramic Tile -- Meyn (2000)</w:t>
                  </w:r>
                </w:p>
                <w:p w14:paraId="191B462E"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[12] Star - Slate Tile -- Meyn (2000)</w:t>
                  </w:r>
                </w:p>
              </w:tc>
              <w:tc>
                <w:tcPr>
                  <w:tcW w:w="2126" w:type="dxa"/>
                </w:tcPr>
                <w:p w14:paraId="46601998"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lastRenderedPageBreak/>
                    <w:t xml:space="preserve">If option [1] is </w:t>
                  </w:r>
                  <w:r w:rsidRPr="001A1B3F">
                    <w:rPr>
                      <w:rFonts w:cs="Times New Roman"/>
                      <w:b/>
                      <w:sz w:val="18"/>
                      <w:szCs w:val="18"/>
                      <w:lang w:val="en-GB"/>
                    </w:rPr>
                    <w:t xml:space="preserve">NOT </w:t>
                  </w:r>
                  <w:r w:rsidRPr="001A1B3F">
                    <w:rPr>
                      <w:rFonts w:cs="Times New Roman"/>
                      <w:sz w:val="18"/>
                      <w:szCs w:val="18"/>
                      <w:lang w:val="en-GB"/>
                    </w:rPr>
                    <w:t xml:space="preserve">used, put as many choices in the following rows as you want </w:t>
                  </w:r>
                  <w:r w:rsidRPr="001A1B3F">
                    <w:rPr>
                      <w:rFonts w:cs="Times New Roman"/>
                      <w:sz w:val="18"/>
                      <w:szCs w:val="18"/>
                      <w:lang w:val="en-GB"/>
                    </w:rPr>
                    <w:lastRenderedPageBreak/>
                    <w:t>to take into account and add zero when finished</w:t>
                  </w:r>
                </w:p>
              </w:tc>
            </w:tr>
            <w:tr w:rsidR="000C3476" w:rsidRPr="001A1B3F" w14:paraId="0D290AF1" w14:textId="77777777" w:rsidTr="0006729D">
              <w:trPr>
                <w:trHeight w:val="397"/>
              </w:trPr>
              <w:tc>
                <w:tcPr>
                  <w:cnfStyle w:val="001000000000" w:firstRow="0" w:lastRow="0" w:firstColumn="1" w:lastColumn="0" w:oddVBand="0" w:evenVBand="0" w:oddHBand="0" w:evenHBand="0" w:firstRowFirstColumn="0" w:firstRowLastColumn="0" w:lastRowFirstColumn="0" w:lastRowLastColumn="0"/>
                  <w:tcW w:w="1809" w:type="dxa"/>
                </w:tcPr>
                <w:p w14:paraId="1AD7FA3F" w14:textId="77777777" w:rsidR="000C3476" w:rsidRPr="001A1B3F" w:rsidRDefault="000C3476" w:rsidP="000C3476">
                  <w:pPr>
                    <w:rPr>
                      <w:rFonts w:cs="Times New Roman"/>
                      <w:b w:val="0"/>
                      <w:sz w:val="18"/>
                      <w:szCs w:val="18"/>
                      <w:lang w:val="en-GB"/>
                    </w:rPr>
                  </w:pPr>
                  <w:r w:rsidRPr="001A1B3F">
                    <w:rPr>
                      <w:rFonts w:cs="Times New Roman"/>
                      <w:sz w:val="18"/>
                      <w:szCs w:val="18"/>
                      <w:lang w:val="en-GB"/>
                    </w:rPr>
                    <w:lastRenderedPageBreak/>
                    <w:t xml:space="preserve">Impervious areas are calculated as </w:t>
                  </w:r>
                </w:p>
              </w:tc>
              <w:tc>
                <w:tcPr>
                  <w:tcW w:w="5387" w:type="dxa"/>
                </w:tcPr>
                <w:p w14:paraId="6AA7FF0D"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[1] one</w:t>
                  </w:r>
                </w:p>
                <w:p w14:paraId="49F09074"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r w:rsidRPr="001A1B3F">
                    <w:rPr>
                      <w:rFonts w:cs="Times New Roman"/>
                      <w:sz w:val="18"/>
                      <w:szCs w:val="18"/>
                      <w:lang w:val="en-GB"/>
                    </w:rPr>
                    <w:t>[2] separated to concrete &amp; asphalt</w:t>
                  </w:r>
                </w:p>
              </w:tc>
              <w:tc>
                <w:tcPr>
                  <w:tcW w:w="2126" w:type="dxa"/>
                </w:tcPr>
                <w:p w14:paraId="2CE2A036" w14:textId="77777777" w:rsidR="000C3476" w:rsidRPr="001A1B3F" w:rsidRDefault="000C3476" w:rsidP="000C3476">
                  <w:pPr>
                    <w:cnfStyle w:val="000000000000" w:firstRow="0" w:lastRow="0" w:firstColumn="0" w:lastColumn="0" w:oddVBand="0" w:evenVBand="0" w:oddHBand="0" w:evenHBand="0" w:firstRowFirstColumn="0" w:firstRowLastColumn="0" w:lastRowFirstColumn="0" w:lastRowLastColumn="0"/>
                    <w:rPr>
                      <w:rFonts w:cs="Times New Roman"/>
                      <w:sz w:val="18"/>
                      <w:szCs w:val="18"/>
                      <w:lang w:val="en-GB"/>
                    </w:rPr>
                  </w:pPr>
                </w:p>
              </w:tc>
            </w:tr>
            <w:tr w:rsidR="000C3476" w:rsidRPr="001A1B3F" w14:paraId="3A8FA190" w14:textId="77777777" w:rsidTr="000672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09" w:type="dxa"/>
                </w:tcPr>
                <w:p w14:paraId="7A95726D" w14:textId="77777777" w:rsidR="000C3476" w:rsidRPr="001A1B3F" w:rsidRDefault="000C3476" w:rsidP="000C3476">
                  <w:pPr>
                    <w:rPr>
                      <w:rFonts w:cs="Times New Roman"/>
                      <w:b w:val="0"/>
                      <w:sz w:val="18"/>
                      <w:szCs w:val="18"/>
                      <w:lang w:val="en-GB"/>
                    </w:rPr>
                  </w:pPr>
                  <w:r w:rsidRPr="001A1B3F">
                    <w:rPr>
                      <w:rFonts w:cs="Times New Roman"/>
                      <w:sz w:val="18"/>
                      <w:szCs w:val="18"/>
                      <w:lang w:val="en-GB"/>
                    </w:rPr>
                    <w:t>Calculation of the coefficients for impervious areas</w:t>
                  </w:r>
                </w:p>
              </w:tc>
              <w:tc>
                <w:tcPr>
                  <w:tcW w:w="5387" w:type="dxa"/>
                </w:tcPr>
                <w:p w14:paraId="5253A640"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[1] Mean</w:t>
                  </w:r>
                </w:p>
                <w:p w14:paraId="6E1DB964"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sv-SE"/>
                    </w:rPr>
                  </w:pPr>
                  <w:r w:rsidRPr="001A1B3F">
                    <w:rPr>
                      <w:rFonts w:cs="Times New Roman"/>
                      <w:sz w:val="18"/>
                      <w:szCs w:val="18"/>
                      <w:lang w:val="en-GB"/>
                    </w:rPr>
                    <w:t xml:space="preserve">[2] Concrete – Doll </w:t>
                  </w:r>
                  <w:r w:rsidRPr="001A1B3F">
                    <w:rPr>
                      <w:rFonts w:cs="Times New Roman"/>
                      <w:i/>
                      <w:sz w:val="18"/>
                      <w:szCs w:val="18"/>
                      <w:lang w:val="en-GB"/>
                    </w:rPr>
                    <w:t>et al.</w:t>
                  </w:r>
                  <w:r w:rsidRPr="001A1B3F">
                    <w:rPr>
                      <w:rFonts w:cs="Times New Roman"/>
                      <w:sz w:val="18"/>
                      <w:szCs w:val="18"/>
                      <w:lang w:val="en-GB"/>
                    </w:rPr>
                    <w:t xml:space="preserve"> </w:t>
                  </w:r>
                  <w:r w:rsidRPr="001A1B3F">
                    <w:rPr>
                      <w:rFonts w:cs="Times New Roman"/>
                      <w:sz w:val="18"/>
                      <w:szCs w:val="18"/>
                      <w:lang w:val="sv-SE"/>
                    </w:rPr>
                    <w:t>(1985)</w:t>
                  </w:r>
                </w:p>
                <w:p w14:paraId="055E30DC"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sv-SE"/>
                    </w:rPr>
                  </w:pPr>
                  <w:r w:rsidRPr="001A1B3F">
                    <w:rPr>
                      <w:rFonts w:cs="Times New Roman"/>
                      <w:sz w:val="18"/>
                      <w:szCs w:val="18"/>
                      <w:lang w:val="sv-SE"/>
                    </w:rPr>
                    <w:t>[3] Concrete -- Asaeda &amp; Ca (1993)</w:t>
                  </w:r>
                </w:p>
                <w:p w14:paraId="09852165"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sv-SE"/>
                    </w:rPr>
                  </w:pPr>
                  <w:r w:rsidRPr="001A1B3F">
                    <w:rPr>
                      <w:rFonts w:cs="Times New Roman"/>
                      <w:sz w:val="18"/>
                      <w:szCs w:val="18"/>
                      <w:lang w:val="sv-SE"/>
                    </w:rPr>
                    <w:t>[4] Asphalt – Narita et al. (1984)</w:t>
                  </w:r>
                </w:p>
                <w:p w14:paraId="535EDF61"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sv-SE"/>
                    </w:rPr>
                  </w:pPr>
                  <w:r w:rsidRPr="001A1B3F">
                    <w:rPr>
                      <w:rFonts w:cs="Times New Roman"/>
                      <w:sz w:val="18"/>
                      <w:szCs w:val="18"/>
                      <w:lang w:val="sv-SE"/>
                    </w:rPr>
                    <w:t xml:space="preserve">[5] Asphalt -- Asaeda &amp; Ca (1993) </w:t>
                  </w:r>
                </w:p>
                <w:p w14:paraId="79AC7536"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sv-SE"/>
                    </w:rPr>
                  </w:pPr>
                  <w:r w:rsidRPr="001A1B3F">
                    <w:rPr>
                      <w:rFonts w:cs="Times New Roman"/>
                      <w:sz w:val="18"/>
                      <w:szCs w:val="18"/>
                      <w:lang w:val="sv-SE"/>
                    </w:rPr>
                    <w:t>[6] Asphalt – Anandakumar (1999)</w:t>
                  </w:r>
                </w:p>
                <w:p w14:paraId="681984D0"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sv-SE"/>
                    </w:rPr>
                  </w:pPr>
                  <w:r w:rsidRPr="001A1B3F">
                    <w:rPr>
                      <w:rFonts w:cs="Times New Roman"/>
                      <w:sz w:val="18"/>
                      <w:szCs w:val="18"/>
                      <w:lang w:val="sv-SE"/>
                    </w:rPr>
                    <w:t>[7] Asphalt (winter) – Anandakumar  (1999)</w:t>
                  </w:r>
                </w:p>
                <w:p w14:paraId="3609047E"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sv-SE"/>
                    </w:rPr>
                  </w:pPr>
                  <w:r w:rsidRPr="001A1B3F">
                    <w:rPr>
                      <w:rFonts w:cs="Times New Roman"/>
                      <w:sz w:val="18"/>
                      <w:szCs w:val="18"/>
                      <w:lang w:val="sv-SE"/>
                    </w:rPr>
                    <w:t>[8] Asphalt (summer) – Anandakumar (1999)</w:t>
                  </w:r>
                </w:p>
              </w:tc>
              <w:tc>
                <w:tcPr>
                  <w:tcW w:w="2126" w:type="dxa"/>
                </w:tcPr>
                <w:p w14:paraId="12FE22F4" w14:textId="77777777" w:rsidR="000C3476" w:rsidRPr="001A1B3F" w:rsidRDefault="000C3476" w:rsidP="000C3476">
                  <w:pPr>
                    <w:cnfStyle w:val="000000100000" w:firstRow="0" w:lastRow="0" w:firstColumn="0" w:lastColumn="0" w:oddVBand="0" w:evenVBand="0" w:oddHBand="1" w:evenHBand="0" w:firstRowFirstColumn="0" w:firstRowLastColumn="0" w:lastRowFirstColumn="0" w:lastRowLastColumn="0"/>
                    <w:rPr>
                      <w:rFonts w:cs="Times New Roman"/>
                      <w:sz w:val="18"/>
                      <w:szCs w:val="18"/>
                      <w:lang w:val="en-GB"/>
                    </w:rPr>
                  </w:pPr>
                  <w:r w:rsidRPr="001A1B3F">
                    <w:rPr>
                      <w:rFonts w:cs="Times New Roman"/>
                      <w:sz w:val="18"/>
                      <w:szCs w:val="18"/>
                      <w:lang w:val="en-GB"/>
                    </w:rPr>
                    <w:t xml:space="preserve">If option [1] is </w:t>
                  </w:r>
                  <w:r w:rsidRPr="001A1B3F">
                    <w:rPr>
                      <w:rFonts w:cs="Times New Roman"/>
                      <w:b/>
                      <w:sz w:val="18"/>
                      <w:szCs w:val="18"/>
                      <w:lang w:val="en-GB"/>
                    </w:rPr>
                    <w:t xml:space="preserve">NOT </w:t>
                  </w:r>
                  <w:r w:rsidRPr="001A1B3F">
                    <w:rPr>
                      <w:rFonts w:cs="Times New Roman"/>
                      <w:sz w:val="18"/>
                      <w:szCs w:val="18"/>
                      <w:lang w:val="en-GB"/>
                    </w:rPr>
                    <w:t>used, put as many choices in the following rows as you want to take into account and add zero when finished</w:t>
                  </w:r>
                </w:p>
              </w:tc>
            </w:tr>
          </w:tbl>
          <w:p w14:paraId="3335F09F" w14:textId="77777777" w:rsidR="000C3476" w:rsidRPr="001A1B3F" w:rsidRDefault="000C3476" w:rsidP="000C3476">
            <w:pPr>
              <w:rPr>
                <w:rFonts w:cs="Times New Roman"/>
                <w:sz w:val="18"/>
                <w:szCs w:val="18"/>
                <w:lang w:val="en-GB"/>
              </w:rPr>
            </w:pPr>
            <w:r w:rsidRPr="001A1B3F">
              <w:rPr>
                <w:rFonts w:cs="Times New Roman"/>
                <w:sz w:val="18"/>
                <w:szCs w:val="18"/>
                <w:lang w:val="en-GB"/>
              </w:rPr>
              <w:t xml:space="preserve">The </w:t>
            </w:r>
            <w:r w:rsidRPr="001A1B3F">
              <w:rPr>
                <w:rFonts w:cs="Times New Roman"/>
                <w:b/>
                <w:sz w:val="18"/>
                <w:szCs w:val="18"/>
                <w:lang w:val="en-GB"/>
              </w:rPr>
              <w:t>Ln</w:t>
            </w:r>
            <w:r w:rsidRPr="001A1B3F">
              <w:rPr>
                <w:rFonts w:cs="Times New Roman"/>
                <w:b/>
                <w:i/>
                <w:sz w:val="18"/>
                <w:szCs w:val="18"/>
                <w:lang w:val="en-GB"/>
              </w:rPr>
              <w:t>3004_2008</w:t>
            </w:r>
            <w:r w:rsidRPr="001A1B3F">
              <w:rPr>
                <w:rFonts w:cs="Times New Roman"/>
                <w:b/>
                <w:sz w:val="18"/>
                <w:szCs w:val="18"/>
                <w:lang w:val="en-GB"/>
              </w:rPr>
              <w:t>.ohm</w:t>
            </w:r>
            <w:r w:rsidRPr="001A1B3F">
              <w:rPr>
                <w:rFonts w:cs="Times New Roman"/>
                <w:sz w:val="18"/>
                <w:szCs w:val="18"/>
                <w:lang w:val="en-GB"/>
              </w:rPr>
              <w:t xml:space="preserve"> file contained within the example dataset has the following structure. </w:t>
            </w:r>
          </w:p>
          <w:p w14:paraId="375CDF66" w14:textId="77777777" w:rsidR="000C3476" w:rsidRPr="001A1B3F" w:rsidRDefault="000C3476" w:rsidP="000C3476">
            <w:pPr>
              <w:rPr>
                <w:rFonts w:cs="Times New Roman"/>
                <w:sz w:val="18"/>
                <w:szCs w:val="18"/>
                <w:lang w:val="en-GB"/>
              </w:rPr>
            </w:pPr>
          </w:p>
          <w:p w14:paraId="00F32B84" w14:textId="77777777" w:rsidR="000C3476" w:rsidRPr="001A1B3F" w:rsidRDefault="000C3476" w:rsidP="000C3476">
            <w:pPr>
              <w:rPr>
                <w:rFonts w:cs="Times New Roman"/>
                <w:sz w:val="18"/>
                <w:szCs w:val="18"/>
                <w:lang w:val="en-GB"/>
              </w:rPr>
            </w:pPr>
            <w:r w:rsidRPr="001A1B3F">
              <w:rPr>
                <w:rFonts w:cs="Times New Roman"/>
                <w:sz w:val="18"/>
                <w:szCs w:val="18"/>
                <w:lang w:val="en-GB"/>
              </w:rPr>
              <w:t xml:space="preserve">% </w:t>
            </w:r>
            <w:r w:rsidRPr="001A1B3F">
              <w:rPr>
                <w:rFonts w:cs="Times New Roman"/>
                <w:sz w:val="18"/>
                <w:szCs w:val="18"/>
                <w:lang w:val="en-GB"/>
              </w:rPr>
              <w:tab/>
              <w:t># Ln08.ohm</w:t>
            </w:r>
          </w:p>
          <w:p w14:paraId="0BD92A2B" w14:textId="77777777" w:rsidR="000C3476" w:rsidRPr="001A1B3F" w:rsidRDefault="000C3476" w:rsidP="000C3476">
            <w:pPr>
              <w:rPr>
                <w:rFonts w:cs="Times New Roman"/>
                <w:sz w:val="18"/>
                <w:szCs w:val="18"/>
                <w:lang w:val="en-GB"/>
              </w:rPr>
            </w:pPr>
            <w:r w:rsidRPr="001A1B3F">
              <w:rPr>
                <w:rFonts w:cs="Times New Roman"/>
                <w:sz w:val="18"/>
                <w:szCs w:val="18"/>
                <w:lang w:val="en-GB"/>
              </w:rPr>
              <w:t xml:space="preserve">%  </w:t>
            </w:r>
            <w:r w:rsidRPr="001A1B3F">
              <w:rPr>
                <w:rFonts w:cs="Times New Roman"/>
                <w:sz w:val="18"/>
                <w:szCs w:val="18"/>
                <w:lang w:val="en-GB"/>
              </w:rPr>
              <w:tab/>
              <w:t xml:space="preserve">2    Canyons included: [1] Y [2] N </w:t>
            </w:r>
          </w:p>
          <w:p w14:paraId="2533647A" w14:textId="77777777" w:rsidR="000C3476" w:rsidRPr="001A1B3F" w:rsidRDefault="000C3476" w:rsidP="000C3476">
            <w:pPr>
              <w:rPr>
                <w:rFonts w:cs="Times New Roman"/>
                <w:sz w:val="18"/>
                <w:szCs w:val="18"/>
                <w:lang w:val="en-GB"/>
              </w:rPr>
            </w:pPr>
            <w:r w:rsidRPr="001A1B3F">
              <w:rPr>
                <w:rFonts w:cs="Times New Roman"/>
                <w:sz w:val="18"/>
                <w:szCs w:val="18"/>
                <w:lang w:val="en-GB"/>
              </w:rPr>
              <w:t xml:space="preserve">%  </w:t>
            </w:r>
            <w:r w:rsidRPr="001A1B3F">
              <w:rPr>
                <w:rFonts w:cs="Times New Roman"/>
                <w:sz w:val="18"/>
                <w:szCs w:val="18"/>
                <w:lang w:val="en-GB"/>
              </w:rPr>
              <w:tab/>
              <w:t xml:space="preserve">2    Vegetation as one [1] Y [2] Separate grass/trees&amp;shrubs/water                            </w:t>
            </w:r>
          </w:p>
          <w:p w14:paraId="3FA26BC8" w14:textId="77777777" w:rsidR="000C3476" w:rsidRPr="001A1B3F" w:rsidRDefault="000C3476" w:rsidP="000C3476">
            <w:pPr>
              <w:rPr>
                <w:rFonts w:cs="Times New Roman"/>
                <w:sz w:val="18"/>
                <w:szCs w:val="18"/>
                <w:lang w:val="en-GB"/>
              </w:rPr>
            </w:pPr>
            <w:r w:rsidRPr="001A1B3F">
              <w:rPr>
                <w:rFonts w:cs="Times New Roman"/>
                <w:sz w:val="18"/>
                <w:szCs w:val="18"/>
                <w:lang w:val="en-GB"/>
              </w:rPr>
              <w:t xml:space="preserve">% </w:t>
            </w:r>
            <w:r w:rsidRPr="001A1B3F">
              <w:rPr>
                <w:rFonts w:cs="Times New Roman"/>
                <w:sz w:val="18"/>
                <w:szCs w:val="18"/>
                <w:lang w:val="en-GB"/>
              </w:rPr>
              <w:tab/>
              <w:t xml:space="preserve">3    Vegetation: [3] Short grass -- Doll </w:t>
            </w:r>
            <w:r w:rsidRPr="001A1B3F">
              <w:rPr>
                <w:rFonts w:cs="Times New Roman"/>
                <w:i/>
                <w:sz w:val="18"/>
                <w:szCs w:val="18"/>
                <w:lang w:val="en-GB"/>
              </w:rPr>
              <w:t>et al.</w:t>
            </w:r>
            <w:r w:rsidRPr="001A1B3F">
              <w:rPr>
                <w:rFonts w:cs="Times New Roman"/>
                <w:sz w:val="18"/>
                <w:szCs w:val="18"/>
                <w:lang w:val="en-GB"/>
              </w:rPr>
              <w:t xml:space="preserve"> (1985)</w:t>
            </w:r>
          </w:p>
          <w:p w14:paraId="550DB67A" w14:textId="77777777" w:rsidR="000C3476" w:rsidRPr="001A1B3F" w:rsidRDefault="000C3476" w:rsidP="000C3476">
            <w:pPr>
              <w:rPr>
                <w:rFonts w:cs="Times New Roman"/>
                <w:sz w:val="18"/>
                <w:szCs w:val="18"/>
                <w:lang w:val="en-GB"/>
              </w:rPr>
            </w:pPr>
            <w:r w:rsidRPr="001A1B3F">
              <w:rPr>
                <w:rFonts w:cs="Times New Roman"/>
                <w:sz w:val="18"/>
                <w:szCs w:val="18"/>
                <w:lang w:val="en-GB"/>
              </w:rPr>
              <w:t>%</w:t>
            </w:r>
            <w:r w:rsidRPr="001A1B3F">
              <w:rPr>
                <w:rFonts w:cs="Times New Roman"/>
                <w:sz w:val="18"/>
                <w:szCs w:val="18"/>
                <w:lang w:val="en-GB"/>
              </w:rPr>
              <w:tab/>
              <w:t>4                        [4] Bare soil -- Novak (1982)</w:t>
            </w:r>
          </w:p>
          <w:p w14:paraId="0A1E4E2D" w14:textId="77777777" w:rsidR="000C3476" w:rsidRPr="001A1B3F" w:rsidRDefault="000C3476" w:rsidP="000C3476">
            <w:pPr>
              <w:rPr>
                <w:rFonts w:cs="Times New Roman"/>
                <w:sz w:val="18"/>
                <w:szCs w:val="18"/>
                <w:lang w:val="en-GB"/>
              </w:rPr>
            </w:pPr>
            <w:r w:rsidRPr="001A1B3F">
              <w:rPr>
                <w:rFonts w:cs="Times New Roman"/>
                <w:sz w:val="18"/>
                <w:szCs w:val="18"/>
                <w:lang w:val="en-GB"/>
              </w:rPr>
              <w:t>%</w:t>
            </w:r>
            <w:r w:rsidRPr="001A1B3F">
              <w:rPr>
                <w:rFonts w:cs="Times New Roman"/>
                <w:sz w:val="18"/>
                <w:szCs w:val="18"/>
                <w:lang w:val="en-GB"/>
              </w:rPr>
              <w:tab/>
              <w:t xml:space="preserve">0         </w:t>
            </w:r>
          </w:p>
          <w:p w14:paraId="47A9BE62" w14:textId="77777777" w:rsidR="000C3476" w:rsidRPr="001A1B3F" w:rsidRDefault="000C3476" w:rsidP="000C3476">
            <w:pPr>
              <w:rPr>
                <w:rFonts w:cs="Times New Roman"/>
                <w:sz w:val="18"/>
                <w:szCs w:val="18"/>
                <w:lang w:val="en-GB"/>
              </w:rPr>
            </w:pPr>
            <w:r w:rsidRPr="001A1B3F">
              <w:rPr>
                <w:rFonts w:cs="Times New Roman"/>
                <w:sz w:val="18"/>
                <w:szCs w:val="18"/>
                <w:lang w:val="en-GB"/>
              </w:rPr>
              <w:t>%</w:t>
            </w:r>
            <w:r w:rsidRPr="001A1B3F">
              <w:rPr>
                <w:rFonts w:cs="Times New Roman"/>
                <w:sz w:val="18"/>
                <w:szCs w:val="18"/>
                <w:lang w:val="en-GB"/>
              </w:rPr>
              <w:tab/>
              <w:t xml:space="preserve">1    Roof: [1] Mean of all                                                     </w:t>
            </w:r>
          </w:p>
          <w:p w14:paraId="55F98B9E" w14:textId="77777777" w:rsidR="000C3476" w:rsidRPr="001A1B3F" w:rsidRDefault="000C3476" w:rsidP="000C3476">
            <w:pPr>
              <w:rPr>
                <w:rFonts w:cs="Times New Roman"/>
                <w:sz w:val="18"/>
                <w:szCs w:val="18"/>
                <w:lang w:val="en-GB"/>
              </w:rPr>
            </w:pPr>
            <w:r w:rsidRPr="001A1B3F">
              <w:rPr>
                <w:rFonts w:cs="Times New Roman"/>
                <w:sz w:val="18"/>
                <w:szCs w:val="18"/>
                <w:lang w:val="en-GB"/>
              </w:rPr>
              <w:t>%</w:t>
            </w:r>
            <w:r w:rsidRPr="001A1B3F">
              <w:rPr>
                <w:rFonts w:cs="Times New Roman"/>
                <w:sz w:val="18"/>
                <w:szCs w:val="18"/>
                <w:lang w:val="en-GB"/>
              </w:rPr>
              <w:tab/>
              <w:t xml:space="preserve">2    Impervious as one [1] Y [2] Concrete &amp; asphalt separate                                  </w:t>
            </w:r>
          </w:p>
          <w:p w14:paraId="616E1A51" w14:textId="77777777" w:rsidR="000C3476" w:rsidRPr="001A1B3F" w:rsidRDefault="000C3476" w:rsidP="000C3476">
            <w:pPr>
              <w:rPr>
                <w:rFonts w:cs="Times New Roman"/>
                <w:sz w:val="18"/>
                <w:szCs w:val="18"/>
                <w:lang w:val="en-GB"/>
              </w:rPr>
            </w:pPr>
            <w:r w:rsidRPr="001A1B3F">
              <w:rPr>
                <w:rFonts w:cs="Times New Roman"/>
                <w:sz w:val="18"/>
                <w:szCs w:val="18"/>
                <w:lang w:val="en-GB"/>
              </w:rPr>
              <w:t>%</w:t>
            </w:r>
            <w:r w:rsidRPr="001A1B3F">
              <w:rPr>
                <w:rFonts w:cs="Times New Roman"/>
                <w:sz w:val="18"/>
                <w:szCs w:val="18"/>
                <w:lang w:val="en-GB"/>
              </w:rPr>
              <w:tab/>
              <w:t xml:space="preserve">2    Impervious surface: [2] Concrete – Doll </w:t>
            </w:r>
            <w:r w:rsidRPr="001A1B3F">
              <w:rPr>
                <w:rFonts w:cs="Times New Roman"/>
                <w:i/>
                <w:sz w:val="18"/>
                <w:szCs w:val="18"/>
                <w:lang w:val="en-GB"/>
              </w:rPr>
              <w:t>et al.</w:t>
            </w:r>
            <w:r w:rsidRPr="001A1B3F">
              <w:rPr>
                <w:rFonts w:cs="Times New Roman"/>
                <w:sz w:val="18"/>
                <w:szCs w:val="18"/>
                <w:lang w:val="en-GB"/>
              </w:rPr>
              <w:t xml:space="preserve"> (1985)                                                             </w:t>
            </w:r>
          </w:p>
          <w:p w14:paraId="57F4812C" w14:textId="77777777" w:rsidR="000C3476" w:rsidRPr="001A1B3F" w:rsidRDefault="000C3476" w:rsidP="000C3476">
            <w:pPr>
              <w:rPr>
                <w:rFonts w:cs="Times New Roman"/>
                <w:sz w:val="18"/>
                <w:szCs w:val="18"/>
                <w:lang w:val="en-GB"/>
              </w:rPr>
            </w:pPr>
            <w:r w:rsidRPr="001A1B3F">
              <w:rPr>
                <w:rFonts w:cs="Times New Roman"/>
                <w:sz w:val="18"/>
                <w:szCs w:val="18"/>
                <w:lang w:val="en-GB"/>
              </w:rPr>
              <w:t>%</w:t>
            </w:r>
            <w:r w:rsidRPr="001A1B3F">
              <w:rPr>
                <w:rFonts w:cs="Times New Roman"/>
                <w:sz w:val="18"/>
                <w:szCs w:val="18"/>
                <w:lang w:val="en-GB"/>
              </w:rPr>
              <w:tab/>
              <w:t xml:space="preserve">4    </w:t>
            </w:r>
            <w:r w:rsidRPr="001A1B3F">
              <w:rPr>
                <w:rFonts w:cs="Times New Roman"/>
                <w:sz w:val="18"/>
                <w:szCs w:val="18"/>
                <w:lang w:val="en-GB"/>
              </w:rPr>
              <w:tab/>
              <w:t xml:space="preserve">                 [4] Asphalt – Narita et al. (1984)</w:t>
            </w:r>
          </w:p>
          <w:p w14:paraId="5A0C5677" w14:textId="77777777" w:rsidR="000C3476" w:rsidRPr="001A1B3F" w:rsidRDefault="000C3476" w:rsidP="000C3476">
            <w:pPr>
              <w:rPr>
                <w:rFonts w:cs="Times New Roman"/>
                <w:color w:val="FF0000"/>
                <w:sz w:val="18"/>
                <w:szCs w:val="18"/>
                <w:lang w:val="en-GB"/>
              </w:rPr>
            </w:pPr>
            <w:r w:rsidRPr="001A1B3F">
              <w:rPr>
                <w:rFonts w:cs="Times New Roman"/>
                <w:sz w:val="18"/>
                <w:szCs w:val="18"/>
                <w:lang w:val="en-GB"/>
              </w:rPr>
              <w:t>%</w:t>
            </w:r>
            <w:r w:rsidRPr="001A1B3F">
              <w:rPr>
                <w:rFonts w:cs="Times New Roman"/>
                <w:sz w:val="18"/>
                <w:szCs w:val="18"/>
                <w:lang w:val="en-GB"/>
              </w:rPr>
              <w:tab/>
              <w:t xml:space="preserve">0    </w:t>
            </w:r>
            <w:r w:rsidRPr="001A1B3F">
              <w:rPr>
                <w:rFonts w:cs="Times New Roman"/>
                <w:color w:val="FF0000"/>
                <w:sz w:val="18"/>
                <w:szCs w:val="18"/>
                <w:lang w:val="en-GB"/>
              </w:rPr>
              <w:t xml:space="preserve">       </w:t>
            </w:r>
          </w:p>
          <w:p w14:paraId="265DF923" w14:textId="77777777" w:rsidR="000C3476" w:rsidRPr="001A1B3F" w:rsidRDefault="000C3476" w:rsidP="000C3476">
            <w:pPr>
              <w:rPr>
                <w:rFonts w:cs="Times New Roman"/>
                <w:color w:val="FF0000"/>
                <w:sz w:val="18"/>
                <w:szCs w:val="18"/>
                <w:lang w:val="en-GB"/>
              </w:rPr>
            </w:pPr>
          </w:p>
          <w:p w14:paraId="7E2B6863" w14:textId="77777777" w:rsidR="000C3476" w:rsidRPr="000C3476" w:rsidRDefault="000C3476" w:rsidP="000C3476">
            <w:pPr>
              <w:rPr>
                <w:sz w:val="18"/>
                <w:lang w:val="en-GB"/>
              </w:rPr>
            </w:pPr>
          </w:p>
        </w:tc>
      </w:tr>
    </w:tbl>
    <w:p w14:paraId="480D5DBF" w14:textId="77777777" w:rsidR="00A91B34" w:rsidRDefault="00A91B34" w:rsidP="00B10B46">
      <w:pPr>
        <w:rPr>
          <w:lang w:val="en-GB"/>
        </w:rPr>
      </w:pPr>
    </w:p>
    <w:p w14:paraId="43D24A8B" w14:textId="77777777" w:rsidR="000C3476" w:rsidRPr="001A1B3F" w:rsidRDefault="000C3476" w:rsidP="000C3476">
      <w:pPr>
        <w:rPr>
          <w:rFonts w:cs="Times New Roman"/>
          <w:color w:val="FF0000"/>
          <w:sz w:val="18"/>
          <w:szCs w:val="18"/>
          <w:lang w:val="en-GB"/>
        </w:rPr>
      </w:pPr>
    </w:p>
    <w:p w14:paraId="75828E62" w14:textId="77777777" w:rsidR="00A91B34" w:rsidRDefault="00A91B34">
      <w:pPr>
        <w:spacing w:after="200" w:line="276" w:lineRule="auto"/>
        <w:rPr>
          <w:lang w:val="en-GB"/>
        </w:rPr>
      </w:pPr>
      <w:r>
        <w:rPr>
          <w:lang w:val="en-GB"/>
        </w:rPr>
        <w:br w:type="page"/>
      </w:r>
    </w:p>
    <w:tbl>
      <w:tblPr>
        <w:tblStyle w:val="GridTable2-Accent41"/>
        <w:tblW w:w="0" w:type="auto"/>
        <w:tblLook w:val="0400" w:firstRow="0" w:lastRow="0" w:firstColumn="0" w:lastColumn="0" w:noHBand="0" w:noVBand="1"/>
      </w:tblPr>
      <w:tblGrid>
        <w:gridCol w:w="9286"/>
      </w:tblGrid>
      <w:tr w:rsidR="00A91B34" w:rsidRPr="00103F7A" w14:paraId="28EA9D3E" w14:textId="77777777" w:rsidTr="00C9647A">
        <w:trPr>
          <w:cnfStyle w:val="000000100000" w:firstRow="0" w:lastRow="0" w:firstColumn="0" w:lastColumn="0" w:oddVBand="0" w:evenVBand="0" w:oddHBand="1" w:evenHBand="0" w:firstRowFirstColumn="0" w:firstRowLastColumn="0" w:lastRowFirstColumn="0" w:lastRowLastColumn="0"/>
          <w:trHeight w:val="232"/>
        </w:trPr>
        <w:tc>
          <w:tcPr>
            <w:tcW w:w="9048" w:type="dxa"/>
          </w:tcPr>
          <w:p w14:paraId="2C9D4847" w14:textId="77777777" w:rsidR="00A91B34" w:rsidRPr="003B54C2" w:rsidRDefault="00A91B34" w:rsidP="00C9647A">
            <w:pPr>
              <w:pStyle w:val="Heading1"/>
              <w:numPr>
                <w:ilvl w:val="0"/>
                <w:numId w:val="0"/>
              </w:numPr>
              <w:ind w:left="432"/>
              <w:outlineLvl w:val="0"/>
            </w:pPr>
            <w:bookmarkStart w:id="141" w:name="_Appendix_E:_Interfaces"/>
            <w:bookmarkStart w:id="142" w:name="_Appendix_D:_Interfaces"/>
            <w:bookmarkStart w:id="143" w:name="_Appendix_E:_Differences"/>
            <w:bookmarkStart w:id="144" w:name="_Toc414112061"/>
            <w:bookmarkEnd w:id="141"/>
            <w:bookmarkEnd w:id="142"/>
            <w:bookmarkEnd w:id="143"/>
            <w:r w:rsidRPr="003B54C2">
              <w:lastRenderedPageBreak/>
              <w:t xml:space="preserve">Appendix </w:t>
            </w:r>
            <w:r w:rsidR="00C9647A">
              <w:t>C</w:t>
            </w:r>
            <w:r w:rsidRPr="003B54C2">
              <w:t>: Differences between SUEWS, LUMPS and FRAISE</w:t>
            </w:r>
            <w:bookmarkEnd w:id="144"/>
          </w:p>
        </w:tc>
      </w:tr>
      <w:tr w:rsidR="00A91B34" w:rsidRPr="00103F7A" w14:paraId="66A164C6" w14:textId="77777777" w:rsidTr="00C9647A">
        <w:tc>
          <w:tcPr>
            <w:tcW w:w="9048" w:type="dxa"/>
          </w:tcPr>
          <w:p w14:paraId="4B9F1802" w14:textId="77777777" w:rsidR="00A91B34" w:rsidRPr="001C53F7" w:rsidRDefault="00A91B34" w:rsidP="00A91B34">
            <w:pPr>
              <w:rPr>
                <w:lang w:val="en-GB"/>
              </w:rPr>
            </w:pPr>
          </w:p>
          <w:p w14:paraId="3168DF51" w14:textId="1C5F2688" w:rsidR="00A91B34" w:rsidRPr="00CD250B" w:rsidRDefault="00A91B34" w:rsidP="00A91B34">
            <w:pPr>
              <w:rPr>
                <w:rFonts w:cs="Times New Roman"/>
                <w:lang w:val="en-GB"/>
              </w:rPr>
            </w:pPr>
            <w:r w:rsidRPr="00CD250B">
              <w:rPr>
                <w:rFonts w:cs="Times New Roman"/>
                <w:szCs w:val="24"/>
                <w:lang w:val="en-GB"/>
              </w:rPr>
              <w:t xml:space="preserve">The largest difference between LUMPS and SUEWS is that the latter simulates the urban water balance in detail while LUMPS takes a simpler approach for the sensible and latent heat fluxes and the water balance (“water bucket”). The calculation of evaporation/latent heat in </w:t>
            </w:r>
            <w:r w:rsidRPr="00CD250B">
              <w:rPr>
                <w:rFonts w:cs="Times New Roman"/>
                <w:lang w:val="en-GB"/>
              </w:rPr>
              <w:t>SUEWS is more biophysically based.</w:t>
            </w:r>
            <w:r w:rsidRPr="001C53F7">
              <w:rPr>
                <w:rFonts w:cs="Times New Roman"/>
                <w:szCs w:val="24"/>
                <w:lang w:val="en-GB"/>
              </w:rPr>
              <w:t xml:space="preserve"> </w:t>
            </w:r>
            <w:r w:rsidRPr="00CD250B">
              <w:rPr>
                <w:rFonts w:cs="Times New Roman"/>
                <w:lang w:val="en-GB"/>
              </w:rPr>
              <w:t xml:space="preserve">Due to its simplicity, LUMPS requires less parameters in order to run. SUEWS gives turbulent heat fluxes calculated with both models as an output.  </w:t>
            </w:r>
            <w:r w:rsidRPr="00504E92">
              <w:rPr>
                <w:rFonts w:cs="Times New Roman"/>
                <w:highlight w:val="yellow"/>
                <w:lang w:val="en-GB"/>
              </w:rPr>
              <w:t xml:space="preserve">The model can run LUMPS alone without running SUEWS (Table 4.1 – </w:t>
            </w:r>
            <w:r w:rsidRPr="00504E92">
              <w:rPr>
                <w:rFonts w:cs="Times New Roman"/>
                <w:i/>
                <w:highlight w:val="yellow"/>
                <w:lang w:val="en-GB"/>
              </w:rPr>
              <w:t>SuewsStatus</w:t>
            </w:r>
            <w:r w:rsidRPr="00504E92">
              <w:rPr>
                <w:rFonts w:cs="Times New Roman"/>
                <w:highlight w:val="yellow"/>
                <w:lang w:val="en-GB"/>
              </w:rPr>
              <w:t>).</w:t>
            </w:r>
          </w:p>
          <w:p w14:paraId="1F4BF10F" w14:textId="77777777" w:rsidR="00A91B34" w:rsidRPr="00CD250B" w:rsidRDefault="00A91B34" w:rsidP="00A91B34">
            <w:pPr>
              <w:rPr>
                <w:rFonts w:cs="Times New Roman"/>
                <w:color w:val="FF0000"/>
                <w:lang w:val="en-GB"/>
              </w:rPr>
            </w:pPr>
            <w:r w:rsidRPr="00CD250B">
              <w:rPr>
                <w:rFonts w:cs="Times New Roman"/>
                <w:lang w:val="en-GB"/>
              </w:rPr>
              <w:t xml:space="preserve"> </w:t>
            </w:r>
          </w:p>
          <w:p w14:paraId="3F6B7CA1" w14:textId="0AF1D4AE" w:rsidR="00A91B34" w:rsidRPr="00CD250B" w:rsidRDefault="00A91B34" w:rsidP="00A91B34">
            <w:pPr>
              <w:rPr>
                <w:rFonts w:cs="Times New Roman"/>
                <w:lang w:val="en-GB"/>
              </w:rPr>
            </w:pPr>
            <w:r w:rsidRPr="00CD250B">
              <w:rPr>
                <w:rFonts w:cs="Times New Roman"/>
                <w:lang w:val="en-GB"/>
              </w:rPr>
              <w:t xml:space="preserve">Similarities and differences between LUMPS and SUEWS. </w:t>
            </w:r>
          </w:p>
          <w:tbl>
            <w:tblPr>
              <w:tblStyle w:val="LightShading-Accent2"/>
              <w:tblW w:w="9640" w:type="dxa"/>
              <w:tblLook w:val="04A0" w:firstRow="1" w:lastRow="0" w:firstColumn="1" w:lastColumn="0" w:noHBand="0" w:noVBand="1"/>
            </w:tblPr>
            <w:tblGrid>
              <w:gridCol w:w="2836"/>
              <w:gridCol w:w="2693"/>
              <w:gridCol w:w="4111"/>
            </w:tblGrid>
            <w:tr w:rsidR="00A91B34" w:rsidRPr="001C53F7" w14:paraId="300B15F4" w14:textId="77777777" w:rsidTr="00A91B3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836" w:type="dxa"/>
                </w:tcPr>
                <w:p w14:paraId="1998FE76" w14:textId="77777777" w:rsidR="00A91B34" w:rsidRPr="00CD250B" w:rsidRDefault="00A91B34" w:rsidP="00A91B34">
                  <w:pPr>
                    <w:ind w:right="-108"/>
                    <w:rPr>
                      <w:rFonts w:cs="Times New Roman"/>
                      <w:lang w:val="en-GB"/>
                    </w:rPr>
                  </w:pPr>
                </w:p>
              </w:tc>
              <w:tc>
                <w:tcPr>
                  <w:tcW w:w="2693" w:type="dxa"/>
                </w:tcPr>
                <w:p w14:paraId="1D66C3C5" w14:textId="77777777" w:rsidR="00A91B34" w:rsidRPr="00CD250B" w:rsidRDefault="00A91B34" w:rsidP="00A91B34">
                  <w:pPr>
                    <w:cnfStyle w:val="100000000000" w:firstRow="1" w:lastRow="0" w:firstColumn="0" w:lastColumn="0" w:oddVBand="0" w:evenVBand="0" w:oddHBand="0" w:evenHBand="0" w:firstRowFirstColumn="0" w:firstRowLastColumn="0" w:lastRowFirstColumn="0" w:lastRowLastColumn="0"/>
                    <w:rPr>
                      <w:rFonts w:cs="Times New Roman"/>
                      <w:b w:val="0"/>
                      <w:lang w:val="en-GB"/>
                    </w:rPr>
                  </w:pPr>
                  <w:r w:rsidRPr="00CD250B">
                    <w:rPr>
                      <w:rFonts w:cs="Times New Roman"/>
                      <w:lang w:val="en-GB"/>
                    </w:rPr>
                    <w:t>LUMPS</w:t>
                  </w:r>
                </w:p>
              </w:tc>
              <w:tc>
                <w:tcPr>
                  <w:tcW w:w="4111" w:type="dxa"/>
                </w:tcPr>
                <w:p w14:paraId="0A711A50" w14:textId="77777777" w:rsidR="00A91B34" w:rsidRPr="00CD250B" w:rsidRDefault="00A91B34" w:rsidP="00A91B34">
                  <w:pPr>
                    <w:cnfStyle w:val="100000000000" w:firstRow="1" w:lastRow="0" w:firstColumn="0" w:lastColumn="0" w:oddVBand="0" w:evenVBand="0" w:oddHBand="0" w:evenHBand="0" w:firstRowFirstColumn="0" w:firstRowLastColumn="0" w:lastRowFirstColumn="0" w:lastRowLastColumn="0"/>
                    <w:rPr>
                      <w:rFonts w:cs="Times New Roman"/>
                      <w:b w:val="0"/>
                      <w:lang w:val="en-GB"/>
                    </w:rPr>
                  </w:pPr>
                  <w:r w:rsidRPr="00CD250B">
                    <w:rPr>
                      <w:rFonts w:cs="Times New Roman"/>
                      <w:lang w:val="en-GB"/>
                    </w:rPr>
                    <w:t>SUEWS</w:t>
                  </w:r>
                </w:p>
              </w:tc>
            </w:tr>
            <w:tr w:rsidR="00A91B34" w:rsidRPr="001C53F7" w14:paraId="0103B160" w14:textId="77777777" w:rsidTr="00A91B3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836" w:type="dxa"/>
                </w:tcPr>
                <w:p w14:paraId="3455EF88" w14:textId="77777777" w:rsidR="00A91B34" w:rsidRPr="00CD250B" w:rsidRDefault="00A91B34" w:rsidP="00A91B34">
                  <w:pPr>
                    <w:ind w:right="-108"/>
                    <w:rPr>
                      <w:rFonts w:cs="Times New Roman"/>
                      <w:b w:val="0"/>
                      <w:lang w:val="en-GB"/>
                    </w:rPr>
                  </w:pPr>
                  <w:r w:rsidRPr="00CD250B">
                    <w:rPr>
                      <w:rFonts w:cs="Times New Roman"/>
                      <w:b w:val="0"/>
                      <w:lang w:val="en-GB"/>
                    </w:rPr>
                    <w:t>Net all-wave radiation (</w:t>
                  </w:r>
                  <w:r w:rsidRPr="00CD250B">
                    <w:rPr>
                      <w:rFonts w:cs="Times New Roman"/>
                      <w:b w:val="0"/>
                      <w:i/>
                      <w:lang w:val="en-GB"/>
                    </w:rPr>
                    <w:t>Q*</w:t>
                  </w:r>
                  <w:r w:rsidRPr="00CD250B">
                    <w:rPr>
                      <w:rFonts w:cs="Times New Roman"/>
                      <w:b w:val="0"/>
                      <w:lang w:val="en-GB"/>
                    </w:rPr>
                    <w:t>)</w:t>
                  </w:r>
                </w:p>
              </w:tc>
              <w:tc>
                <w:tcPr>
                  <w:tcW w:w="2693" w:type="dxa"/>
                </w:tcPr>
                <w:p w14:paraId="5FD30F98" w14:textId="77777777" w:rsidR="00A91B34" w:rsidRPr="00CD250B" w:rsidRDefault="00A91B34"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r w:rsidRPr="00CD250B">
                    <w:rPr>
                      <w:rFonts w:cs="Times New Roman"/>
                      <w:lang w:val="en-GB"/>
                    </w:rPr>
                    <w:t>Input or NARP</w:t>
                  </w:r>
                </w:p>
              </w:tc>
              <w:tc>
                <w:tcPr>
                  <w:tcW w:w="4111" w:type="dxa"/>
                </w:tcPr>
                <w:p w14:paraId="3F0A163B" w14:textId="77777777" w:rsidR="00A91B34" w:rsidRPr="00CD250B" w:rsidRDefault="00A91B34"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r w:rsidRPr="00CD250B">
                    <w:rPr>
                      <w:rFonts w:cs="Times New Roman"/>
                      <w:lang w:val="en-GB"/>
                    </w:rPr>
                    <w:t>Input or NARP</w:t>
                  </w:r>
                </w:p>
              </w:tc>
            </w:tr>
            <w:tr w:rsidR="00A91B34" w:rsidRPr="001C53F7" w14:paraId="46EC2D57" w14:textId="77777777" w:rsidTr="00A91B34">
              <w:trPr>
                <w:trHeight w:val="227"/>
              </w:trPr>
              <w:tc>
                <w:tcPr>
                  <w:cnfStyle w:val="001000000000" w:firstRow="0" w:lastRow="0" w:firstColumn="1" w:lastColumn="0" w:oddVBand="0" w:evenVBand="0" w:oddHBand="0" w:evenHBand="0" w:firstRowFirstColumn="0" w:firstRowLastColumn="0" w:lastRowFirstColumn="0" w:lastRowLastColumn="0"/>
                  <w:tcW w:w="2836" w:type="dxa"/>
                </w:tcPr>
                <w:p w14:paraId="05B85E7C" w14:textId="77777777" w:rsidR="00A91B34" w:rsidRPr="00CD250B" w:rsidRDefault="00A91B34" w:rsidP="00A91B34">
                  <w:pPr>
                    <w:ind w:right="-108"/>
                    <w:rPr>
                      <w:rFonts w:cs="Times New Roman"/>
                      <w:b w:val="0"/>
                      <w:lang w:val="en-GB"/>
                    </w:rPr>
                  </w:pPr>
                  <w:r w:rsidRPr="00CD250B">
                    <w:rPr>
                      <w:rFonts w:cs="Times New Roman"/>
                      <w:b w:val="0"/>
                      <w:lang w:val="en-GB"/>
                    </w:rPr>
                    <w:t>Storage heat flux (Δ</w:t>
                  </w:r>
                  <w:r w:rsidRPr="00CD250B">
                    <w:rPr>
                      <w:rFonts w:cs="Times New Roman"/>
                      <w:b w:val="0"/>
                      <w:i/>
                      <w:lang w:val="en-GB"/>
                    </w:rPr>
                    <w:t>Q</w:t>
                  </w:r>
                  <w:r w:rsidRPr="00CD250B">
                    <w:rPr>
                      <w:rFonts w:cs="Times New Roman"/>
                      <w:b w:val="0"/>
                      <w:vertAlign w:val="subscript"/>
                      <w:lang w:val="en-GB"/>
                    </w:rPr>
                    <w:t>S</w:t>
                  </w:r>
                  <w:r w:rsidRPr="00CD250B">
                    <w:rPr>
                      <w:rFonts w:cs="Times New Roman"/>
                      <w:b w:val="0"/>
                      <w:lang w:val="en-GB"/>
                    </w:rPr>
                    <w:t>)</w:t>
                  </w:r>
                </w:p>
              </w:tc>
              <w:tc>
                <w:tcPr>
                  <w:tcW w:w="2693" w:type="dxa"/>
                </w:tcPr>
                <w:p w14:paraId="0D0D6DC7" w14:textId="77777777" w:rsidR="00A91B34" w:rsidRPr="00CD250B" w:rsidRDefault="00A91B34" w:rsidP="00A91B34">
                  <w:pPr>
                    <w:cnfStyle w:val="000000000000" w:firstRow="0" w:lastRow="0" w:firstColumn="0" w:lastColumn="0" w:oddVBand="0" w:evenVBand="0" w:oddHBand="0" w:evenHBand="0" w:firstRowFirstColumn="0" w:firstRowLastColumn="0" w:lastRowFirstColumn="0" w:lastRowLastColumn="0"/>
                    <w:rPr>
                      <w:rFonts w:cs="Times New Roman"/>
                      <w:lang w:val="en-GB"/>
                    </w:rPr>
                  </w:pPr>
                  <w:r w:rsidRPr="00CD250B">
                    <w:rPr>
                      <w:rFonts w:cs="Times New Roman"/>
                      <w:lang w:val="en-GB"/>
                    </w:rPr>
                    <w:t>Input or from OHM</w:t>
                  </w:r>
                </w:p>
              </w:tc>
              <w:tc>
                <w:tcPr>
                  <w:tcW w:w="4111" w:type="dxa"/>
                </w:tcPr>
                <w:p w14:paraId="57392924" w14:textId="77777777" w:rsidR="00A91B34" w:rsidRPr="00CD250B" w:rsidRDefault="00A91B34" w:rsidP="00A91B34">
                  <w:pPr>
                    <w:cnfStyle w:val="000000000000" w:firstRow="0" w:lastRow="0" w:firstColumn="0" w:lastColumn="0" w:oddVBand="0" w:evenVBand="0" w:oddHBand="0" w:evenHBand="0" w:firstRowFirstColumn="0" w:firstRowLastColumn="0" w:lastRowFirstColumn="0" w:lastRowLastColumn="0"/>
                    <w:rPr>
                      <w:rFonts w:cs="Times New Roman"/>
                      <w:lang w:val="en-GB"/>
                    </w:rPr>
                  </w:pPr>
                  <w:r w:rsidRPr="00CD250B">
                    <w:rPr>
                      <w:rFonts w:cs="Times New Roman"/>
                      <w:lang w:val="en-GB"/>
                    </w:rPr>
                    <w:t>Input or from OHM</w:t>
                  </w:r>
                </w:p>
              </w:tc>
            </w:tr>
            <w:tr w:rsidR="00A91B34" w:rsidRPr="001C53F7" w14:paraId="26C60D42" w14:textId="77777777" w:rsidTr="00A91B3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836" w:type="dxa"/>
                </w:tcPr>
                <w:p w14:paraId="6D9437CC" w14:textId="77777777" w:rsidR="00A91B34" w:rsidRPr="00CD250B" w:rsidRDefault="00A91B34" w:rsidP="00A91B34">
                  <w:pPr>
                    <w:ind w:right="-108"/>
                    <w:rPr>
                      <w:rFonts w:cs="Times New Roman"/>
                      <w:b w:val="0"/>
                      <w:lang w:val="en-GB"/>
                    </w:rPr>
                  </w:pPr>
                  <w:r w:rsidRPr="00CD250B">
                    <w:rPr>
                      <w:rFonts w:cs="Times New Roman"/>
                      <w:b w:val="0"/>
                      <w:lang w:val="en-GB"/>
                    </w:rPr>
                    <w:t>Anthropogenic heat flux (</w:t>
                  </w:r>
                  <w:r w:rsidRPr="00CD250B">
                    <w:rPr>
                      <w:rFonts w:cs="Times New Roman"/>
                      <w:b w:val="0"/>
                      <w:i/>
                      <w:lang w:val="en-GB"/>
                    </w:rPr>
                    <w:t>Q</w:t>
                  </w:r>
                  <w:r w:rsidRPr="00CD250B">
                    <w:rPr>
                      <w:rFonts w:cs="Times New Roman"/>
                      <w:b w:val="0"/>
                      <w:vertAlign w:val="subscript"/>
                      <w:lang w:val="en-GB"/>
                    </w:rPr>
                    <w:t>F</w:t>
                  </w:r>
                  <w:r w:rsidRPr="00CD250B">
                    <w:rPr>
                      <w:rFonts w:cs="Times New Roman"/>
                      <w:b w:val="0"/>
                      <w:lang w:val="en-GB"/>
                    </w:rPr>
                    <w:t>)</w:t>
                  </w:r>
                </w:p>
              </w:tc>
              <w:tc>
                <w:tcPr>
                  <w:tcW w:w="2693" w:type="dxa"/>
                </w:tcPr>
                <w:p w14:paraId="6A2D7B1A" w14:textId="77777777" w:rsidR="00A91B34" w:rsidRPr="00CD250B" w:rsidRDefault="00A91B34"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r w:rsidRPr="00CD250B">
                    <w:rPr>
                      <w:rFonts w:cs="Times New Roman"/>
                      <w:lang w:val="en-GB"/>
                    </w:rPr>
                    <w:t xml:space="preserve">Input or calculated </w:t>
                  </w:r>
                </w:p>
              </w:tc>
              <w:tc>
                <w:tcPr>
                  <w:tcW w:w="4111" w:type="dxa"/>
                </w:tcPr>
                <w:p w14:paraId="6DD88728" w14:textId="77777777" w:rsidR="00A91B34" w:rsidRPr="00CD250B" w:rsidRDefault="00A91B34"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r w:rsidRPr="00CD250B">
                    <w:rPr>
                      <w:rFonts w:cs="Times New Roman"/>
                      <w:lang w:val="en-GB"/>
                    </w:rPr>
                    <w:t xml:space="preserve">Input or calculated </w:t>
                  </w:r>
                </w:p>
              </w:tc>
            </w:tr>
            <w:tr w:rsidR="00A91B34" w:rsidRPr="001C53F7" w14:paraId="698D0FEE" w14:textId="77777777" w:rsidTr="00A91B34">
              <w:trPr>
                <w:trHeight w:val="227"/>
              </w:trPr>
              <w:tc>
                <w:tcPr>
                  <w:cnfStyle w:val="001000000000" w:firstRow="0" w:lastRow="0" w:firstColumn="1" w:lastColumn="0" w:oddVBand="0" w:evenVBand="0" w:oddHBand="0" w:evenHBand="0" w:firstRowFirstColumn="0" w:firstRowLastColumn="0" w:lastRowFirstColumn="0" w:lastRowLastColumn="0"/>
                  <w:tcW w:w="2836" w:type="dxa"/>
                </w:tcPr>
                <w:p w14:paraId="16F75D0B" w14:textId="77777777" w:rsidR="00A91B34" w:rsidRPr="00CD250B" w:rsidRDefault="00A91B34" w:rsidP="00A91B34">
                  <w:pPr>
                    <w:ind w:right="-108"/>
                    <w:rPr>
                      <w:rFonts w:cs="Times New Roman"/>
                      <w:b w:val="0"/>
                      <w:lang w:val="en-GB"/>
                    </w:rPr>
                  </w:pPr>
                  <w:r w:rsidRPr="00CD250B">
                    <w:rPr>
                      <w:rFonts w:cs="Times New Roman"/>
                      <w:b w:val="0"/>
                      <w:lang w:val="en-GB"/>
                    </w:rPr>
                    <w:t>Latent heat (</w:t>
                  </w:r>
                  <w:r w:rsidRPr="00CD250B">
                    <w:rPr>
                      <w:rFonts w:cs="Times New Roman"/>
                      <w:b w:val="0"/>
                      <w:i/>
                      <w:lang w:val="en-GB"/>
                    </w:rPr>
                    <w:t>Q</w:t>
                  </w:r>
                  <w:r w:rsidRPr="00CD250B">
                    <w:rPr>
                      <w:rFonts w:cs="Times New Roman"/>
                      <w:b w:val="0"/>
                      <w:vertAlign w:val="subscript"/>
                      <w:lang w:val="en-GB"/>
                    </w:rPr>
                    <w:t>E</w:t>
                  </w:r>
                  <w:r w:rsidRPr="00CD250B">
                    <w:rPr>
                      <w:rFonts w:cs="Times New Roman"/>
                      <w:b w:val="0"/>
                      <w:lang w:val="en-GB"/>
                    </w:rPr>
                    <w:t>)</w:t>
                  </w:r>
                </w:p>
              </w:tc>
              <w:tc>
                <w:tcPr>
                  <w:tcW w:w="2693" w:type="dxa"/>
                </w:tcPr>
                <w:p w14:paraId="2AB92E16" w14:textId="77777777" w:rsidR="00A91B34" w:rsidRPr="00CD250B" w:rsidRDefault="009A2F49" w:rsidP="00A91B34">
                  <w:pPr>
                    <w:cnfStyle w:val="000000000000" w:firstRow="0" w:lastRow="0" w:firstColumn="0" w:lastColumn="0" w:oddVBand="0" w:evenVBand="0" w:oddHBand="0" w:evenHBand="0" w:firstRowFirstColumn="0" w:firstRowLastColumn="0" w:lastRowFirstColumn="0" w:lastRowLastColumn="0"/>
                    <w:rPr>
                      <w:rFonts w:cs="Times New Roman"/>
                      <w:lang w:val="en-GB"/>
                    </w:rPr>
                  </w:pPr>
                  <w:hyperlink w:anchor="DBH82" w:history="1">
                    <w:r w:rsidR="00A91B34" w:rsidRPr="0048687F">
                      <w:rPr>
                        <w:rStyle w:val="Hyperlink"/>
                        <w:rFonts w:cs="Times New Roman"/>
                        <w:lang w:val="en-GB"/>
                      </w:rPr>
                      <w:t>DeBruin and Holtslag (1982</w:t>
                    </w:r>
                  </w:hyperlink>
                  <w:r w:rsidR="00A91B34" w:rsidRPr="00CD250B">
                    <w:rPr>
                      <w:rFonts w:cs="Times New Roman"/>
                      <w:lang w:val="en-GB"/>
                    </w:rPr>
                    <w:t>)</w:t>
                  </w:r>
                  <w:r w:rsidR="00A91B34" w:rsidRPr="00CD250B">
                    <w:rPr>
                      <w:rStyle w:val="FootnoteReference"/>
                      <w:rFonts w:cs="Times New Roman"/>
                      <w:lang w:val="en-GB"/>
                    </w:rPr>
                    <w:footnoteReference w:id="3"/>
                  </w:r>
                </w:p>
              </w:tc>
              <w:tc>
                <w:tcPr>
                  <w:tcW w:w="4111" w:type="dxa"/>
                </w:tcPr>
                <w:p w14:paraId="1D29D996" w14:textId="77777777" w:rsidR="00A91B34" w:rsidRPr="00CD250B" w:rsidRDefault="00A91B34" w:rsidP="00A91B34">
                  <w:pPr>
                    <w:cnfStyle w:val="000000000000" w:firstRow="0" w:lastRow="0" w:firstColumn="0" w:lastColumn="0" w:oddVBand="0" w:evenVBand="0" w:oddHBand="0" w:evenHBand="0" w:firstRowFirstColumn="0" w:firstRowLastColumn="0" w:lastRowFirstColumn="0" w:lastRowLastColumn="0"/>
                    <w:rPr>
                      <w:rFonts w:cs="Times New Roman"/>
                      <w:vertAlign w:val="superscript"/>
                      <w:lang w:val="en-GB"/>
                    </w:rPr>
                  </w:pPr>
                  <w:r w:rsidRPr="00CD250B">
                    <w:rPr>
                      <w:rFonts w:cs="Times New Roman"/>
                      <w:lang w:val="en-GB"/>
                    </w:rPr>
                    <w:t>Penman-Monteith equation</w:t>
                  </w:r>
                  <w:r w:rsidRPr="00CD250B">
                    <w:rPr>
                      <w:rFonts w:cs="Times New Roman"/>
                      <w:vertAlign w:val="superscript"/>
                      <w:lang w:val="en-GB"/>
                    </w:rPr>
                    <w:t>2</w:t>
                  </w:r>
                </w:p>
              </w:tc>
            </w:tr>
            <w:tr w:rsidR="00A91B34" w:rsidRPr="00103F7A" w14:paraId="1E570E01" w14:textId="77777777" w:rsidTr="00A91B3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836" w:type="dxa"/>
                </w:tcPr>
                <w:p w14:paraId="63A8FF64" w14:textId="77777777" w:rsidR="00A91B34" w:rsidRPr="00CD250B" w:rsidRDefault="00A91B34" w:rsidP="00A91B34">
                  <w:pPr>
                    <w:ind w:right="-108"/>
                    <w:rPr>
                      <w:rFonts w:cs="Times New Roman"/>
                      <w:b w:val="0"/>
                      <w:lang w:val="en-GB"/>
                    </w:rPr>
                  </w:pPr>
                  <w:r w:rsidRPr="00CD250B">
                    <w:rPr>
                      <w:rFonts w:cs="Times New Roman"/>
                      <w:lang w:val="en-GB"/>
                    </w:rPr>
                    <w:t>Sensible heat flux (</w:t>
                  </w:r>
                  <w:r w:rsidRPr="00CD250B">
                    <w:rPr>
                      <w:rFonts w:cs="Times New Roman"/>
                      <w:i/>
                      <w:lang w:val="en-GB"/>
                    </w:rPr>
                    <w:t>Q</w:t>
                  </w:r>
                  <w:r w:rsidRPr="00CD250B">
                    <w:rPr>
                      <w:rFonts w:cs="Times New Roman"/>
                      <w:vertAlign w:val="subscript"/>
                      <w:lang w:val="en-GB"/>
                    </w:rPr>
                    <w:t>H</w:t>
                  </w:r>
                  <w:r w:rsidRPr="00CD250B">
                    <w:rPr>
                      <w:rFonts w:cs="Times New Roman"/>
                      <w:lang w:val="en-GB"/>
                    </w:rPr>
                    <w:t>)</w:t>
                  </w:r>
                </w:p>
              </w:tc>
              <w:tc>
                <w:tcPr>
                  <w:tcW w:w="2693" w:type="dxa"/>
                </w:tcPr>
                <w:p w14:paraId="655A88AD" w14:textId="77777777" w:rsidR="00A91B34" w:rsidRPr="00CD250B" w:rsidRDefault="009A2F49"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hyperlink w:anchor="DBH82" w:history="1">
                    <w:r w:rsidR="00A91B34" w:rsidRPr="0048687F">
                      <w:rPr>
                        <w:rStyle w:val="Hyperlink"/>
                        <w:rFonts w:cs="Times New Roman"/>
                        <w:lang w:val="en-GB"/>
                      </w:rPr>
                      <w:t>DeBruin and Holtslag (1982)</w:t>
                    </w:r>
                  </w:hyperlink>
                </w:p>
              </w:tc>
              <w:tc>
                <w:tcPr>
                  <w:tcW w:w="4111" w:type="dxa"/>
                </w:tcPr>
                <w:p w14:paraId="5D3A3D85" w14:textId="77777777" w:rsidR="00A91B34" w:rsidRPr="00CD250B" w:rsidRDefault="00A91B34"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r w:rsidRPr="00CD250B">
                    <w:rPr>
                      <w:rFonts w:cs="Times New Roman"/>
                      <w:lang w:val="en-GB"/>
                    </w:rPr>
                    <w:t xml:space="preserve">Residual from available energy minus </w:t>
                  </w:r>
                  <w:r w:rsidRPr="00CD250B">
                    <w:rPr>
                      <w:rFonts w:cs="Times New Roman"/>
                      <w:i/>
                      <w:lang w:val="en-GB"/>
                    </w:rPr>
                    <w:t>Q</w:t>
                  </w:r>
                  <w:r w:rsidRPr="00CD250B">
                    <w:rPr>
                      <w:rFonts w:cs="Times New Roman"/>
                      <w:i/>
                      <w:vertAlign w:val="subscript"/>
                      <w:lang w:val="en-GB"/>
                    </w:rPr>
                    <w:t>E</w:t>
                  </w:r>
                </w:p>
              </w:tc>
            </w:tr>
            <w:tr w:rsidR="00A91B34" w:rsidRPr="00103F7A" w14:paraId="513A2D6B" w14:textId="77777777" w:rsidTr="00A91B34">
              <w:trPr>
                <w:trHeight w:val="227"/>
              </w:trPr>
              <w:tc>
                <w:tcPr>
                  <w:cnfStyle w:val="001000000000" w:firstRow="0" w:lastRow="0" w:firstColumn="1" w:lastColumn="0" w:oddVBand="0" w:evenVBand="0" w:oddHBand="0" w:evenHBand="0" w:firstRowFirstColumn="0" w:firstRowLastColumn="0" w:lastRowFirstColumn="0" w:lastRowLastColumn="0"/>
                  <w:tcW w:w="2836" w:type="dxa"/>
                </w:tcPr>
                <w:p w14:paraId="0CC10B6B" w14:textId="77777777" w:rsidR="00A91B34" w:rsidRPr="00CD250B" w:rsidRDefault="00A91B34" w:rsidP="00A91B34">
                  <w:pPr>
                    <w:ind w:right="-108"/>
                    <w:rPr>
                      <w:rFonts w:cs="Times New Roman"/>
                      <w:b w:val="0"/>
                      <w:lang w:val="en-GB"/>
                    </w:rPr>
                  </w:pPr>
                  <w:r w:rsidRPr="00CD250B">
                    <w:rPr>
                      <w:rFonts w:cs="Times New Roman"/>
                      <w:lang w:val="en-GB"/>
                    </w:rPr>
                    <w:t>Water balance</w:t>
                  </w:r>
                </w:p>
              </w:tc>
              <w:tc>
                <w:tcPr>
                  <w:tcW w:w="2693" w:type="dxa"/>
                </w:tcPr>
                <w:p w14:paraId="64DFAD2F" w14:textId="77777777" w:rsidR="00A91B34" w:rsidRPr="00CD250B" w:rsidRDefault="00A91B34" w:rsidP="00A91B34">
                  <w:pPr>
                    <w:cnfStyle w:val="000000000000" w:firstRow="0" w:lastRow="0" w:firstColumn="0" w:lastColumn="0" w:oddVBand="0" w:evenVBand="0" w:oddHBand="0" w:evenHBand="0" w:firstRowFirstColumn="0" w:firstRowLastColumn="0" w:lastRowFirstColumn="0" w:lastRowLastColumn="0"/>
                    <w:rPr>
                      <w:rFonts w:cs="Times New Roman"/>
                      <w:lang w:val="en-GB"/>
                    </w:rPr>
                  </w:pPr>
                  <w:r w:rsidRPr="00CD250B">
                    <w:rPr>
                      <w:rFonts w:cs="Times New Roman"/>
                      <w:lang w:val="en-GB"/>
                    </w:rPr>
                    <w:t>No water balance included</w:t>
                  </w:r>
                </w:p>
              </w:tc>
              <w:tc>
                <w:tcPr>
                  <w:tcW w:w="4111" w:type="dxa"/>
                </w:tcPr>
                <w:p w14:paraId="7403CF72" w14:textId="77777777" w:rsidR="00A91B34" w:rsidRPr="00CD250B" w:rsidRDefault="00A91B34" w:rsidP="00A91B34">
                  <w:pPr>
                    <w:cnfStyle w:val="000000000000" w:firstRow="0" w:lastRow="0" w:firstColumn="0" w:lastColumn="0" w:oddVBand="0" w:evenVBand="0" w:oddHBand="0" w:evenHBand="0" w:firstRowFirstColumn="0" w:firstRowLastColumn="0" w:lastRowFirstColumn="0" w:lastRowLastColumn="0"/>
                    <w:rPr>
                      <w:rFonts w:cs="Times New Roman"/>
                      <w:lang w:val="en-GB"/>
                    </w:rPr>
                  </w:pPr>
                  <w:r w:rsidRPr="00CD250B">
                    <w:rPr>
                      <w:rFonts w:cs="Times New Roman"/>
                      <w:lang w:val="en-GB"/>
                    </w:rPr>
                    <w:t>Running water balance of canopy and water balance of soil</w:t>
                  </w:r>
                </w:p>
              </w:tc>
            </w:tr>
            <w:tr w:rsidR="00A91B34" w:rsidRPr="001C53F7" w14:paraId="30CFC6BF" w14:textId="77777777" w:rsidTr="00A91B3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836" w:type="dxa"/>
                </w:tcPr>
                <w:p w14:paraId="3FED3604" w14:textId="77777777" w:rsidR="00A91B34" w:rsidRPr="00CD250B" w:rsidRDefault="00A91B34" w:rsidP="00A91B34">
                  <w:pPr>
                    <w:ind w:right="-108"/>
                    <w:rPr>
                      <w:rFonts w:cs="Times New Roman"/>
                      <w:b w:val="0"/>
                      <w:lang w:val="en-GB"/>
                    </w:rPr>
                  </w:pPr>
                  <w:r w:rsidRPr="00CD250B">
                    <w:rPr>
                      <w:rFonts w:cs="Times New Roman"/>
                      <w:lang w:val="en-GB"/>
                    </w:rPr>
                    <w:t>Soil moisture</w:t>
                  </w:r>
                </w:p>
              </w:tc>
              <w:tc>
                <w:tcPr>
                  <w:tcW w:w="2693" w:type="dxa"/>
                </w:tcPr>
                <w:p w14:paraId="0A3E109F" w14:textId="77777777" w:rsidR="00A91B34" w:rsidRPr="00CD250B" w:rsidRDefault="00A91B34"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r w:rsidRPr="00CD250B">
                    <w:rPr>
                      <w:rFonts w:cs="Times New Roman"/>
                      <w:lang w:val="en-GB"/>
                    </w:rPr>
                    <w:t>Not considered</w:t>
                  </w:r>
                </w:p>
              </w:tc>
              <w:tc>
                <w:tcPr>
                  <w:tcW w:w="4111" w:type="dxa"/>
                </w:tcPr>
                <w:p w14:paraId="0A105D16" w14:textId="77777777" w:rsidR="00A91B34" w:rsidRPr="00CD250B" w:rsidRDefault="00A91B34"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r w:rsidRPr="00CD250B">
                    <w:rPr>
                      <w:rFonts w:cs="Times New Roman"/>
                      <w:lang w:val="en-GB"/>
                    </w:rPr>
                    <w:t>Modelled</w:t>
                  </w:r>
                </w:p>
              </w:tc>
            </w:tr>
            <w:tr w:rsidR="00A91B34" w:rsidRPr="001C53F7" w14:paraId="062BE72F" w14:textId="77777777" w:rsidTr="00A91B34">
              <w:trPr>
                <w:trHeight w:val="227"/>
              </w:trPr>
              <w:tc>
                <w:tcPr>
                  <w:cnfStyle w:val="001000000000" w:firstRow="0" w:lastRow="0" w:firstColumn="1" w:lastColumn="0" w:oddVBand="0" w:evenVBand="0" w:oddHBand="0" w:evenHBand="0" w:firstRowFirstColumn="0" w:firstRowLastColumn="0" w:lastRowFirstColumn="0" w:lastRowLastColumn="0"/>
                  <w:tcW w:w="2836" w:type="dxa"/>
                </w:tcPr>
                <w:p w14:paraId="2E08583E" w14:textId="77777777" w:rsidR="00A91B34" w:rsidRPr="00CD250B" w:rsidRDefault="00A91B34" w:rsidP="00A91B34">
                  <w:pPr>
                    <w:ind w:right="-108"/>
                    <w:rPr>
                      <w:rFonts w:cs="Times New Roman"/>
                      <w:b w:val="0"/>
                      <w:lang w:val="en-GB"/>
                    </w:rPr>
                  </w:pPr>
                  <w:r w:rsidRPr="00CD250B">
                    <w:rPr>
                      <w:rFonts w:cs="Times New Roman"/>
                      <w:lang w:val="en-GB"/>
                    </w:rPr>
                    <w:t>Surface wetness</w:t>
                  </w:r>
                </w:p>
              </w:tc>
              <w:tc>
                <w:tcPr>
                  <w:tcW w:w="2693" w:type="dxa"/>
                </w:tcPr>
                <w:p w14:paraId="112E079C" w14:textId="77777777" w:rsidR="00A91B34" w:rsidRPr="00CD250B" w:rsidRDefault="00A91B34" w:rsidP="00A91B34">
                  <w:pPr>
                    <w:cnfStyle w:val="000000000000" w:firstRow="0" w:lastRow="0" w:firstColumn="0" w:lastColumn="0" w:oddVBand="0" w:evenVBand="0" w:oddHBand="0" w:evenHBand="0" w:firstRowFirstColumn="0" w:firstRowLastColumn="0" w:lastRowFirstColumn="0" w:lastRowLastColumn="0"/>
                    <w:rPr>
                      <w:rFonts w:cs="Times New Roman"/>
                      <w:lang w:val="en-GB"/>
                    </w:rPr>
                  </w:pPr>
                  <w:r w:rsidRPr="00CD250B">
                    <w:rPr>
                      <w:rFonts w:cs="Times New Roman"/>
                      <w:lang w:val="en-GB"/>
                    </w:rPr>
                    <w:t>Simple water bucket model</w:t>
                  </w:r>
                </w:p>
              </w:tc>
              <w:tc>
                <w:tcPr>
                  <w:tcW w:w="4111" w:type="dxa"/>
                </w:tcPr>
                <w:p w14:paraId="2DE6B148" w14:textId="77777777" w:rsidR="00A91B34" w:rsidRPr="00CD250B" w:rsidRDefault="00A91B34" w:rsidP="00A91B34">
                  <w:pPr>
                    <w:cnfStyle w:val="000000000000" w:firstRow="0" w:lastRow="0" w:firstColumn="0" w:lastColumn="0" w:oddVBand="0" w:evenVBand="0" w:oddHBand="0" w:evenHBand="0" w:firstRowFirstColumn="0" w:firstRowLastColumn="0" w:lastRowFirstColumn="0" w:lastRowLastColumn="0"/>
                    <w:rPr>
                      <w:rFonts w:cs="Times New Roman"/>
                      <w:lang w:val="en-GB"/>
                    </w:rPr>
                  </w:pPr>
                  <w:r w:rsidRPr="00CD250B">
                    <w:rPr>
                      <w:rFonts w:cs="Times New Roman"/>
                      <w:lang w:val="en-GB"/>
                    </w:rPr>
                    <w:t>Running water balance</w:t>
                  </w:r>
                </w:p>
              </w:tc>
            </w:tr>
            <w:tr w:rsidR="00A91B34" w:rsidRPr="00103F7A" w14:paraId="7B3C729D" w14:textId="77777777" w:rsidTr="00A91B3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836" w:type="dxa"/>
                </w:tcPr>
                <w:p w14:paraId="5D50A940" w14:textId="77777777" w:rsidR="00A91B34" w:rsidRPr="00CD250B" w:rsidRDefault="00A91B34" w:rsidP="00A91B34">
                  <w:pPr>
                    <w:ind w:right="-108"/>
                    <w:rPr>
                      <w:rFonts w:cs="Times New Roman"/>
                      <w:b w:val="0"/>
                      <w:lang w:val="en-GB"/>
                    </w:rPr>
                  </w:pPr>
                  <w:r w:rsidRPr="00CD250B">
                    <w:rPr>
                      <w:rFonts w:cs="Times New Roman"/>
                      <w:lang w:val="en-GB"/>
                    </w:rPr>
                    <w:t>Irrigation</w:t>
                  </w:r>
                </w:p>
              </w:tc>
              <w:tc>
                <w:tcPr>
                  <w:tcW w:w="2693" w:type="dxa"/>
                </w:tcPr>
                <w:p w14:paraId="7A79D869" w14:textId="77777777" w:rsidR="00A91B34" w:rsidRPr="00CD250B" w:rsidRDefault="00A91B34"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r w:rsidRPr="00CD250B">
                    <w:rPr>
                      <w:rFonts w:cs="Times New Roman"/>
                      <w:lang w:val="en-GB"/>
                    </w:rPr>
                    <w:t>Only fraction of surface area that is irrigated</w:t>
                  </w:r>
                </w:p>
              </w:tc>
              <w:tc>
                <w:tcPr>
                  <w:tcW w:w="4111" w:type="dxa"/>
                </w:tcPr>
                <w:p w14:paraId="2F701E05" w14:textId="77777777" w:rsidR="00A91B34" w:rsidRPr="00CD250B" w:rsidRDefault="00A91B34" w:rsidP="00A91B34">
                  <w:pPr>
                    <w:cnfStyle w:val="000000100000" w:firstRow="0" w:lastRow="0" w:firstColumn="0" w:lastColumn="0" w:oddVBand="0" w:evenVBand="0" w:oddHBand="1" w:evenHBand="0" w:firstRowFirstColumn="0" w:firstRowLastColumn="0" w:lastRowFirstColumn="0" w:lastRowLastColumn="0"/>
                    <w:rPr>
                      <w:rFonts w:cs="Times New Roman"/>
                      <w:lang w:val="en-GB"/>
                    </w:rPr>
                  </w:pPr>
                  <w:r w:rsidRPr="00CD250B">
                    <w:rPr>
                      <w:rFonts w:cs="Times New Roman"/>
                      <w:lang w:val="en-GB"/>
                    </w:rPr>
                    <w:t>Input or calculated with a simple model</w:t>
                  </w:r>
                </w:p>
              </w:tc>
            </w:tr>
            <w:tr w:rsidR="00A91B34" w:rsidRPr="00103F7A" w14:paraId="1BC2BCA7" w14:textId="77777777" w:rsidTr="00A91B34">
              <w:trPr>
                <w:trHeight w:val="227"/>
              </w:trPr>
              <w:tc>
                <w:tcPr>
                  <w:cnfStyle w:val="001000000000" w:firstRow="0" w:lastRow="0" w:firstColumn="1" w:lastColumn="0" w:oddVBand="0" w:evenVBand="0" w:oddHBand="0" w:evenHBand="0" w:firstRowFirstColumn="0" w:firstRowLastColumn="0" w:lastRowFirstColumn="0" w:lastRowLastColumn="0"/>
                  <w:tcW w:w="2836" w:type="dxa"/>
                </w:tcPr>
                <w:p w14:paraId="5905F834" w14:textId="77777777" w:rsidR="00A91B34" w:rsidRPr="00CD250B" w:rsidRDefault="00A91B34" w:rsidP="00A91B34">
                  <w:pPr>
                    <w:ind w:right="-108"/>
                    <w:rPr>
                      <w:rFonts w:cs="Times New Roman"/>
                      <w:b w:val="0"/>
                      <w:lang w:val="en-GB"/>
                    </w:rPr>
                  </w:pPr>
                  <w:r w:rsidRPr="00CD250B">
                    <w:rPr>
                      <w:rFonts w:cs="Times New Roman"/>
                      <w:lang w:val="en-GB"/>
                    </w:rPr>
                    <w:t>Surface cover</w:t>
                  </w:r>
                </w:p>
              </w:tc>
              <w:tc>
                <w:tcPr>
                  <w:tcW w:w="2693" w:type="dxa"/>
                </w:tcPr>
                <w:p w14:paraId="550FD6CE" w14:textId="77777777" w:rsidR="00A91B34" w:rsidRPr="00CD250B" w:rsidRDefault="00A91B34" w:rsidP="00A91B34">
                  <w:pPr>
                    <w:cnfStyle w:val="000000000000" w:firstRow="0" w:lastRow="0" w:firstColumn="0" w:lastColumn="0" w:oddVBand="0" w:evenVBand="0" w:oddHBand="0" w:evenHBand="0" w:firstRowFirstColumn="0" w:firstRowLastColumn="0" w:lastRowFirstColumn="0" w:lastRowLastColumn="0"/>
                    <w:rPr>
                      <w:rFonts w:cs="Times New Roman"/>
                      <w:lang w:val="en-GB"/>
                    </w:rPr>
                  </w:pPr>
                  <w:r w:rsidRPr="00CD250B">
                    <w:rPr>
                      <w:rFonts w:cs="Times New Roman"/>
                      <w:lang w:val="en-GB"/>
                    </w:rPr>
                    <w:t>buildings, paved, vegetation</w:t>
                  </w:r>
                </w:p>
              </w:tc>
              <w:tc>
                <w:tcPr>
                  <w:tcW w:w="4111" w:type="dxa"/>
                </w:tcPr>
                <w:p w14:paraId="5BB07699" w14:textId="77777777" w:rsidR="00A91B34" w:rsidRPr="00CD250B" w:rsidRDefault="00A91B34" w:rsidP="00A91B34">
                  <w:pPr>
                    <w:cnfStyle w:val="000000000000" w:firstRow="0" w:lastRow="0" w:firstColumn="0" w:lastColumn="0" w:oddVBand="0" w:evenVBand="0" w:oddHBand="0" w:evenHBand="0" w:firstRowFirstColumn="0" w:firstRowLastColumn="0" w:lastRowFirstColumn="0" w:lastRowLastColumn="0"/>
                    <w:rPr>
                      <w:rFonts w:cs="Times New Roman"/>
                      <w:lang w:val="en-GB"/>
                    </w:rPr>
                  </w:pPr>
                  <w:r w:rsidRPr="00CD250B">
                    <w:rPr>
                      <w:rFonts w:cs="Times New Roman"/>
                      <w:lang w:val="en-GB"/>
                    </w:rPr>
                    <w:t xml:space="preserve">buildings, paved, coniferous and deciduous trees/shrubs, irrigated and unirrigated grass </w:t>
                  </w:r>
                </w:p>
              </w:tc>
            </w:tr>
          </w:tbl>
          <w:p w14:paraId="18CC09D1" w14:textId="77777777" w:rsidR="00A91B34" w:rsidRPr="00875A22" w:rsidRDefault="00A91B34" w:rsidP="00A91B34">
            <w:pPr>
              <w:rPr>
                <w:b/>
                <w:lang w:val="en-GB"/>
              </w:rPr>
            </w:pPr>
          </w:p>
        </w:tc>
      </w:tr>
      <w:tr w:rsidR="00A91B34" w:rsidRPr="00103F7A" w14:paraId="25109C43" w14:textId="77777777" w:rsidTr="00C9647A">
        <w:trPr>
          <w:cnfStyle w:val="000000100000" w:firstRow="0" w:lastRow="0" w:firstColumn="0" w:lastColumn="0" w:oddVBand="0" w:evenVBand="0" w:oddHBand="1" w:evenHBand="0" w:firstRowFirstColumn="0" w:firstRowLastColumn="0" w:lastRowFirstColumn="0" w:lastRowLastColumn="0"/>
        </w:trPr>
        <w:tc>
          <w:tcPr>
            <w:tcW w:w="9048" w:type="dxa"/>
          </w:tcPr>
          <w:p w14:paraId="58A3F591" w14:textId="77777777" w:rsidR="00A91B34" w:rsidRPr="00875A22" w:rsidRDefault="00A91B34" w:rsidP="00A91B34">
            <w:pPr>
              <w:rPr>
                <w:b/>
                <w:lang w:val="en-GB"/>
              </w:rPr>
            </w:pPr>
            <w:r w:rsidRPr="00875A22">
              <w:rPr>
                <w:b/>
                <w:lang w:val="en-GB"/>
              </w:rPr>
              <w:t xml:space="preserve">FRAISE </w:t>
            </w:r>
            <w:r w:rsidRPr="00875A22">
              <w:rPr>
                <w:rStyle w:val="Strong"/>
                <w:b w:val="0"/>
                <w:bCs w:val="0"/>
                <w:lang w:val="en-GB"/>
              </w:rPr>
              <w:t>Flux Ratio – Active Index Surface Exchange</w:t>
            </w:r>
          </w:p>
        </w:tc>
      </w:tr>
      <w:tr w:rsidR="00A91B34" w:rsidRPr="00103F7A" w14:paraId="519A6EC9" w14:textId="77777777" w:rsidTr="00C9647A">
        <w:tc>
          <w:tcPr>
            <w:tcW w:w="9048" w:type="dxa"/>
          </w:tcPr>
          <w:p w14:paraId="09476EFD" w14:textId="77777777" w:rsidR="00A91B34" w:rsidRDefault="00A91B34" w:rsidP="00A91B34">
            <w:pPr>
              <w:rPr>
                <w:szCs w:val="20"/>
              </w:rPr>
            </w:pPr>
            <w:r w:rsidRPr="00C66064">
              <w:rPr>
                <w:szCs w:val="20"/>
                <w:lang w:val="en-US"/>
              </w:rPr>
              <w:t xml:space="preserve">FRAISE provides an estimate of mean midday (±3 h around solar noon) energy partitioning from information on the surface characteristics and estimates of the mean midday incoming radiative energy and anthropogenic heat release. </w:t>
            </w:r>
            <w:r>
              <w:rPr>
                <w:szCs w:val="20"/>
              </w:rPr>
              <w:t>Please refer to Loridan and Grimmond (2012)</w:t>
            </w:r>
            <w:r>
              <w:rPr>
                <w:rStyle w:val="FootnoteReference"/>
                <w:szCs w:val="20"/>
              </w:rPr>
              <w:footnoteReference w:id="4"/>
            </w:r>
            <w:r>
              <w:rPr>
                <w:szCs w:val="20"/>
              </w:rPr>
              <w:t xml:space="preserve"> for further details.</w:t>
            </w:r>
          </w:p>
          <w:tbl>
            <w:tblPr>
              <w:tblStyle w:val="LightShading-Accent2"/>
              <w:tblW w:w="0" w:type="auto"/>
              <w:tblLook w:val="04A0" w:firstRow="1" w:lastRow="0" w:firstColumn="1" w:lastColumn="0" w:noHBand="0" w:noVBand="1"/>
            </w:tblPr>
            <w:tblGrid>
              <w:gridCol w:w="9070"/>
            </w:tblGrid>
            <w:tr w:rsidR="00A91B34" w14:paraId="66CC7009" w14:textId="77777777" w:rsidTr="00A91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14799FAD" w14:textId="77777777" w:rsidR="00A91B34" w:rsidRPr="00C66064" w:rsidRDefault="00A91B34" w:rsidP="00682AA3">
                  <w:pPr>
                    <w:numPr>
                      <w:ilvl w:val="0"/>
                      <w:numId w:val="22"/>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Complexity:</w:t>
                  </w:r>
                </w:p>
                <w:p w14:paraId="18EF796E" w14:textId="77777777" w:rsidR="00A91B34" w:rsidRPr="00C66064" w:rsidRDefault="00A91B34" w:rsidP="00682AA3">
                  <w:pPr>
                    <w:numPr>
                      <w:ilvl w:val="1"/>
                      <w:numId w:val="22"/>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 xml:space="preserve">Simplest: FRAISE </w:t>
                  </w:r>
                </w:p>
                <w:p w14:paraId="361232AD" w14:textId="77777777" w:rsidR="00A91B34" w:rsidRPr="00C66064" w:rsidRDefault="00A91B34" w:rsidP="00682AA3">
                  <w:pPr>
                    <w:numPr>
                      <w:ilvl w:val="2"/>
                      <w:numId w:val="22"/>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LUMPS</w:t>
                  </w:r>
                </w:p>
                <w:p w14:paraId="732ED5C9" w14:textId="77777777" w:rsidR="00A91B34" w:rsidRPr="00C66064" w:rsidRDefault="00A91B34" w:rsidP="00682AA3">
                  <w:pPr>
                    <w:numPr>
                      <w:ilvl w:val="1"/>
                      <w:numId w:val="22"/>
                    </w:numPr>
                    <w:rPr>
                      <w:b w:val="0"/>
                      <w:color w:val="000000" w:themeColor="text1"/>
                      <w:szCs w:val="20"/>
                    </w:rPr>
                  </w:pPr>
                  <w:r w:rsidRPr="00C66064">
                    <w:rPr>
                      <w:rFonts w:eastAsia="Times New Roman" w:cs="Times New Roman"/>
                      <w:b w:val="0"/>
                      <w:color w:val="000000" w:themeColor="text1"/>
                      <w:szCs w:val="20"/>
                      <w:lang w:val="en-GB" w:eastAsia="en-GB"/>
                    </w:rPr>
                    <w:t>More complex: SUEWS</w:t>
                  </w:r>
                </w:p>
              </w:tc>
            </w:tr>
            <w:tr w:rsidR="00A91B34" w:rsidRPr="00103F7A" w14:paraId="46EEE95A" w14:textId="77777777" w:rsidTr="00A91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4BF2F863" w14:textId="77777777" w:rsidR="00A91B34" w:rsidRPr="00C66064" w:rsidRDefault="00A91B34" w:rsidP="00682AA3">
                  <w:pPr>
                    <w:numPr>
                      <w:ilvl w:val="0"/>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Software provided:</w:t>
                  </w:r>
                </w:p>
                <w:p w14:paraId="432FD61E" w14:textId="77777777" w:rsidR="00A91B34" w:rsidRPr="00C66064" w:rsidRDefault="00A91B34" w:rsidP="00682AA3">
                  <w:pPr>
                    <w:numPr>
                      <w:ilvl w:val="1"/>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FRAISE: R code</w:t>
                  </w:r>
                </w:p>
                <w:p w14:paraId="1D3602CF" w14:textId="77777777" w:rsidR="00A91B34" w:rsidRPr="00C66064" w:rsidRDefault="00A91B34" w:rsidP="00682AA3">
                  <w:pPr>
                    <w:numPr>
                      <w:ilvl w:val="1"/>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LUMPS: Windows exe (written in Fortran)</w:t>
                  </w:r>
                </w:p>
                <w:p w14:paraId="3C1684BC" w14:textId="77777777" w:rsidR="00A91B34" w:rsidRPr="00C66064" w:rsidRDefault="00A91B34" w:rsidP="00682AA3">
                  <w:pPr>
                    <w:numPr>
                      <w:ilvl w:val="1"/>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SUEWS: Windows exe (written in Fortran)</w:t>
                  </w:r>
                </w:p>
              </w:tc>
            </w:tr>
            <w:tr w:rsidR="00A91B34" w14:paraId="159AB05E" w14:textId="77777777" w:rsidTr="00A91B34">
              <w:tc>
                <w:tcPr>
                  <w:cnfStyle w:val="001000000000" w:firstRow="0" w:lastRow="0" w:firstColumn="1" w:lastColumn="0" w:oddVBand="0" w:evenVBand="0" w:oddHBand="0" w:evenHBand="0" w:firstRowFirstColumn="0" w:firstRowLastColumn="0" w:lastRowFirstColumn="0" w:lastRowLastColumn="0"/>
                  <w:tcW w:w="9242" w:type="dxa"/>
                </w:tcPr>
                <w:p w14:paraId="567AFF5B" w14:textId="77777777" w:rsidR="00A91B34" w:rsidRPr="00C66064" w:rsidRDefault="00A91B34" w:rsidP="00682AA3">
                  <w:pPr>
                    <w:numPr>
                      <w:ilvl w:val="0"/>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Applicable period:</w:t>
                  </w:r>
                </w:p>
                <w:p w14:paraId="47A321D8" w14:textId="77777777" w:rsidR="00A91B34" w:rsidRPr="00C66064" w:rsidRDefault="00A91B34" w:rsidP="00682AA3">
                  <w:pPr>
                    <w:numPr>
                      <w:ilvl w:val="1"/>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FRAISE:Midday (within 3 h of solar noon)</w:t>
                  </w:r>
                </w:p>
                <w:p w14:paraId="585648DD" w14:textId="77777777" w:rsidR="00A91B34" w:rsidRPr="00C66064" w:rsidRDefault="00A91B34" w:rsidP="00682AA3">
                  <w:pPr>
                    <w:numPr>
                      <w:ilvl w:val="1"/>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LUMPS:hourly</w:t>
                  </w:r>
                </w:p>
                <w:p w14:paraId="0136279F" w14:textId="77777777" w:rsidR="00A91B34" w:rsidRPr="00C66064" w:rsidRDefault="00A91B34" w:rsidP="00682AA3">
                  <w:pPr>
                    <w:numPr>
                      <w:ilvl w:val="1"/>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SUEWS: 5min-hourly-annual</w:t>
                  </w:r>
                </w:p>
              </w:tc>
            </w:tr>
            <w:tr w:rsidR="00A91B34" w:rsidRPr="00103F7A" w14:paraId="0C101D00" w14:textId="77777777" w:rsidTr="00A91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A6CC310" w14:textId="77777777" w:rsidR="00A91B34" w:rsidRPr="00C66064" w:rsidRDefault="00A91B34" w:rsidP="00682AA3">
                  <w:pPr>
                    <w:numPr>
                      <w:ilvl w:val="0"/>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Unique features:</w:t>
                  </w:r>
                </w:p>
                <w:p w14:paraId="69843C00" w14:textId="77777777" w:rsidR="00A91B34" w:rsidRPr="00C66064" w:rsidRDefault="00A91B34" w:rsidP="00682AA3">
                  <w:pPr>
                    <w:numPr>
                      <w:ilvl w:val="1"/>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FRAISE: calculates active surface – and fluxes</w:t>
                  </w:r>
                </w:p>
                <w:p w14:paraId="10FEC5D6" w14:textId="77777777" w:rsidR="00A91B34" w:rsidRPr="00C66064" w:rsidRDefault="00A91B34" w:rsidP="00682AA3">
                  <w:pPr>
                    <w:numPr>
                      <w:ilvl w:val="1"/>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LUMPS: radiation and energy balances</w:t>
                  </w:r>
                </w:p>
                <w:p w14:paraId="18F8638F" w14:textId="77777777" w:rsidR="00A91B34" w:rsidRPr="00C66064" w:rsidRDefault="00A91B34" w:rsidP="00682AA3">
                  <w:pPr>
                    <w:numPr>
                      <w:ilvl w:val="1"/>
                      <w:numId w:val="23"/>
                    </w:numPr>
                    <w:rPr>
                      <w:rFonts w:eastAsia="Times New Roman" w:cs="Times New Roman"/>
                      <w:b w:val="0"/>
                      <w:color w:val="000000" w:themeColor="text1"/>
                      <w:szCs w:val="20"/>
                      <w:lang w:val="en-GB" w:eastAsia="en-GB"/>
                    </w:rPr>
                  </w:pPr>
                  <w:r w:rsidRPr="00C66064">
                    <w:rPr>
                      <w:rFonts w:eastAsia="Times New Roman" w:cs="Times New Roman"/>
                      <w:b w:val="0"/>
                      <w:color w:val="000000" w:themeColor="text1"/>
                      <w:szCs w:val="20"/>
                      <w:lang w:val="en-GB" w:eastAsia="en-GB"/>
                    </w:rPr>
                    <w:t>SUEWS: radiation, energy and water balance (includes LUMPS)</w:t>
                  </w:r>
                </w:p>
              </w:tc>
            </w:tr>
          </w:tbl>
          <w:p w14:paraId="61353761" w14:textId="77777777" w:rsidR="00A91B34" w:rsidRPr="00875A22" w:rsidRDefault="00A91B34" w:rsidP="00A91B34">
            <w:pPr>
              <w:rPr>
                <w:b/>
                <w:lang w:val="en-GB"/>
              </w:rPr>
            </w:pPr>
          </w:p>
        </w:tc>
      </w:tr>
    </w:tbl>
    <w:p w14:paraId="2C98FA19" w14:textId="77777777" w:rsidR="00403ECC" w:rsidRDefault="00403ECC" w:rsidP="00B10B46">
      <w:pPr>
        <w:rPr>
          <w:lang w:val="en-GB"/>
        </w:rPr>
      </w:pPr>
    </w:p>
    <w:p w14:paraId="03BF6C33" w14:textId="77777777" w:rsidR="00403ECC" w:rsidRDefault="00403ECC">
      <w:pPr>
        <w:spacing w:after="200" w:line="276" w:lineRule="auto"/>
        <w:rPr>
          <w:lang w:val="en-GB"/>
        </w:rPr>
      </w:pPr>
      <w:r>
        <w:rPr>
          <w:lang w:val="en-GB"/>
        </w:rPr>
        <w:br w:type="page"/>
      </w:r>
    </w:p>
    <w:p w14:paraId="61A68F35" w14:textId="77777777" w:rsidR="00C84B25" w:rsidRDefault="00236D56" w:rsidP="00C9647A">
      <w:pPr>
        <w:pStyle w:val="Heading1"/>
        <w:numPr>
          <w:ilvl w:val="0"/>
          <w:numId w:val="0"/>
        </w:numPr>
        <w:ind w:left="567"/>
        <w:rPr>
          <w:sz w:val="22"/>
        </w:rPr>
      </w:pPr>
      <w:bookmarkStart w:id="145" w:name="_Toc414112062"/>
      <w:r w:rsidRPr="00C9647A">
        <w:rPr>
          <w:sz w:val="22"/>
        </w:rPr>
        <w:lastRenderedPageBreak/>
        <w:t>Appendix</w:t>
      </w:r>
      <w:r w:rsidR="0078514A" w:rsidRPr="00C9647A">
        <w:rPr>
          <w:sz w:val="22"/>
        </w:rPr>
        <w:t xml:space="preserve"> D</w:t>
      </w:r>
      <w:r w:rsidRPr="00C9647A">
        <w:rPr>
          <w:sz w:val="22"/>
        </w:rPr>
        <w:t>: Past version of files</w:t>
      </w:r>
      <w:bookmarkEnd w:id="145"/>
    </w:p>
    <w:p w14:paraId="01EBC2DF" w14:textId="26177C8C" w:rsidR="00EA2AB8" w:rsidRPr="00EA2AB8" w:rsidRDefault="00EA2AB8" w:rsidP="00EA2AB8">
      <w:pPr>
        <w:rPr>
          <w:lang w:val="en-GB"/>
        </w:rPr>
      </w:pPr>
      <w:r>
        <w:rPr>
          <w:lang w:val="en-GB"/>
        </w:rPr>
        <w:t>See previous manuals</w:t>
      </w:r>
      <w:r w:rsidR="004430F3">
        <w:rPr>
          <w:lang w:val="en-GB"/>
        </w:rPr>
        <w:t xml:space="preserve"> for details.</w:t>
      </w:r>
    </w:p>
    <w:p w14:paraId="1211D19E" w14:textId="77777777" w:rsidR="002F0A8F" w:rsidRDefault="002F0A8F" w:rsidP="00EE172B">
      <w:pPr>
        <w:rPr>
          <w:rFonts w:cs="Times New Roman"/>
          <w:sz w:val="18"/>
          <w:szCs w:val="24"/>
          <w:lang w:val="en-GB"/>
        </w:rPr>
      </w:pPr>
    </w:p>
    <w:p w14:paraId="50A35059" w14:textId="77777777" w:rsidR="002F0A8F" w:rsidRPr="004430F3" w:rsidRDefault="002F0A8F" w:rsidP="00B16744">
      <w:pPr>
        <w:pStyle w:val="Heading1"/>
        <w:numPr>
          <w:ilvl w:val="0"/>
          <w:numId w:val="0"/>
        </w:numPr>
      </w:pPr>
      <w:bookmarkStart w:id="146" w:name="_Appendix_E:_Recommended"/>
      <w:bookmarkStart w:id="147" w:name="_Toc414112063"/>
      <w:bookmarkEnd w:id="146"/>
      <w:r w:rsidRPr="004430F3">
        <w:t>Appendix E: Recommended details to record when gathering input data</w:t>
      </w:r>
      <w:bookmarkEnd w:id="147"/>
    </w:p>
    <w:p w14:paraId="244E37C8" w14:textId="77777777" w:rsidR="002F0A8F" w:rsidRDefault="002F0A8F" w:rsidP="002F0A8F">
      <w:pPr>
        <w:rPr>
          <w:lang w:val="en-GB"/>
        </w:rPr>
      </w:pPr>
    </w:p>
    <w:p w14:paraId="67BEB823" w14:textId="3435B618" w:rsidR="002F0A8F" w:rsidRDefault="002F0A8F" w:rsidP="002F0A8F">
      <w:pPr>
        <w:rPr>
          <w:szCs w:val="20"/>
          <w:lang w:val="en-GB"/>
        </w:rPr>
      </w:pPr>
      <w:r w:rsidRPr="00493BB6">
        <w:rPr>
          <w:szCs w:val="20"/>
        </w:rPr>
        <w:t xml:space="preserve">The following table can be used to record the availability of input data and aid completion of the input files needed for the model. See </w:t>
      </w:r>
      <w:r w:rsidRPr="00493BB6">
        <w:rPr>
          <w:szCs w:val="20"/>
          <w:lang w:val="en-GB"/>
        </w:rPr>
        <w:t>Section</w:t>
      </w:r>
      <w:r w:rsidR="00200698">
        <w:rPr>
          <w:szCs w:val="20"/>
          <w:lang w:val="en-GB"/>
        </w:rPr>
        <w:t>s</w:t>
      </w:r>
      <w:r w:rsidRPr="00493BB6">
        <w:rPr>
          <w:szCs w:val="20"/>
          <w:lang w:val="en-GB"/>
        </w:rPr>
        <w:t xml:space="preserve"> </w:t>
      </w:r>
      <w:r w:rsidR="00200698">
        <w:rPr>
          <w:szCs w:val="20"/>
          <w:lang w:val="en-GB"/>
        </w:rPr>
        <w:t>above</w:t>
      </w:r>
      <w:r w:rsidRPr="00493BB6">
        <w:rPr>
          <w:szCs w:val="20"/>
          <w:lang w:val="en-GB"/>
        </w:rPr>
        <w:t xml:space="preserve"> for details about files.</w:t>
      </w:r>
    </w:p>
    <w:p w14:paraId="1AAB17AB" w14:textId="77777777" w:rsidR="002F0A8F" w:rsidRPr="00493BB6" w:rsidRDefault="002F0A8F" w:rsidP="002F0A8F">
      <w:pPr>
        <w:rPr>
          <w:szCs w:val="20"/>
        </w:rPr>
      </w:pPr>
    </w:p>
    <w:p w14:paraId="30B7C5C0" w14:textId="77777777" w:rsidR="002F0A8F" w:rsidRPr="00331730" w:rsidRDefault="002F0A8F" w:rsidP="002F0A8F">
      <w:pPr>
        <w:jc w:val="both"/>
        <w:rPr>
          <w:sz w:val="18"/>
          <w:szCs w:val="20"/>
        </w:rPr>
      </w:pPr>
      <w:r w:rsidRPr="00331730">
        <w:rPr>
          <w:sz w:val="18"/>
          <w:szCs w:val="20"/>
        </w:rPr>
        <w:t>As an example for London:</w:t>
      </w:r>
    </w:p>
    <w:tbl>
      <w:tblPr>
        <w:tblStyle w:val="TableGrid"/>
        <w:tblW w:w="5646" w:type="pct"/>
        <w:tblInd w:w="-572" w:type="dxa"/>
        <w:tblCellMar>
          <w:left w:w="24" w:type="dxa"/>
          <w:right w:w="24" w:type="dxa"/>
        </w:tblCellMar>
        <w:tblLook w:val="04A0" w:firstRow="1" w:lastRow="0" w:firstColumn="1" w:lastColumn="0" w:noHBand="0" w:noVBand="1"/>
      </w:tblPr>
      <w:tblGrid>
        <w:gridCol w:w="2108"/>
        <w:gridCol w:w="1405"/>
        <w:gridCol w:w="3330"/>
        <w:gridCol w:w="3453"/>
      </w:tblGrid>
      <w:tr w:rsidR="002F0A8F" w:rsidRPr="00331730" w14:paraId="5D2854EA" w14:textId="77777777" w:rsidTr="00F10655">
        <w:tc>
          <w:tcPr>
            <w:tcW w:w="1023" w:type="pct"/>
            <w:shd w:val="clear" w:color="auto" w:fill="D9D9D9" w:themeFill="background1" w:themeFillShade="D9"/>
          </w:tcPr>
          <w:p w14:paraId="152A2D4C" w14:textId="77777777" w:rsidR="002F0A8F" w:rsidRPr="00331730" w:rsidRDefault="002F0A8F" w:rsidP="00F10655">
            <w:pPr>
              <w:jc w:val="center"/>
              <w:rPr>
                <w:sz w:val="16"/>
                <w:szCs w:val="20"/>
              </w:rPr>
            </w:pPr>
            <w:r w:rsidRPr="00331730">
              <w:rPr>
                <w:sz w:val="16"/>
                <w:szCs w:val="20"/>
              </w:rPr>
              <w:t>Information required to run SUEWS</w:t>
            </w:r>
          </w:p>
        </w:tc>
        <w:tc>
          <w:tcPr>
            <w:tcW w:w="682" w:type="pct"/>
            <w:shd w:val="clear" w:color="auto" w:fill="D9D9D9" w:themeFill="background1" w:themeFillShade="D9"/>
          </w:tcPr>
          <w:p w14:paraId="0E186839" w14:textId="77777777" w:rsidR="002F0A8F" w:rsidRPr="00331730" w:rsidRDefault="002F0A8F" w:rsidP="00F10655">
            <w:pPr>
              <w:jc w:val="center"/>
              <w:rPr>
                <w:sz w:val="16"/>
                <w:szCs w:val="20"/>
              </w:rPr>
            </w:pPr>
            <w:r w:rsidRPr="00331730">
              <w:rPr>
                <w:sz w:val="16"/>
                <w:szCs w:val="20"/>
              </w:rPr>
              <w:t>How is this information provided to SUEWS?</w:t>
            </w:r>
          </w:p>
          <w:p w14:paraId="5962FB3E" w14:textId="77777777" w:rsidR="002F0A8F" w:rsidRPr="00331730" w:rsidRDefault="002F0A8F" w:rsidP="00F10655">
            <w:pPr>
              <w:jc w:val="center"/>
              <w:rPr>
                <w:sz w:val="16"/>
                <w:szCs w:val="20"/>
              </w:rPr>
            </w:pPr>
            <w:r w:rsidRPr="00331730">
              <w:rPr>
                <w:sz w:val="16"/>
                <w:szCs w:val="20"/>
              </w:rPr>
              <w:t>File | Column no.</w:t>
            </w:r>
          </w:p>
        </w:tc>
        <w:tc>
          <w:tcPr>
            <w:tcW w:w="1617" w:type="pct"/>
            <w:shd w:val="clear" w:color="auto" w:fill="D9D9D9" w:themeFill="background1" w:themeFillShade="D9"/>
          </w:tcPr>
          <w:p w14:paraId="454D5DA1" w14:textId="77777777" w:rsidR="002F0A8F" w:rsidRPr="00331730" w:rsidRDefault="002F0A8F" w:rsidP="00F10655">
            <w:pPr>
              <w:jc w:val="center"/>
              <w:rPr>
                <w:sz w:val="16"/>
                <w:szCs w:val="20"/>
              </w:rPr>
            </w:pPr>
            <w:r w:rsidRPr="00331730">
              <w:rPr>
                <w:sz w:val="16"/>
                <w:szCs w:val="20"/>
              </w:rPr>
              <w:t>Information source and details (time, spatial extent). Include potentially useful datasets if information is not available directly.</w:t>
            </w:r>
          </w:p>
        </w:tc>
        <w:tc>
          <w:tcPr>
            <w:tcW w:w="1677" w:type="pct"/>
            <w:shd w:val="clear" w:color="auto" w:fill="D9D9D9" w:themeFill="background1" w:themeFillShade="D9"/>
          </w:tcPr>
          <w:p w14:paraId="440DB6BD" w14:textId="77777777" w:rsidR="002F0A8F" w:rsidRPr="00331730" w:rsidRDefault="002F0A8F" w:rsidP="00F10655">
            <w:pPr>
              <w:jc w:val="center"/>
              <w:rPr>
                <w:sz w:val="16"/>
                <w:szCs w:val="20"/>
              </w:rPr>
            </w:pPr>
            <w:r w:rsidRPr="00331730">
              <w:rPr>
                <w:sz w:val="16"/>
                <w:szCs w:val="20"/>
              </w:rPr>
              <w:t>What must be assumed?</w:t>
            </w:r>
            <w:r>
              <w:rPr>
                <w:sz w:val="16"/>
                <w:szCs w:val="20"/>
              </w:rPr>
              <w:t xml:space="preserve"> </w:t>
            </w:r>
            <w:r w:rsidRPr="00331730">
              <w:rPr>
                <w:sz w:val="16"/>
                <w:szCs w:val="20"/>
              </w:rPr>
              <w:t>Are there potential problems? Are there restrictions on the data use (e.g. licensing)?</w:t>
            </w:r>
          </w:p>
        </w:tc>
      </w:tr>
      <w:tr w:rsidR="002F0A8F" w:rsidRPr="00331730" w14:paraId="55C86CEE" w14:textId="77777777" w:rsidTr="00F10655">
        <w:tc>
          <w:tcPr>
            <w:tcW w:w="1023" w:type="pct"/>
          </w:tcPr>
          <w:p w14:paraId="6F4E7031" w14:textId="77777777" w:rsidR="002F0A8F" w:rsidRPr="00331730" w:rsidRDefault="002F0A8F" w:rsidP="00F10655">
            <w:pPr>
              <w:rPr>
                <w:sz w:val="16"/>
                <w:szCs w:val="20"/>
              </w:rPr>
            </w:pPr>
            <w:r w:rsidRPr="00331730">
              <w:rPr>
                <w:sz w:val="16"/>
                <w:szCs w:val="20"/>
              </w:rPr>
              <w:t>Surface cover fractions (Paved, Built, EveTr, DecTr, Grass, BSoil, Water)</w:t>
            </w:r>
          </w:p>
        </w:tc>
        <w:tc>
          <w:tcPr>
            <w:tcW w:w="682" w:type="pct"/>
          </w:tcPr>
          <w:p w14:paraId="2F330A2D" w14:textId="77777777" w:rsidR="002F0A8F" w:rsidRPr="00331730" w:rsidRDefault="002F0A8F" w:rsidP="00F10655">
            <w:pPr>
              <w:rPr>
                <w:sz w:val="16"/>
                <w:szCs w:val="20"/>
              </w:rPr>
            </w:pPr>
            <w:r w:rsidRPr="00331730">
              <w:rPr>
                <w:sz w:val="16"/>
                <w:szCs w:val="20"/>
              </w:rPr>
              <w:t>SiteSelect.txt | 12-18</w:t>
            </w:r>
          </w:p>
        </w:tc>
        <w:tc>
          <w:tcPr>
            <w:tcW w:w="1617" w:type="pct"/>
          </w:tcPr>
          <w:p w14:paraId="541A3C49" w14:textId="77777777" w:rsidR="002F0A8F" w:rsidRPr="00331730" w:rsidRDefault="002F0A8F" w:rsidP="00F10655">
            <w:pPr>
              <w:rPr>
                <w:sz w:val="16"/>
                <w:szCs w:val="20"/>
              </w:rPr>
            </w:pPr>
            <w:r w:rsidRPr="00331730">
              <w:rPr>
                <w:sz w:val="16"/>
                <w:szCs w:val="20"/>
              </w:rPr>
              <w:t>Data source: Neighbourhood Statistics (</w:t>
            </w:r>
            <w:hyperlink r:id="rId23" w:history="1">
              <w:r w:rsidRPr="00331730">
                <w:rPr>
                  <w:rStyle w:val="Hyperlink"/>
                  <w:sz w:val="16"/>
                  <w:szCs w:val="20"/>
                </w:rPr>
                <w:t>www.neighbourhood.statistics.gov.uk/dissemination/</w:t>
              </w:r>
            </w:hyperlink>
            <w:r w:rsidRPr="00331730">
              <w:rPr>
                <w:sz w:val="16"/>
                <w:szCs w:val="20"/>
              </w:rPr>
              <w:t>)</w:t>
            </w:r>
          </w:p>
          <w:p w14:paraId="0D87917E" w14:textId="77777777" w:rsidR="002F0A8F" w:rsidRPr="00331730" w:rsidRDefault="002F0A8F" w:rsidP="00F10655">
            <w:pPr>
              <w:rPr>
                <w:sz w:val="16"/>
                <w:szCs w:val="20"/>
              </w:rPr>
            </w:pPr>
            <w:r w:rsidRPr="00331730">
              <w:rPr>
                <w:sz w:val="16"/>
                <w:szCs w:val="20"/>
              </w:rPr>
              <w:t>2011 Statistical Geography Hierarchy, based on Generalised Land Use Database 2005 (2001 also available). Data for each borough.</w:t>
            </w:r>
          </w:p>
          <w:p w14:paraId="24E54180" w14:textId="77777777" w:rsidR="002F0A8F" w:rsidRPr="00331730" w:rsidRDefault="002F0A8F" w:rsidP="00F10655">
            <w:pPr>
              <w:rPr>
                <w:sz w:val="16"/>
                <w:szCs w:val="20"/>
              </w:rPr>
            </w:pPr>
            <w:r w:rsidRPr="00331730">
              <w:rPr>
                <w:sz w:val="16"/>
                <w:szCs w:val="20"/>
              </w:rPr>
              <w:t>Area of Domestic Buildings, Non-domestic Buildings, Road, Path, Rail, Domestic Gardens, Greenspace, Water, Other Land Uses, Unclassified Land. (</w:t>
            </w:r>
            <w:r w:rsidRPr="00331730">
              <w:rPr>
                <w:i/>
                <w:sz w:val="16"/>
                <w:szCs w:val="20"/>
              </w:rPr>
              <w:t>LandUse2005_Boroughs_StatGeogHierarchy2011.csv</w:t>
            </w:r>
            <w:r w:rsidRPr="00331730">
              <w:rPr>
                <w:sz w:val="16"/>
                <w:szCs w:val="20"/>
              </w:rPr>
              <w:t>)</w:t>
            </w:r>
          </w:p>
        </w:tc>
        <w:tc>
          <w:tcPr>
            <w:tcW w:w="1677" w:type="pct"/>
          </w:tcPr>
          <w:p w14:paraId="0A0EA438" w14:textId="77777777" w:rsidR="002F0A8F" w:rsidRPr="00331730" w:rsidRDefault="002F0A8F" w:rsidP="00F10655">
            <w:pPr>
              <w:rPr>
                <w:sz w:val="16"/>
                <w:szCs w:val="20"/>
              </w:rPr>
            </w:pPr>
            <w:r w:rsidRPr="00331730">
              <w:rPr>
                <w:sz w:val="16"/>
                <w:szCs w:val="20"/>
              </w:rPr>
              <w:t>Surface cover categories provided are not the same as those required for SUEWS, so other information or assumptions are required.</w:t>
            </w:r>
          </w:p>
          <w:p w14:paraId="6EBEAE37" w14:textId="77777777" w:rsidR="002F0A8F" w:rsidRPr="00331730" w:rsidRDefault="002F0A8F" w:rsidP="00F10655">
            <w:pPr>
              <w:rPr>
                <w:sz w:val="16"/>
                <w:szCs w:val="20"/>
              </w:rPr>
            </w:pPr>
            <w:r w:rsidRPr="00331730">
              <w:rPr>
                <w:sz w:val="16"/>
                <w:szCs w:val="20"/>
              </w:rPr>
              <w:t xml:space="preserve">20% land cover in London is trees (GLA, Connecting Londoners with Trees and Woodlands, </w:t>
            </w:r>
            <w:r w:rsidRPr="00331730">
              <w:rPr>
                <w:i/>
                <w:sz w:val="16"/>
                <w:szCs w:val="20"/>
              </w:rPr>
              <w:t>LondonTrees_ltwf_highlights.pdf</w:t>
            </w:r>
            <w:r w:rsidRPr="00331730">
              <w:rPr>
                <w:sz w:val="16"/>
                <w:szCs w:val="20"/>
              </w:rPr>
              <w:t>).</w:t>
            </w:r>
          </w:p>
          <w:p w14:paraId="242E64D3" w14:textId="77777777" w:rsidR="002F0A8F" w:rsidRPr="00331730" w:rsidRDefault="002F0A8F" w:rsidP="00F10655">
            <w:pPr>
              <w:rPr>
                <w:sz w:val="16"/>
                <w:szCs w:val="20"/>
              </w:rPr>
            </w:pPr>
            <w:r w:rsidRPr="00331730">
              <w:rPr>
                <w:sz w:val="16"/>
                <w:szCs w:val="20"/>
              </w:rPr>
              <w:t>Surface cover within gardens (GLA, London: Garden City?</w:t>
            </w:r>
            <w:r w:rsidRPr="00331730">
              <w:rPr>
                <w:i/>
                <w:sz w:val="16"/>
                <w:szCs w:val="20"/>
              </w:rPr>
              <w:t xml:space="preserve"> LondonGardenCity.pdf</w:t>
            </w:r>
            <w:r w:rsidRPr="00331730">
              <w:rPr>
                <w:sz w:val="16"/>
                <w:szCs w:val="20"/>
              </w:rPr>
              <w:t>)</w:t>
            </w:r>
          </w:p>
          <w:p w14:paraId="22DEBB69" w14:textId="77777777" w:rsidR="002F0A8F" w:rsidRPr="00331730" w:rsidRDefault="002F0A8F" w:rsidP="00F10655">
            <w:pPr>
              <w:rPr>
                <w:sz w:val="16"/>
                <w:szCs w:val="20"/>
              </w:rPr>
            </w:pPr>
            <w:r w:rsidRPr="00331730">
              <w:rPr>
                <w:sz w:val="16"/>
                <w:szCs w:val="20"/>
              </w:rPr>
              <w:t>Assume 1/5 trees are evergreen; 4/5 are deciduous (no real basis for this assumption).</w:t>
            </w:r>
          </w:p>
        </w:tc>
      </w:tr>
    </w:tbl>
    <w:p w14:paraId="11BDCD21" w14:textId="77777777" w:rsidR="002F0A8F" w:rsidRDefault="002F0A8F" w:rsidP="00200698">
      <w:pPr>
        <w:pStyle w:val="Caption"/>
        <w:keepNext/>
      </w:pPr>
    </w:p>
    <w:p w14:paraId="13D1A607" w14:textId="77777777" w:rsidR="00A62DDF" w:rsidRDefault="00A62DDF" w:rsidP="00A62DDF">
      <w:pPr>
        <w:rPr>
          <w:lang w:val="en-GB"/>
        </w:rPr>
      </w:pPr>
    </w:p>
    <w:p w14:paraId="6CDB1356" w14:textId="6BA23654" w:rsidR="00A62DDF" w:rsidRDefault="00A62DDF" w:rsidP="00A62DDF">
      <w:pPr>
        <w:pStyle w:val="Heading1"/>
        <w:numPr>
          <w:ilvl w:val="0"/>
          <w:numId w:val="0"/>
        </w:numPr>
        <w:ind w:left="432" w:hanging="432"/>
      </w:pPr>
      <w:bookmarkStart w:id="148" w:name="_Appendix_F:_Information"/>
      <w:bookmarkStart w:id="149" w:name="_Toc414112064"/>
      <w:bookmarkEnd w:id="148"/>
      <w:r>
        <w:t>Appendix F: Information if you are</w:t>
      </w:r>
      <w:r w:rsidR="00B23D35">
        <w:t xml:space="preserve"> not</w:t>
      </w:r>
      <w:r>
        <w:t xml:space="preserve"> using the Windows Setup file</w:t>
      </w:r>
      <w:bookmarkEnd w:id="149"/>
    </w:p>
    <w:p w14:paraId="3AC8A652" w14:textId="77777777" w:rsidR="00A62DDF" w:rsidRPr="00C9647A" w:rsidRDefault="00A62DDF" w:rsidP="00A62DDF">
      <w:pPr>
        <w:jc w:val="center"/>
        <w:rPr>
          <w:sz w:val="18"/>
          <w:szCs w:val="18"/>
        </w:rPr>
      </w:pPr>
      <w:bookmarkStart w:id="150" w:name="Compiler"/>
    </w:p>
    <w:tbl>
      <w:tblPr>
        <w:tblStyle w:val="TableGrid"/>
        <w:tblW w:w="0" w:type="auto"/>
        <w:jc w:val="center"/>
        <w:tblLook w:val="04A0" w:firstRow="1" w:lastRow="0" w:firstColumn="1" w:lastColumn="0" w:noHBand="0" w:noVBand="1"/>
      </w:tblPr>
      <w:tblGrid>
        <w:gridCol w:w="1032"/>
        <w:gridCol w:w="758"/>
        <w:gridCol w:w="1038"/>
        <w:gridCol w:w="6458"/>
      </w:tblGrid>
      <w:tr w:rsidR="00A62DDF" w:rsidRPr="00C9647A" w14:paraId="61E9F610" w14:textId="77777777" w:rsidTr="00A62DDF">
        <w:trPr>
          <w:jc w:val="center"/>
        </w:trPr>
        <w:tc>
          <w:tcPr>
            <w:tcW w:w="0" w:type="auto"/>
          </w:tcPr>
          <w:bookmarkEnd w:id="150"/>
          <w:p w14:paraId="3EA167AA" w14:textId="77777777" w:rsidR="00A62DDF" w:rsidRPr="00C9647A" w:rsidRDefault="00A62DDF" w:rsidP="00A62DDF">
            <w:pPr>
              <w:jc w:val="center"/>
              <w:rPr>
                <w:b/>
                <w:sz w:val="18"/>
                <w:szCs w:val="18"/>
              </w:rPr>
            </w:pPr>
            <w:r w:rsidRPr="00C9647A">
              <w:rPr>
                <w:b/>
                <w:sz w:val="18"/>
                <w:szCs w:val="18"/>
              </w:rPr>
              <w:t>Operating System</w:t>
            </w:r>
          </w:p>
        </w:tc>
        <w:tc>
          <w:tcPr>
            <w:tcW w:w="0" w:type="auto"/>
          </w:tcPr>
          <w:p w14:paraId="5112B05C" w14:textId="77777777" w:rsidR="00A62DDF" w:rsidRPr="00C9647A" w:rsidRDefault="00A62DDF" w:rsidP="00A62DDF">
            <w:pPr>
              <w:jc w:val="center"/>
              <w:rPr>
                <w:b/>
                <w:sz w:val="18"/>
                <w:szCs w:val="18"/>
              </w:rPr>
            </w:pPr>
            <w:r w:rsidRPr="00C9647A">
              <w:rPr>
                <w:b/>
                <w:sz w:val="18"/>
                <w:szCs w:val="18"/>
              </w:rPr>
              <w:t>Version</w:t>
            </w:r>
          </w:p>
        </w:tc>
        <w:tc>
          <w:tcPr>
            <w:tcW w:w="0" w:type="auto"/>
          </w:tcPr>
          <w:p w14:paraId="55049DD3" w14:textId="77777777" w:rsidR="00A62DDF" w:rsidRPr="00C9647A" w:rsidRDefault="00A62DDF" w:rsidP="00A62DDF">
            <w:pPr>
              <w:jc w:val="center"/>
              <w:rPr>
                <w:b/>
                <w:sz w:val="18"/>
                <w:szCs w:val="18"/>
              </w:rPr>
            </w:pPr>
            <w:r w:rsidRPr="00C9647A">
              <w:rPr>
                <w:b/>
                <w:sz w:val="18"/>
                <w:szCs w:val="18"/>
              </w:rPr>
              <w:t>Compiled with</w:t>
            </w:r>
          </w:p>
        </w:tc>
        <w:tc>
          <w:tcPr>
            <w:tcW w:w="0" w:type="auto"/>
          </w:tcPr>
          <w:p w14:paraId="2D2790C7" w14:textId="77777777" w:rsidR="00A62DDF" w:rsidRPr="00C9647A" w:rsidRDefault="00A62DDF" w:rsidP="00A62DDF">
            <w:pPr>
              <w:rPr>
                <w:b/>
                <w:sz w:val="18"/>
                <w:szCs w:val="18"/>
              </w:rPr>
            </w:pPr>
            <w:r w:rsidRPr="00C9647A">
              <w:rPr>
                <w:b/>
                <w:sz w:val="18"/>
                <w:szCs w:val="18"/>
              </w:rPr>
              <w:t>Comments</w:t>
            </w:r>
          </w:p>
        </w:tc>
      </w:tr>
      <w:tr w:rsidR="00A62DDF" w:rsidRPr="00C9647A" w14:paraId="7CA17B0D" w14:textId="77777777" w:rsidTr="00A62DDF">
        <w:trPr>
          <w:jc w:val="center"/>
        </w:trPr>
        <w:tc>
          <w:tcPr>
            <w:tcW w:w="0" w:type="auto"/>
          </w:tcPr>
          <w:p w14:paraId="6791A07F" w14:textId="77777777" w:rsidR="00A62DDF" w:rsidRPr="00C9647A" w:rsidRDefault="00A62DDF" w:rsidP="00A62DDF">
            <w:pPr>
              <w:jc w:val="center"/>
              <w:rPr>
                <w:sz w:val="18"/>
                <w:szCs w:val="18"/>
              </w:rPr>
            </w:pPr>
            <w:r w:rsidRPr="00C9647A">
              <w:rPr>
                <w:sz w:val="18"/>
                <w:szCs w:val="18"/>
              </w:rPr>
              <w:t>Windows 8</w:t>
            </w:r>
          </w:p>
          <w:p w14:paraId="58C71C6D" w14:textId="77777777" w:rsidR="00A62DDF" w:rsidRPr="00C9647A" w:rsidRDefault="00A62DDF" w:rsidP="00A62DDF">
            <w:pPr>
              <w:jc w:val="center"/>
              <w:rPr>
                <w:sz w:val="18"/>
                <w:szCs w:val="18"/>
              </w:rPr>
            </w:pPr>
            <w:r w:rsidRPr="00C9647A">
              <w:rPr>
                <w:sz w:val="18"/>
                <w:szCs w:val="18"/>
              </w:rPr>
              <w:t>Windows 7</w:t>
            </w:r>
          </w:p>
        </w:tc>
        <w:tc>
          <w:tcPr>
            <w:tcW w:w="0" w:type="auto"/>
          </w:tcPr>
          <w:p w14:paraId="699A57D7" w14:textId="77777777" w:rsidR="00A62DDF" w:rsidRPr="00C9647A" w:rsidRDefault="00A62DDF" w:rsidP="00A62DDF">
            <w:pPr>
              <w:jc w:val="center"/>
              <w:rPr>
                <w:sz w:val="18"/>
                <w:szCs w:val="18"/>
              </w:rPr>
            </w:pPr>
            <w:r w:rsidRPr="00C9647A">
              <w:rPr>
                <w:sz w:val="18"/>
                <w:szCs w:val="18"/>
              </w:rPr>
              <w:t>64 bit</w:t>
            </w:r>
          </w:p>
        </w:tc>
        <w:tc>
          <w:tcPr>
            <w:tcW w:w="0" w:type="auto"/>
          </w:tcPr>
          <w:p w14:paraId="6128AF91" w14:textId="77777777" w:rsidR="00A62DDF" w:rsidRPr="00C9647A" w:rsidRDefault="00A62DDF" w:rsidP="00A62DDF">
            <w:pPr>
              <w:jc w:val="center"/>
              <w:rPr>
                <w:sz w:val="18"/>
                <w:szCs w:val="18"/>
              </w:rPr>
            </w:pPr>
            <w:r w:rsidRPr="00C9647A">
              <w:rPr>
                <w:sz w:val="18"/>
                <w:szCs w:val="18"/>
              </w:rPr>
              <w:t>gfortran</w:t>
            </w:r>
          </w:p>
        </w:tc>
        <w:tc>
          <w:tcPr>
            <w:tcW w:w="0" w:type="auto"/>
          </w:tcPr>
          <w:p w14:paraId="70E42D0F" w14:textId="77777777" w:rsidR="00A62DDF" w:rsidRPr="00C9647A" w:rsidRDefault="00A62DDF" w:rsidP="00A62DDF">
            <w:pPr>
              <w:rPr>
                <w:i/>
                <w:sz w:val="18"/>
                <w:szCs w:val="18"/>
                <w:lang w:val="en-US"/>
              </w:rPr>
            </w:pPr>
            <w:r w:rsidRPr="00C9647A">
              <w:rPr>
                <w:i/>
                <w:sz w:val="18"/>
                <w:szCs w:val="18"/>
                <w:lang w:val="en-US"/>
              </w:rPr>
              <w:t>A Setup file is provided that will put the manual in a third sub-directory. When you initiate the setup you can select what directory the program is installed into. The setup process also add shortcuts to the manual etc. to the start-menu.</w:t>
            </w:r>
          </w:p>
        </w:tc>
      </w:tr>
      <w:tr w:rsidR="00A62DDF" w:rsidRPr="00C9647A" w14:paraId="611BBF82" w14:textId="77777777" w:rsidTr="00A62DDF">
        <w:trPr>
          <w:jc w:val="center"/>
        </w:trPr>
        <w:tc>
          <w:tcPr>
            <w:tcW w:w="0" w:type="auto"/>
          </w:tcPr>
          <w:p w14:paraId="59FAA36C" w14:textId="77777777" w:rsidR="00A62DDF" w:rsidRPr="00C9647A" w:rsidRDefault="00A62DDF" w:rsidP="00A62DDF">
            <w:pPr>
              <w:jc w:val="center"/>
              <w:rPr>
                <w:sz w:val="18"/>
                <w:szCs w:val="18"/>
              </w:rPr>
            </w:pPr>
            <w:r w:rsidRPr="00C9647A">
              <w:rPr>
                <w:sz w:val="18"/>
                <w:szCs w:val="18"/>
              </w:rPr>
              <w:t>Apple</w:t>
            </w:r>
          </w:p>
        </w:tc>
        <w:tc>
          <w:tcPr>
            <w:tcW w:w="0" w:type="auto"/>
          </w:tcPr>
          <w:p w14:paraId="7F5C5041" w14:textId="77777777" w:rsidR="00A62DDF" w:rsidRPr="00C9647A" w:rsidRDefault="00A62DDF" w:rsidP="00A62DDF">
            <w:pPr>
              <w:jc w:val="center"/>
              <w:rPr>
                <w:sz w:val="18"/>
                <w:szCs w:val="18"/>
              </w:rPr>
            </w:pPr>
            <w:r w:rsidRPr="00C9647A">
              <w:rPr>
                <w:sz w:val="18"/>
                <w:szCs w:val="18"/>
              </w:rPr>
              <w:t>10.8.5</w:t>
            </w:r>
          </w:p>
        </w:tc>
        <w:tc>
          <w:tcPr>
            <w:tcW w:w="0" w:type="auto"/>
          </w:tcPr>
          <w:p w14:paraId="137FCEA5" w14:textId="77777777" w:rsidR="00A62DDF" w:rsidRPr="00C9647A" w:rsidRDefault="00A62DDF" w:rsidP="00A62DDF">
            <w:pPr>
              <w:jc w:val="center"/>
              <w:rPr>
                <w:sz w:val="18"/>
                <w:szCs w:val="18"/>
              </w:rPr>
            </w:pPr>
            <w:r w:rsidRPr="00C9647A">
              <w:rPr>
                <w:sz w:val="18"/>
                <w:szCs w:val="18"/>
              </w:rPr>
              <w:t>gfortran</w:t>
            </w:r>
          </w:p>
        </w:tc>
        <w:tc>
          <w:tcPr>
            <w:tcW w:w="0" w:type="auto"/>
          </w:tcPr>
          <w:p w14:paraId="29273B54" w14:textId="77777777" w:rsidR="00A62DDF" w:rsidRPr="00C9647A" w:rsidRDefault="00A62DDF" w:rsidP="00A62DDF">
            <w:pPr>
              <w:rPr>
                <w:sz w:val="18"/>
                <w:szCs w:val="18"/>
              </w:rPr>
            </w:pPr>
            <w:r w:rsidRPr="00C9647A">
              <w:rPr>
                <w:i/>
                <w:sz w:val="18"/>
                <w:szCs w:val="18"/>
                <w:lang w:val="en-US"/>
              </w:rPr>
              <w:t>This will require some dll files. Please contact us. The manual does not at this stage provide the simple instructions that are relevant for iOS. If you intend to use this and need initial help (e.g. with creating directories etc.) let us know and we will update the manual with these details. The models specific information otherwise applies.</w:t>
            </w:r>
          </w:p>
        </w:tc>
      </w:tr>
      <w:tr w:rsidR="00A62DDF" w:rsidRPr="00C9647A" w14:paraId="76FEA231" w14:textId="77777777" w:rsidTr="00A62DDF">
        <w:trPr>
          <w:jc w:val="center"/>
        </w:trPr>
        <w:tc>
          <w:tcPr>
            <w:tcW w:w="0" w:type="auto"/>
          </w:tcPr>
          <w:p w14:paraId="008ECEB3" w14:textId="77777777" w:rsidR="00A62DDF" w:rsidRPr="00C9647A" w:rsidRDefault="00A62DDF" w:rsidP="00A62DDF">
            <w:pPr>
              <w:jc w:val="center"/>
              <w:rPr>
                <w:sz w:val="18"/>
                <w:szCs w:val="18"/>
              </w:rPr>
            </w:pPr>
            <w:r w:rsidRPr="00C9647A">
              <w:rPr>
                <w:sz w:val="18"/>
                <w:szCs w:val="18"/>
              </w:rPr>
              <w:t>Linux</w:t>
            </w:r>
          </w:p>
        </w:tc>
        <w:tc>
          <w:tcPr>
            <w:tcW w:w="0" w:type="auto"/>
          </w:tcPr>
          <w:p w14:paraId="019C4ECC" w14:textId="77777777" w:rsidR="00A62DDF" w:rsidRPr="00C9647A" w:rsidRDefault="00A62DDF" w:rsidP="00A62DDF">
            <w:pPr>
              <w:jc w:val="center"/>
              <w:rPr>
                <w:sz w:val="18"/>
                <w:szCs w:val="18"/>
              </w:rPr>
            </w:pPr>
          </w:p>
        </w:tc>
        <w:tc>
          <w:tcPr>
            <w:tcW w:w="0" w:type="auto"/>
          </w:tcPr>
          <w:p w14:paraId="64878A33" w14:textId="77777777" w:rsidR="00A62DDF" w:rsidRPr="00C9647A" w:rsidRDefault="00A62DDF" w:rsidP="00A62DDF">
            <w:pPr>
              <w:jc w:val="center"/>
              <w:rPr>
                <w:sz w:val="18"/>
                <w:szCs w:val="18"/>
              </w:rPr>
            </w:pPr>
          </w:p>
        </w:tc>
        <w:tc>
          <w:tcPr>
            <w:tcW w:w="0" w:type="auto"/>
          </w:tcPr>
          <w:p w14:paraId="3ECDC4AB" w14:textId="77777777" w:rsidR="00A62DDF" w:rsidRPr="00C9647A" w:rsidRDefault="009A2F49" w:rsidP="00A62DDF">
            <w:pPr>
              <w:jc w:val="center"/>
              <w:rPr>
                <w:sz w:val="18"/>
                <w:szCs w:val="18"/>
              </w:rPr>
            </w:pPr>
            <w:hyperlink w:anchor="_Contact_Information" w:history="1">
              <w:r w:rsidR="00A62DDF" w:rsidRPr="00C9647A">
                <w:rPr>
                  <w:rStyle w:val="Hyperlink"/>
                  <w:sz w:val="18"/>
                  <w:szCs w:val="18"/>
                </w:rPr>
                <w:t>Please contact us</w:t>
              </w:r>
            </w:hyperlink>
          </w:p>
        </w:tc>
      </w:tr>
      <w:tr w:rsidR="00A62DDF" w:rsidRPr="00C9647A" w14:paraId="21D289EC" w14:textId="77777777" w:rsidTr="00A62DDF">
        <w:trPr>
          <w:jc w:val="center"/>
        </w:trPr>
        <w:tc>
          <w:tcPr>
            <w:tcW w:w="0" w:type="auto"/>
          </w:tcPr>
          <w:p w14:paraId="21A13C58" w14:textId="77777777" w:rsidR="00A62DDF" w:rsidRPr="00C9647A" w:rsidRDefault="00A62DDF" w:rsidP="00A62DDF">
            <w:pPr>
              <w:rPr>
                <w:sz w:val="18"/>
                <w:szCs w:val="18"/>
              </w:rPr>
            </w:pPr>
            <w:r w:rsidRPr="00C9647A">
              <w:rPr>
                <w:sz w:val="18"/>
                <w:szCs w:val="18"/>
              </w:rPr>
              <w:t>Manual setup</w:t>
            </w:r>
          </w:p>
          <w:p w14:paraId="4194D043" w14:textId="77777777" w:rsidR="00A62DDF" w:rsidRPr="00C9647A" w:rsidRDefault="00A62DDF" w:rsidP="00A62DDF">
            <w:pPr>
              <w:rPr>
                <w:sz w:val="18"/>
                <w:szCs w:val="18"/>
              </w:rPr>
            </w:pPr>
          </w:p>
        </w:tc>
        <w:tc>
          <w:tcPr>
            <w:tcW w:w="0" w:type="auto"/>
          </w:tcPr>
          <w:p w14:paraId="05068172" w14:textId="77777777" w:rsidR="00A62DDF" w:rsidRPr="00C9647A" w:rsidRDefault="00A62DDF" w:rsidP="00A62DDF">
            <w:pPr>
              <w:jc w:val="center"/>
              <w:rPr>
                <w:sz w:val="18"/>
                <w:szCs w:val="18"/>
              </w:rPr>
            </w:pPr>
          </w:p>
        </w:tc>
        <w:tc>
          <w:tcPr>
            <w:tcW w:w="0" w:type="auto"/>
          </w:tcPr>
          <w:p w14:paraId="65A0A37D" w14:textId="77777777" w:rsidR="00A62DDF" w:rsidRPr="00C9647A" w:rsidRDefault="00A62DDF" w:rsidP="00A62DDF">
            <w:pPr>
              <w:jc w:val="center"/>
              <w:rPr>
                <w:sz w:val="18"/>
                <w:szCs w:val="18"/>
              </w:rPr>
            </w:pPr>
            <w:r w:rsidRPr="00C9647A">
              <w:rPr>
                <w:sz w:val="18"/>
                <w:szCs w:val="18"/>
              </w:rPr>
              <w:t>Gfortran</w:t>
            </w:r>
          </w:p>
          <w:p w14:paraId="5EACF1A3" w14:textId="77777777" w:rsidR="00A62DDF" w:rsidRPr="00C9647A" w:rsidRDefault="00A62DDF" w:rsidP="00A62DDF">
            <w:pPr>
              <w:jc w:val="center"/>
              <w:rPr>
                <w:sz w:val="18"/>
                <w:szCs w:val="18"/>
              </w:rPr>
            </w:pPr>
            <w:r w:rsidRPr="00C9647A">
              <w:rPr>
                <w:rFonts w:cs="Times New Roman"/>
                <w:b/>
                <w:sz w:val="18"/>
                <w:szCs w:val="18"/>
              </w:rPr>
              <w:t>SilverFrost</w:t>
            </w:r>
          </w:p>
        </w:tc>
        <w:tc>
          <w:tcPr>
            <w:tcW w:w="0" w:type="auto"/>
          </w:tcPr>
          <w:p w14:paraId="2BBEE464" w14:textId="77777777" w:rsidR="00A62DDF" w:rsidRPr="00C9647A" w:rsidRDefault="00A62DDF" w:rsidP="00A62DDF">
            <w:pPr>
              <w:rPr>
                <w:i/>
                <w:sz w:val="18"/>
                <w:szCs w:val="18"/>
              </w:rPr>
            </w:pPr>
            <w:r w:rsidRPr="00C9647A">
              <w:rPr>
                <w:i/>
                <w:sz w:val="18"/>
                <w:szCs w:val="18"/>
              </w:rPr>
              <w:t xml:space="preserve">Create a Main site </w:t>
            </w:r>
            <w:hyperlink w:anchor="_Troubleshooting" w:history="1">
              <w:r w:rsidRPr="00C9647A">
                <w:rPr>
                  <w:rStyle w:val="Hyperlink"/>
                  <w:i/>
                  <w:sz w:val="18"/>
                  <w:szCs w:val="18"/>
                </w:rPr>
                <w:t>directory</w:t>
              </w:r>
            </w:hyperlink>
            <w:r w:rsidRPr="00C9647A">
              <w:rPr>
                <w:i/>
                <w:sz w:val="18"/>
                <w:szCs w:val="18"/>
              </w:rPr>
              <w:t xml:space="preserve"> and locate SUEWS_V</w:t>
            </w:r>
            <w:r>
              <w:rPr>
                <w:i/>
                <w:sz w:val="18"/>
                <w:szCs w:val="18"/>
              </w:rPr>
              <w:t>2015a</w:t>
            </w:r>
            <w:hyperlink w:anchor="exe" w:history="1">
              <w:r w:rsidRPr="00C9647A">
                <w:rPr>
                  <w:rStyle w:val="Hyperlink"/>
                  <w:i/>
                  <w:sz w:val="18"/>
                  <w:szCs w:val="18"/>
                </w:rPr>
                <w:t>.exe</w:t>
              </w:r>
            </w:hyperlink>
            <w:r w:rsidRPr="00C9647A">
              <w:rPr>
                <w:i/>
                <w:sz w:val="18"/>
                <w:szCs w:val="18"/>
              </w:rPr>
              <w:t xml:space="preserve"> in that directory</w:t>
            </w:r>
          </w:p>
          <w:p w14:paraId="554C9290" w14:textId="77777777" w:rsidR="00A62DDF" w:rsidRPr="00C9647A" w:rsidRDefault="00A62DDF" w:rsidP="00A62DDF">
            <w:pPr>
              <w:rPr>
                <w:i/>
                <w:sz w:val="18"/>
                <w:szCs w:val="18"/>
              </w:rPr>
            </w:pPr>
            <w:r w:rsidRPr="00C9647A">
              <w:rPr>
                <w:i/>
                <w:sz w:val="18"/>
                <w:szCs w:val="18"/>
              </w:rPr>
              <w:t>Create two subdirectories: a) Input and b) Output</w:t>
            </w:r>
          </w:p>
          <w:p w14:paraId="759F8E07" w14:textId="77777777" w:rsidR="00A62DDF" w:rsidRPr="00C9647A" w:rsidRDefault="00A62DDF" w:rsidP="00A62DDF">
            <w:pPr>
              <w:rPr>
                <w:rFonts w:cs="Times New Roman"/>
                <w:sz w:val="18"/>
                <w:szCs w:val="18"/>
              </w:rPr>
            </w:pPr>
          </w:p>
          <w:p w14:paraId="05189C15" w14:textId="77777777" w:rsidR="00A62DDF" w:rsidRPr="00C9647A" w:rsidRDefault="00A62DDF" w:rsidP="00A62DDF">
            <w:pPr>
              <w:rPr>
                <w:rFonts w:cs="Times New Roman"/>
                <w:sz w:val="18"/>
                <w:szCs w:val="18"/>
                <w:u w:val="single"/>
              </w:rPr>
            </w:pPr>
            <w:bookmarkStart w:id="151" w:name="dll"/>
            <w:r w:rsidRPr="00C9647A">
              <w:rPr>
                <w:rFonts w:cs="Times New Roman"/>
                <w:sz w:val="18"/>
                <w:szCs w:val="18"/>
                <w:u w:val="single"/>
              </w:rPr>
              <w:t>Dynamic link library (dll) files</w:t>
            </w:r>
            <w:bookmarkEnd w:id="151"/>
          </w:p>
          <w:p w14:paraId="1C2876B9" w14:textId="77777777" w:rsidR="00A62DDF" w:rsidRPr="00C9647A" w:rsidRDefault="00A62DDF" w:rsidP="00A62DDF">
            <w:pPr>
              <w:rPr>
                <w:rFonts w:cs="Times New Roman"/>
                <w:sz w:val="18"/>
                <w:szCs w:val="18"/>
              </w:rPr>
            </w:pPr>
            <w:r w:rsidRPr="00C9647A">
              <w:rPr>
                <w:sz w:val="18"/>
                <w:szCs w:val="18"/>
              </w:rPr>
              <w:t xml:space="preserve">Depending on the version selected the following </w:t>
            </w:r>
            <w:r w:rsidRPr="00C9647A">
              <w:rPr>
                <w:rFonts w:cs="Times New Roman"/>
                <w:sz w:val="18"/>
                <w:szCs w:val="18"/>
              </w:rPr>
              <w:t>are required to run the executable (library files need to be in a path that can be found by the programme).Note that the current window release version you should not need to worry about this as it is included in the install.</w:t>
            </w:r>
          </w:p>
          <w:tbl>
            <w:tblPr>
              <w:tblStyle w:val="TableGrid"/>
              <w:tblW w:w="5000" w:type="pct"/>
              <w:tblLook w:val="04A0" w:firstRow="1" w:lastRow="0" w:firstColumn="1" w:lastColumn="0" w:noHBand="0" w:noVBand="1"/>
            </w:tblPr>
            <w:tblGrid>
              <w:gridCol w:w="2250"/>
              <w:gridCol w:w="3982"/>
            </w:tblGrid>
            <w:tr w:rsidR="00A62DDF" w:rsidRPr="00C9647A" w14:paraId="0AF9C633" w14:textId="77777777" w:rsidTr="00A62DDF">
              <w:tc>
                <w:tcPr>
                  <w:tcW w:w="1805" w:type="pct"/>
                </w:tcPr>
                <w:p w14:paraId="575F474F" w14:textId="77777777" w:rsidR="00A62DDF" w:rsidRPr="00C9647A" w:rsidRDefault="00A62DDF" w:rsidP="00A62DDF">
                  <w:pPr>
                    <w:rPr>
                      <w:rFonts w:cs="Times New Roman"/>
                      <w:sz w:val="18"/>
                      <w:szCs w:val="18"/>
                    </w:rPr>
                  </w:pPr>
                  <w:r w:rsidRPr="00C9647A">
                    <w:rPr>
                      <w:rFonts w:cs="Times New Roman"/>
                      <w:b/>
                      <w:sz w:val="18"/>
                      <w:szCs w:val="18"/>
                    </w:rPr>
                    <w:t xml:space="preserve">Windows 7 gFortran </w:t>
                  </w:r>
                </w:p>
              </w:tc>
              <w:tc>
                <w:tcPr>
                  <w:tcW w:w="3195" w:type="pct"/>
                </w:tcPr>
                <w:p w14:paraId="7D3F9310" w14:textId="77777777" w:rsidR="00A62DDF" w:rsidRPr="00C9647A" w:rsidRDefault="00A62DDF" w:rsidP="00A62DDF">
                  <w:pPr>
                    <w:rPr>
                      <w:rFonts w:cs="Times New Roman"/>
                      <w:sz w:val="18"/>
                      <w:szCs w:val="18"/>
                    </w:rPr>
                  </w:pPr>
                  <w:r w:rsidRPr="00C9647A">
                    <w:rPr>
                      <w:rFonts w:cs="Times New Roman"/>
                      <w:b/>
                      <w:sz w:val="18"/>
                      <w:szCs w:val="18"/>
                    </w:rPr>
                    <w:t>Windows SilverFrost</w:t>
                  </w:r>
                </w:p>
              </w:tc>
            </w:tr>
            <w:tr w:rsidR="00A62DDF" w:rsidRPr="00C9647A" w14:paraId="337E6457" w14:textId="77777777" w:rsidTr="00A62DDF">
              <w:tc>
                <w:tcPr>
                  <w:tcW w:w="1805" w:type="pct"/>
                </w:tcPr>
                <w:p w14:paraId="2B354FE5" w14:textId="77777777" w:rsidR="00A62DDF" w:rsidRPr="00C9647A" w:rsidRDefault="00A62DDF" w:rsidP="00A62DDF">
                  <w:pPr>
                    <w:rPr>
                      <w:rFonts w:cs="Times New Roman"/>
                      <w:sz w:val="18"/>
                      <w:szCs w:val="18"/>
                    </w:rPr>
                  </w:pPr>
                  <w:r w:rsidRPr="00C9647A">
                    <w:rPr>
                      <w:rFonts w:cs="Times New Roman"/>
                      <w:sz w:val="18"/>
                      <w:szCs w:val="18"/>
                    </w:rPr>
                    <w:t>cyggcc_s-seh-1.dll</w:t>
                  </w:r>
                </w:p>
                <w:p w14:paraId="3746D4F7" w14:textId="77777777" w:rsidR="00A62DDF" w:rsidRPr="00C9647A" w:rsidRDefault="00A62DDF" w:rsidP="00A62DDF">
                  <w:pPr>
                    <w:rPr>
                      <w:rFonts w:cs="Times New Roman"/>
                      <w:sz w:val="18"/>
                      <w:szCs w:val="18"/>
                    </w:rPr>
                  </w:pPr>
                  <w:r w:rsidRPr="00C9647A">
                    <w:rPr>
                      <w:rFonts w:cs="Times New Roman"/>
                      <w:sz w:val="18"/>
                      <w:szCs w:val="18"/>
                    </w:rPr>
                    <w:t>cyggfortran-3.dll</w:t>
                  </w:r>
                </w:p>
                <w:p w14:paraId="3364DA3A" w14:textId="77777777" w:rsidR="00A62DDF" w:rsidRPr="00C9647A" w:rsidRDefault="00A62DDF" w:rsidP="00A62DDF">
                  <w:pPr>
                    <w:rPr>
                      <w:rFonts w:cs="Times New Roman"/>
                      <w:sz w:val="18"/>
                      <w:szCs w:val="18"/>
                    </w:rPr>
                  </w:pPr>
                  <w:r w:rsidRPr="00C9647A">
                    <w:rPr>
                      <w:rFonts w:cs="Times New Roman"/>
                      <w:sz w:val="18"/>
                      <w:szCs w:val="18"/>
                    </w:rPr>
                    <w:t>cygquadmath-0.dll</w:t>
                  </w:r>
                </w:p>
                <w:p w14:paraId="3F14BC63" w14:textId="77777777" w:rsidR="00A62DDF" w:rsidRPr="00C9647A" w:rsidRDefault="00A62DDF" w:rsidP="00A62DDF">
                  <w:pPr>
                    <w:rPr>
                      <w:rFonts w:cs="Times New Roman"/>
                      <w:sz w:val="18"/>
                      <w:szCs w:val="18"/>
                    </w:rPr>
                  </w:pPr>
                  <w:r w:rsidRPr="00C9647A">
                    <w:rPr>
                      <w:rFonts w:cs="Times New Roman"/>
                      <w:sz w:val="18"/>
                      <w:szCs w:val="18"/>
                    </w:rPr>
                    <w:t>cygwin1.dll</w:t>
                  </w:r>
                </w:p>
              </w:tc>
              <w:tc>
                <w:tcPr>
                  <w:tcW w:w="3195" w:type="pct"/>
                </w:tcPr>
                <w:p w14:paraId="198BE939" w14:textId="77777777" w:rsidR="00A62DDF" w:rsidRPr="00C9647A" w:rsidRDefault="00A62DDF" w:rsidP="00A62DDF">
                  <w:pPr>
                    <w:rPr>
                      <w:rFonts w:cs="Times New Roman"/>
                      <w:sz w:val="18"/>
                      <w:szCs w:val="18"/>
                    </w:rPr>
                  </w:pPr>
                  <w:r w:rsidRPr="00C9647A">
                    <w:rPr>
                      <w:rFonts w:cs="Times New Roman"/>
                      <w:sz w:val="18"/>
                      <w:szCs w:val="18"/>
                    </w:rPr>
                    <w:t xml:space="preserve">salflibc.dll </w:t>
                  </w:r>
                </w:p>
                <w:p w14:paraId="277EFF95" w14:textId="77777777" w:rsidR="00A62DDF" w:rsidRPr="00C9647A" w:rsidRDefault="00A62DDF" w:rsidP="00A62DDF">
                  <w:pPr>
                    <w:rPr>
                      <w:rFonts w:cs="Times New Roman"/>
                      <w:color w:val="948A54" w:themeColor="background2" w:themeShade="80"/>
                      <w:sz w:val="18"/>
                      <w:szCs w:val="18"/>
                    </w:rPr>
                  </w:pPr>
                  <w:r w:rsidRPr="00C9647A">
                    <w:rPr>
                      <w:rFonts w:cs="Times New Roman"/>
                      <w:sz w:val="18"/>
                      <w:szCs w:val="18"/>
                      <w:u w:val="single"/>
                    </w:rPr>
                    <w:t>OR</w:t>
                  </w:r>
                  <w:r w:rsidRPr="00C9647A">
                    <w:rPr>
                      <w:rFonts w:cs="Times New Roman"/>
                      <w:sz w:val="18"/>
                      <w:szCs w:val="18"/>
                    </w:rPr>
                    <w:t xml:space="preserve"> you need to install SilverFrost</w:t>
                  </w:r>
                </w:p>
                <w:p w14:paraId="4E1FC2BB" w14:textId="77777777" w:rsidR="00A62DDF" w:rsidRPr="00C9647A" w:rsidRDefault="00A62DDF" w:rsidP="00A62DDF">
                  <w:pPr>
                    <w:rPr>
                      <w:rFonts w:cs="Times New Roman"/>
                      <w:sz w:val="18"/>
                      <w:szCs w:val="18"/>
                    </w:rPr>
                  </w:pPr>
                  <w:r w:rsidRPr="00C9647A">
                    <w:rPr>
                      <w:sz w:val="18"/>
                      <w:szCs w:val="18"/>
                    </w:rPr>
                    <w:t xml:space="preserve">If you have installed SilverFrost – it will find the </w:t>
                  </w:r>
                  <w:r w:rsidRPr="00C9647A">
                    <w:rPr>
                      <w:rFonts w:cs="Times New Roman"/>
                      <w:b/>
                      <w:sz w:val="18"/>
                      <w:szCs w:val="18"/>
                    </w:rPr>
                    <w:t xml:space="preserve">salflibc.dll </w:t>
                  </w:r>
                  <w:r w:rsidRPr="00C9647A">
                    <w:rPr>
                      <w:rFonts w:cs="Times New Roman"/>
                      <w:sz w:val="18"/>
                      <w:szCs w:val="18"/>
                    </w:rPr>
                    <w:t>file. You do not need to worry where you locate it or copy it each time to the directories you are using.</w:t>
                  </w:r>
                </w:p>
              </w:tc>
            </w:tr>
          </w:tbl>
          <w:p w14:paraId="12DC205F" w14:textId="77777777" w:rsidR="00A62DDF" w:rsidRPr="00C9647A" w:rsidRDefault="00A62DDF" w:rsidP="00A62DDF">
            <w:pPr>
              <w:rPr>
                <w:sz w:val="18"/>
                <w:szCs w:val="18"/>
              </w:rPr>
            </w:pPr>
          </w:p>
        </w:tc>
      </w:tr>
    </w:tbl>
    <w:p w14:paraId="4B6D4A4F" w14:textId="77777777" w:rsidR="00A62DDF" w:rsidRDefault="00A62DDF" w:rsidP="00A62DDF">
      <w:pPr>
        <w:rPr>
          <w:lang w:val="en-GB"/>
        </w:rPr>
      </w:pPr>
    </w:p>
    <w:tbl>
      <w:tblPr>
        <w:tblStyle w:val="TableGrid"/>
        <w:tblW w:w="9931" w:type="dxa"/>
        <w:tblCellMar>
          <w:left w:w="0" w:type="dxa"/>
          <w:right w:w="11" w:type="dxa"/>
        </w:tblCellMar>
        <w:tblLook w:val="04A0" w:firstRow="1" w:lastRow="0" w:firstColumn="1" w:lastColumn="0" w:noHBand="0" w:noVBand="1"/>
      </w:tblPr>
      <w:tblGrid>
        <w:gridCol w:w="1126"/>
        <w:gridCol w:w="8805"/>
      </w:tblGrid>
      <w:tr w:rsidR="000152F0" w:rsidRPr="00C9647A" w14:paraId="01FF8C49" w14:textId="77777777" w:rsidTr="00033ED9">
        <w:tc>
          <w:tcPr>
            <w:tcW w:w="1126" w:type="dxa"/>
          </w:tcPr>
          <w:p w14:paraId="3063DE7E" w14:textId="77777777" w:rsidR="000152F0" w:rsidRPr="00C9647A" w:rsidRDefault="000152F0" w:rsidP="00033ED9">
            <w:pPr>
              <w:rPr>
                <w:rFonts w:cs="Times New Roman"/>
                <w:sz w:val="18"/>
                <w:szCs w:val="18"/>
              </w:rPr>
            </w:pPr>
            <w:r w:rsidRPr="00C9647A">
              <w:rPr>
                <w:sz w:val="18"/>
                <w:szCs w:val="18"/>
              </w:rPr>
              <w:t>Manual setup</w:t>
            </w:r>
          </w:p>
        </w:tc>
        <w:tc>
          <w:tcPr>
            <w:tcW w:w="8805" w:type="dxa"/>
          </w:tcPr>
          <w:p w14:paraId="025B41FF" w14:textId="77777777" w:rsidR="000152F0" w:rsidRPr="00C9647A" w:rsidRDefault="000152F0" w:rsidP="00033ED9">
            <w:pPr>
              <w:rPr>
                <w:rFonts w:cs="Times New Roman"/>
                <w:sz w:val="18"/>
                <w:szCs w:val="18"/>
              </w:rPr>
            </w:pPr>
            <w:r w:rsidRPr="00C9647A">
              <w:rPr>
                <w:i/>
                <w:sz w:val="18"/>
                <w:szCs w:val="18"/>
              </w:rPr>
              <w:t xml:space="preserve">After you have </w:t>
            </w:r>
            <w:hyperlink w:anchor="_Troubleshooting" w:history="1">
              <w:r w:rsidRPr="00C9647A">
                <w:rPr>
                  <w:rStyle w:val="Hyperlink"/>
                  <w:rFonts w:cs="Times New Roman"/>
                  <w:b/>
                  <w:i/>
                  <w:sz w:val="18"/>
                  <w:szCs w:val="18"/>
                </w:rPr>
                <w:t>unzipped</w:t>
              </w:r>
            </w:hyperlink>
            <w:r w:rsidRPr="00C9647A">
              <w:rPr>
                <w:i/>
                <w:sz w:val="18"/>
                <w:szCs w:val="18"/>
              </w:rPr>
              <w:t xml:space="preserve"> the SUEWS file you should save the files in the same locations as indicated</w:t>
            </w:r>
          </w:p>
        </w:tc>
      </w:tr>
      <w:tr w:rsidR="000152F0" w:rsidRPr="00C9647A" w14:paraId="68582FBF" w14:textId="77777777" w:rsidTr="000152F0">
        <w:tblPrEx>
          <w:tblCellMar>
            <w:left w:w="108" w:type="dxa"/>
            <w:right w:w="108" w:type="dxa"/>
          </w:tblCellMar>
        </w:tblPrEx>
        <w:tc>
          <w:tcPr>
            <w:tcW w:w="1126" w:type="dxa"/>
          </w:tcPr>
          <w:p w14:paraId="7D0CCC72" w14:textId="77777777" w:rsidR="000152F0" w:rsidRPr="00C9647A" w:rsidRDefault="000152F0" w:rsidP="00033ED9">
            <w:pPr>
              <w:rPr>
                <w:sz w:val="18"/>
                <w:szCs w:val="18"/>
              </w:rPr>
            </w:pPr>
            <w:bookmarkStart w:id="152" w:name="RequiredFiles"/>
            <w:r w:rsidRPr="00C9647A">
              <w:rPr>
                <w:sz w:val="18"/>
                <w:szCs w:val="18"/>
              </w:rPr>
              <w:t>Required files</w:t>
            </w:r>
            <w:bookmarkEnd w:id="152"/>
          </w:p>
        </w:tc>
        <w:tc>
          <w:tcPr>
            <w:tcW w:w="8805" w:type="dxa"/>
          </w:tcPr>
          <w:p w14:paraId="6F0C2673" w14:textId="77777777" w:rsidR="000152F0" w:rsidRPr="00C9647A" w:rsidRDefault="000152F0" w:rsidP="00033ED9">
            <w:pPr>
              <w:rPr>
                <w:sz w:val="18"/>
                <w:szCs w:val="18"/>
              </w:rPr>
            </w:pPr>
            <w:r w:rsidRPr="00C9647A">
              <w:rPr>
                <w:b/>
                <w:i/>
                <w:sz w:val="18"/>
                <w:szCs w:val="18"/>
              </w:rPr>
              <w:t>Example files</w:t>
            </w:r>
            <w:r w:rsidRPr="00C9647A">
              <w:rPr>
                <w:sz w:val="18"/>
                <w:szCs w:val="18"/>
              </w:rPr>
              <w:t xml:space="preserve"> are provided with </w:t>
            </w:r>
            <w:r w:rsidRPr="00C9647A">
              <w:rPr>
                <w:rFonts w:cs="Times New Roman"/>
                <w:sz w:val="18"/>
                <w:szCs w:val="18"/>
              </w:rPr>
              <w:t xml:space="preserve">the compiled version of the SUEWS (available for download from the </w:t>
            </w:r>
            <w:hyperlink w:anchor="website" w:history="1">
              <w:r w:rsidRPr="00C9647A">
                <w:rPr>
                  <w:rStyle w:val="Hyperlink"/>
                  <w:rFonts w:cs="Times New Roman"/>
                  <w:sz w:val="18"/>
                  <w:szCs w:val="18"/>
                </w:rPr>
                <w:t>website</w:t>
              </w:r>
            </w:hyperlink>
            <w:r w:rsidRPr="00C9647A">
              <w:fldChar w:fldCharType="begin"/>
            </w:r>
            <w:r w:rsidRPr="00C9647A">
              <w:rPr>
                <w:sz w:val="18"/>
                <w:szCs w:val="18"/>
              </w:rPr>
              <w:instrText xml:space="preserve">http\\londonclimate.info" </w:instrText>
            </w:r>
            <w:r w:rsidRPr="00C9647A">
              <w:rPr>
                <w:lang w:val="fi-FI"/>
              </w:rPr>
              <w:fldChar w:fldCharType="separate"/>
            </w:r>
            <w:r w:rsidRPr="00C9647A">
              <w:rPr>
                <w:rStyle w:val="Hyperlink"/>
                <w:rFonts w:cs="Times New Roman"/>
                <w:sz w:val="18"/>
                <w:szCs w:val="18"/>
              </w:rPr>
              <w:t>London Climate Urban Micromet Webpage</w:t>
            </w:r>
            <w:r w:rsidRPr="00C9647A">
              <w:rPr>
                <w:rStyle w:val="Hyperlink"/>
                <w:rFonts w:cs="Times New Roman"/>
                <w:sz w:val="18"/>
                <w:szCs w:val="18"/>
              </w:rPr>
              <w:fldChar w:fldCharType="end"/>
            </w:r>
            <w:r w:rsidRPr="00C9647A">
              <w:rPr>
                <w:rFonts w:cs="Times New Roman"/>
                <w:sz w:val="18"/>
                <w:szCs w:val="18"/>
              </w:rPr>
              <w:t>). The zip file has the required input data files and example output files (Section 5).  Additionally this manual is available for download (</w:t>
            </w:r>
            <w:r w:rsidRPr="00C9647A">
              <w:rPr>
                <w:rFonts w:cs="Times New Roman"/>
                <w:b/>
                <w:sz w:val="18"/>
                <w:szCs w:val="18"/>
              </w:rPr>
              <w:t>SUEWS_Manual.pdf)</w:t>
            </w:r>
          </w:p>
          <w:p w14:paraId="402BFF7D" w14:textId="77777777" w:rsidR="000152F0" w:rsidRPr="00C9647A" w:rsidRDefault="000152F0" w:rsidP="00033ED9">
            <w:pPr>
              <w:rPr>
                <w:rFonts w:cs="Times New Roman"/>
                <w:sz w:val="18"/>
                <w:szCs w:val="18"/>
              </w:rPr>
            </w:pPr>
          </w:p>
          <w:tbl>
            <w:tblPr>
              <w:tblStyle w:val="GridTable5Dark-Accent21"/>
              <w:tblW w:w="0" w:type="auto"/>
              <w:jc w:val="center"/>
              <w:tblLook w:val="04A0" w:firstRow="1" w:lastRow="0" w:firstColumn="1" w:lastColumn="0" w:noHBand="0" w:noVBand="1"/>
            </w:tblPr>
            <w:tblGrid>
              <w:gridCol w:w="857"/>
              <w:gridCol w:w="1012"/>
              <w:gridCol w:w="545"/>
              <w:gridCol w:w="3637"/>
            </w:tblGrid>
            <w:tr w:rsidR="000152F0" w:rsidRPr="00C9647A" w14:paraId="6C509A9F" w14:textId="77777777" w:rsidTr="00033E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2F54608" w14:textId="77777777" w:rsidR="000152F0" w:rsidRPr="00C9647A" w:rsidRDefault="000152F0" w:rsidP="00033ED9">
                  <w:pPr>
                    <w:rPr>
                      <w:sz w:val="18"/>
                      <w:szCs w:val="18"/>
                    </w:rPr>
                  </w:pPr>
                </w:p>
              </w:tc>
              <w:tc>
                <w:tcPr>
                  <w:tcW w:w="0" w:type="auto"/>
                </w:tcPr>
                <w:p w14:paraId="468CA920" w14:textId="77777777" w:rsidR="000152F0" w:rsidRPr="00C9647A" w:rsidRDefault="000152F0" w:rsidP="00033ED9">
                  <w:pPr>
                    <w:cnfStyle w:val="100000000000" w:firstRow="1" w:lastRow="0" w:firstColumn="0" w:lastColumn="0" w:oddVBand="0" w:evenVBand="0" w:oddHBand="0" w:evenHBand="0" w:firstRowFirstColumn="0" w:firstRowLastColumn="0" w:lastRowFirstColumn="0" w:lastRowLastColumn="0"/>
                    <w:rPr>
                      <w:sz w:val="18"/>
                      <w:szCs w:val="18"/>
                      <w:lang w:val="en-GB"/>
                    </w:rPr>
                  </w:pPr>
                  <w:r w:rsidRPr="00C9647A">
                    <w:rPr>
                      <w:sz w:val="18"/>
                      <w:szCs w:val="18"/>
                    </w:rPr>
                    <w:t>Site</w:t>
                  </w:r>
                </w:p>
              </w:tc>
              <w:tc>
                <w:tcPr>
                  <w:tcW w:w="0" w:type="auto"/>
                </w:tcPr>
                <w:p w14:paraId="1D411328" w14:textId="77777777" w:rsidR="000152F0" w:rsidRPr="00C9647A" w:rsidRDefault="000152F0" w:rsidP="00033ED9">
                  <w:pPr>
                    <w:cnfStyle w:val="100000000000" w:firstRow="1" w:lastRow="0" w:firstColumn="0" w:lastColumn="0" w:oddVBand="0" w:evenVBand="0" w:oddHBand="0" w:evenHBand="0" w:firstRowFirstColumn="0" w:firstRowLastColumn="0" w:lastRowFirstColumn="0" w:lastRowLastColumn="0"/>
                    <w:rPr>
                      <w:sz w:val="18"/>
                      <w:szCs w:val="18"/>
                      <w:lang w:val="en-GB"/>
                    </w:rPr>
                  </w:pPr>
                  <w:r w:rsidRPr="00C9647A">
                    <w:rPr>
                      <w:sz w:val="18"/>
                      <w:szCs w:val="18"/>
                    </w:rPr>
                    <w:t>Year</w:t>
                  </w:r>
                </w:p>
              </w:tc>
              <w:tc>
                <w:tcPr>
                  <w:tcW w:w="0" w:type="auto"/>
                </w:tcPr>
                <w:p w14:paraId="6488B9E6" w14:textId="77777777" w:rsidR="000152F0" w:rsidRPr="00C9647A" w:rsidRDefault="000152F0" w:rsidP="00033ED9">
                  <w:pPr>
                    <w:cnfStyle w:val="100000000000" w:firstRow="1" w:lastRow="0" w:firstColumn="0" w:lastColumn="0" w:oddVBand="0" w:evenVBand="0" w:oddHBand="0" w:evenHBand="0" w:firstRowFirstColumn="0" w:firstRowLastColumn="0" w:lastRowFirstColumn="0" w:lastRowLastColumn="0"/>
                    <w:rPr>
                      <w:sz w:val="18"/>
                      <w:szCs w:val="18"/>
                      <w:lang w:val="en-GB"/>
                    </w:rPr>
                  </w:pPr>
                  <w:r w:rsidRPr="00C9647A">
                    <w:rPr>
                      <w:sz w:val="18"/>
                      <w:szCs w:val="18"/>
                    </w:rPr>
                    <w:t>Use</w:t>
                  </w:r>
                </w:p>
              </w:tc>
            </w:tr>
            <w:tr w:rsidR="000152F0" w:rsidRPr="00C9647A" w14:paraId="0E618724" w14:textId="77777777" w:rsidTr="00033E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B48BF71" w14:textId="77777777" w:rsidR="000152F0" w:rsidRPr="00C9647A" w:rsidRDefault="000152F0" w:rsidP="00033ED9">
                  <w:pPr>
                    <w:rPr>
                      <w:sz w:val="18"/>
                      <w:szCs w:val="18"/>
                      <w:lang w:val="en-GB"/>
                    </w:rPr>
                  </w:pPr>
                  <w:r w:rsidRPr="00C9647A">
                    <w:rPr>
                      <w:sz w:val="18"/>
                      <w:szCs w:val="18"/>
                    </w:rPr>
                    <w:t xml:space="preserve">Sm_2011 </w:t>
                  </w:r>
                </w:p>
              </w:tc>
              <w:tc>
                <w:tcPr>
                  <w:tcW w:w="0" w:type="auto"/>
                </w:tcPr>
                <w:p w14:paraId="60E551A7" w14:textId="77777777" w:rsidR="000152F0" w:rsidRPr="00C9647A" w:rsidRDefault="000152F0" w:rsidP="00033ED9">
                  <w:pPr>
                    <w:cnfStyle w:val="000000100000" w:firstRow="0" w:lastRow="0" w:firstColumn="0" w:lastColumn="0" w:oddVBand="0" w:evenVBand="0" w:oddHBand="1" w:evenHBand="0" w:firstRowFirstColumn="0" w:firstRowLastColumn="0" w:lastRowFirstColumn="0" w:lastRowLastColumn="0"/>
                    <w:rPr>
                      <w:sz w:val="18"/>
                      <w:szCs w:val="18"/>
                      <w:lang w:val="en-GB"/>
                    </w:rPr>
                  </w:pPr>
                  <w:r w:rsidRPr="00C9647A">
                    <w:rPr>
                      <w:sz w:val="18"/>
                      <w:szCs w:val="18"/>
                    </w:rPr>
                    <w:t>Helsinki</w:t>
                  </w:r>
                </w:p>
              </w:tc>
              <w:tc>
                <w:tcPr>
                  <w:tcW w:w="0" w:type="auto"/>
                </w:tcPr>
                <w:p w14:paraId="587A5A65" w14:textId="77777777" w:rsidR="000152F0" w:rsidRPr="00C9647A" w:rsidRDefault="000152F0" w:rsidP="00033ED9">
                  <w:pPr>
                    <w:cnfStyle w:val="000000100000" w:firstRow="0" w:lastRow="0" w:firstColumn="0" w:lastColumn="0" w:oddVBand="0" w:evenVBand="0" w:oddHBand="1" w:evenHBand="0" w:firstRowFirstColumn="0" w:firstRowLastColumn="0" w:lastRowFirstColumn="0" w:lastRowLastColumn="0"/>
                    <w:rPr>
                      <w:sz w:val="18"/>
                      <w:szCs w:val="18"/>
                      <w:lang w:val="en-GB"/>
                    </w:rPr>
                  </w:pPr>
                  <w:r w:rsidRPr="00C9647A">
                    <w:rPr>
                      <w:sz w:val="18"/>
                      <w:szCs w:val="18"/>
                    </w:rPr>
                    <w:t>2011</w:t>
                  </w:r>
                </w:p>
              </w:tc>
              <w:tc>
                <w:tcPr>
                  <w:tcW w:w="0" w:type="auto"/>
                </w:tcPr>
                <w:p w14:paraId="68EAAFA7" w14:textId="77777777" w:rsidR="000152F0" w:rsidRPr="00C9647A" w:rsidRDefault="000152F0" w:rsidP="00033ED9">
                  <w:pPr>
                    <w:cnfStyle w:val="000000100000" w:firstRow="0" w:lastRow="0" w:firstColumn="0" w:lastColumn="0" w:oddVBand="0" w:evenVBand="0" w:oddHBand="1" w:evenHBand="0" w:firstRowFirstColumn="0" w:firstRowLastColumn="0" w:lastRowFirstColumn="0" w:lastRowLastColumn="0"/>
                    <w:rPr>
                      <w:sz w:val="18"/>
                      <w:szCs w:val="18"/>
                      <w:lang w:val="en-GB"/>
                    </w:rPr>
                  </w:pPr>
                  <w:r w:rsidRPr="00C9647A">
                    <w:rPr>
                      <w:sz w:val="18"/>
                      <w:szCs w:val="18"/>
                      <w:lang w:val="en-GB"/>
                    </w:rPr>
                    <w:t>General SUEWS or LUMPS runs, new snow module</w:t>
                  </w:r>
                </w:p>
              </w:tc>
            </w:tr>
            <w:tr w:rsidR="000152F0" w:rsidRPr="00C9647A" w14:paraId="5B6BD5EB" w14:textId="77777777" w:rsidTr="00033ED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E8A3204" w14:textId="77777777" w:rsidR="000152F0" w:rsidRPr="00C9647A" w:rsidRDefault="000152F0" w:rsidP="00033ED9">
                  <w:pPr>
                    <w:rPr>
                      <w:sz w:val="18"/>
                      <w:szCs w:val="18"/>
                      <w:lang w:val="en-GB"/>
                    </w:rPr>
                  </w:pPr>
                  <w:r w:rsidRPr="00C9647A">
                    <w:rPr>
                      <w:sz w:val="18"/>
                      <w:szCs w:val="18"/>
                    </w:rPr>
                    <w:t>Sc91</w:t>
                  </w:r>
                </w:p>
              </w:tc>
              <w:tc>
                <w:tcPr>
                  <w:tcW w:w="0" w:type="auto"/>
                </w:tcPr>
                <w:p w14:paraId="26AD974D" w14:textId="77777777" w:rsidR="000152F0" w:rsidRPr="00C9647A" w:rsidRDefault="000152F0" w:rsidP="00033ED9">
                  <w:pPr>
                    <w:cnfStyle w:val="000000000000" w:firstRow="0" w:lastRow="0" w:firstColumn="0" w:lastColumn="0" w:oddVBand="0" w:evenVBand="0" w:oddHBand="0" w:evenHBand="0" w:firstRowFirstColumn="0" w:firstRowLastColumn="0" w:lastRowFirstColumn="0" w:lastRowLastColumn="0"/>
                    <w:rPr>
                      <w:sz w:val="18"/>
                      <w:szCs w:val="18"/>
                      <w:lang w:val="en-GB"/>
                    </w:rPr>
                  </w:pPr>
                  <w:r w:rsidRPr="00C9647A">
                    <w:rPr>
                      <w:sz w:val="18"/>
                      <w:szCs w:val="18"/>
                    </w:rPr>
                    <w:t>Sacramento</w:t>
                  </w:r>
                </w:p>
              </w:tc>
              <w:tc>
                <w:tcPr>
                  <w:tcW w:w="0" w:type="auto"/>
                </w:tcPr>
                <w:p w14:paraId="6C922243" w14:textId="77777777" w:rsidR="000152F0" w:rsidRPr="00C9647A" w:rsidRDefault="000152F0" w:rsidP="00033ED9">
                  <w:pPr>
                    <w:cnfStyle w:val="000000000000" w:firstRow="0" w:lastRow="0" w:firstColumn="0" w:lastColumn="0" w:oddVBand="0" w:evenVBand="0" w:oddHBand="0" w:evenHBand="0" w:firstRowFirstColumn="0" w:firstRowLastColumn="0" w:lastRowFirstColumn="0" w:lastRowLastColumn="0"/>
                    <w:rPr>
                      <w:sz w:val="18"/>
                      <w:szCs w:val="18"/>
                      <w:lang w:val="en-GB"/>
                    </w:rPr>
                  </w:pPr>
                  <w:r w:rsidRPr="00C9647A">
                    <w:rPr>
                      <w:sz w:val="18"/>
                      <w:szCs w:val="18"/>
                    </w:rPr>
                    <w:t>1991</w:t>
                  </w:r>
                </w:p>
              </w:tc>
              <w:tc>
                <w:tcPr>
                  <w:tcW w:w="0" w:type="auto"/>
                </w:tcPr>
                <w:p w14:paraId="3D395482" w14:textId="77777777" w:rsidR="000152F0" w:rsidRPr="00C9647A" w:rsidRDefault="009A2F49" w:rsidP="00033ED9">
                  <w:pPr>
                    <w:cnfStyle w:val="000000000000" w:firstRow="0" w:lastRow="0" w:firstColumn="0" w:lastColumn="0" w:oddVBand="0" w:evenVBand="0" w:oddHBand="0" w:evenHBand="0" w:firstRowFirstColumn="0" w:firstRowLastColumn="0" w:lastRowFirstColumn="0" w:lastRowLastColumn="0"/>
                    <w:rPr>
                      <w:sz w:val="18"/>
                      <w:szCs w:val="18"/>
                      <w:lang w:val="en-GB"/>
                    </w:rPr>
                  </w:pPr>
                  <w:hyperlink w:anchor="Bluews" w:history="1">
                    <w:r w:rsidR="000152F0" w:rsidRPr="00C9647A">
                      <w:rPr>
                        <w:rStyle w:val="Hyperlink"/>
                        <w:sz w:val="18"/>
                        <w:szCs w:val="18"/>
                      </w:rPr>
                      <w:t xml:space="preserve">BLUEWS </w:t>
                    </w:r>
                  </w:hyperlink>
                  <w:r w:rsidR="000152F0" w:rsidRPr="00C9647A">
                    <w:rPr>
                      <w:sz w:val="18"/>
                      <w:szCs w:val="18"/>
                    </w:rPr>
                    <w:t xml:space="preserve"> - CBL runs </w:t>
                  </w:r>
                  <w:r w:rsidR="000152F0" w:rsidRPr="000142F4">
                    <w:rPr>
                      <w:i/>
                      <w:sz w:val="18"/>
                      <w:szCs w:val="18"/>
                      <w:highlight w:val="yellow"/>
                    </w:rPr>
                    <w:t>(not this release</w:t>
                  </w:r>
                  <w:r w:rsidR="000152F0" w:rsidRPr="000142F4">
                    <w:rPr>
                      <w:sz w:val="18"/>
                      <w:szCs w:val="18"/>
                      <w:highlight w:val="yellow"/>
                    </w:rPr>
                    <w:t>)</w:t>
                  </w:r>
                </w:p>
              </w:tc>
            </w:tr>
          </w:tbl>
          <w:p w14:paraId="52FA7847" w14:textId="77777777" w:rsidR="000152F0" w:rsidRPr="00C9647A" w:rsidRDefault="000152F0" w:rsidP="00033ED9">
            <w:pPr>
              <w:pStyle w:val="ListParagraph"/>
              <w:ind w:left="0"/>
              <w:rPr>
                <w:sz w:val="18"/>
                <w:szCs w:val="18"/>
              </w:rPr>
            </w:pPr>
            <w:r w:rsidRPr="00C9647A">
              <w:rPr>
                <w:sz w:val="18"/>
                <w:szCs w:val="18"/>
              </w:rPr>
              <w:t>The files provided should be in three directories Assuming the site name</w:t>
            </w:r>
            <w:r w:rsidRPr="00C9647A">
              <w:rPr>
                <w:i/>
                <w:sz w:val="18"/>
                <w:szCs w:val="18"/>
              </w:rPr>
              <w:t xml:space="preserve"> SSss</w:t>
            </w:r>
            <w:r w:rsidRPr="00C9647A">
              <w:rPr>
                <w:sz w:val="18"/>
                <w:szCs w:val="18"/>
              </w:rPr>
              <w:t xml:space="preserve">_ and year </w:t>
            </w:r>
            <w:r w:rsidRPr="00C9647A">
              <w:rPr>
                <w:i/>
                <w:sz w:val="18"/>
                <w:szCs w:val="18"/>
              </w:rPr>
              <w:t>YYYY</w:t>
            </w:r>
            <w:r w:rsidRPr="00C9647A">
              <w:rPr>
                <w:sz w:val="18"/>
                <w:szCs w:val="18"/>
              </w:rPr>
              <w:t>, and one area only.</w:t>
            </w:r>
          </w:p>
          <w:p w14:paraId="6DE528D0" w14:textId="77777777" w:rsidR="000152F0" w:rsidRPr="00C9647A" w:rsidRDefault="000152F0" w:rsidP="00033ED9">
            <w:pPr>
              <w:pStyle w:val="ListParagraph"/>
              <w:ind w:left="709" w:hanging="709"/>
              <w:rPr>
                <w:sz w:val="18"/>
                <w:szCs w:val="18"/>
              </w:rPr>
            </w:pPr>
          </w:p>
          <w:tbl>
            <w:tblPr>
              <w:tblStyle w:val="MediumShading1-Accent2"/>
              <w:tblW w:w="7716" w:type="dxa"/>
              <w:tblBorders>
                <w:left w:val="none" w:sz="0" w:space="0" w:color="auto"/>
                <w:right w:val="none" w:sz="0" w:space="0" w:color="auto"/>
              </w:tblBorders>
              <w:tblLook w:val="04A0" w:firstRow="1" w:lastRow="0" w:firstColumn="1" w:lastColumn="0" w:noHBand="0" w:noVBand="1"/>
            </w:tblPr>
            <w:tblGrid>
              <w:gridCol w:w="2528"/>
              <w:gridCol w:w="2856"/>
              <w:gridCol w:w="2332"/>
            </w:tblGrid>
            <w:tr w:rsidR="000152F0" w:rsidRPr="00C9647A" w14:paraId="36B35833" w14:textId="77777777" w:rsidTr="00033E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Pr>
                <w:p w14:paraId="0B5B986B" w14:textId="77777777" w:rsidR="000152F0" w:rsidRPr="00C9647A" w:rsidRDefault="000152F0" w:rsidP="00033ED9">
                  <w:pPr>
                    <w:pStyle w:val="ListParagraph"/>
                    <w:ind w:left="0"/>
                    <w:rPr>
                      <w:sz w:val="18"/>
                      <w:szCs w:val="18"/>
                    </w:rPr>
                  </w:pPr>
                  <w:r w:rsidRPr="00C9647A">
                    <w:rPr>
                      <w:sz w:val="18"/>
                      <w:szCs w:val="18"/>
                    </w:rPr>
                    <w:t>Site Directory</w:t>
                  </w:r>
                </w:p>
              </w:tc>
              <w:tc>
                <w:tcPr>
                  <w:tcW w:w="2856" w:type="dxa"/>
                </w:tcPr>
                <w:p w14:paraId="53F3073A" w14:textId="77777777" w:rsidR="000152F0" w:rsidRPr="00C9647A" w:rsidRDefault="000152F0" w:rsidP="00033ED9">
                  <w:pPr>
                    <w:pStyle w:val="ListParagraph"/>
                    <w:ind w:left="0"/>
                    <w:cnfStyle w:val="100000000000" w:firstRow="1" w:lastRow="0" w:firstColumn="0" w:lastColumn="0" w:oddVBand="0" w:evenVBand="0" w:oddHBand="0" w:evenHBand="0" w:firstRowFirstColumn="0" w:firstRowLastColumn="0" w:lastRowFirstColumn="0" w:lastRowLastColumn="0"/>
                    <w:rPr>
                      <w:sz w:val="18"/>
                      <w:szCs w:val="18"/>
                    </w:rPr>
                  </w:pPr>
                  <w:r w:rsidRPr="00C9647A">
                    <w:rPr>
                      <w:sz w:val="18"/>
                      <w:szCs w:val="18"/>
                    </w:rPr>
                    <w:t>Input</w:t>
                  </w:r>
                </w:p>
              </w:tc>
              <w:tc>
                <w:tcPr>
                  <w:tcW w:w="2332" w:type="dxa"/>
                </w:tcPr>
                <w:p w14:paraId="2D692B6A" w14:textId="77777777" w:rsidR="000152F0" w:rsidRPr="00C9647A" w:rsidRDefault="000152F0" w:rsidP="00033ED9">
                  <w:pPr>
                    <w:pStyle w:val="ListParagraph"/>
                    <w:ind w:left="34" w:hanging="1"/>
                    <w:cnfStyle w:val="100000000000" w:firstRow="1" w:lastRow="0" w:firstColumn="0" w:lastColumn="0" w:oddVBand="0" w:evenVBand="0" w:oddHBand="0" w:evenHBand="0" w:firstRowFirstColumn="0" w:firstRowLastColumn="0" w:lastRowFirstColumn="0" w:lastRowLastColumn="0"/>
                    <w:rPr>
                      <w:sz w:val="18"/>
                      <w:szCs w:val="18"/>
                    </w:rPr>
                  </w:pPr>
                  <w:r w:rsidRPr="00C9647A">
                    <w:rPr>
                      <w:sz w:val="18"/>
                      <w:szCs w:val="18"/>
                    </w:rPr>
                    <w:t>Output</w:t>
                  </w:r>
                </w:p>
              </w:tc>
            </w:tr>
            <w:tr w:rsidR="000152F0" w:rsidRPr="00C9647A" w14:paraId="4BBF5C02"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bottom w:val="nil"/>
                  </w:tcBorders>
                </w:tcPr>
                <w:p w14:paraId="194B7C70" w14:textId="77777777" w:rsidR="000152F0" w:rsidRPr="00C9647A" w:rsidRDefault="000152F0" w:rsidP="00033ED9">
                  <w:pPr>
                    <w:pStyle w:val="ListParagraph"/>
                    <w:ind w:left="0"/>
                    <w:rPr>
                      <w:b w:val="0"/>
                      <w:sz w:val="18"/>
                      <w:szCs w:val="18"/>
                    </w:rPr>
                  </w:pPr>
                  <w:r w:rsidRPr="00C9647A">
                    <w:rPr>
                      <w:sz w:val="18"/>
                      <w:szCs w:val="18"/>
                    </w:rPr>
                    <w:t>RunControl.nml</w:t>
                  </w:r>
                </w:p>
              </w:tc>
              <w:tc>
                <w:tcPr>
                  <w:tcW w:w="2856" w:type="dxa"/>
                  <w:tcBorders>
                    <w:bottom w:val="nil"/>
                  </w:tcBorders>
                </w:tcPr>
                <w:p w14:paraId="7FF19B57"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b/>
                      <w:sz w:val="18"/>
                      <w:szCs w:val="18"/>
                    </w:rPr>
                  </w:pPr>
                  <w:r w:rsidRPr="00C9647A">
                    <w:rPr>
                      <w:b/>
                      <w:i/>
                      <w:sz w:val="18"/>
                      <w:szCs w:val="18"/>
                    </w:rPr>
                    <w:t>SSss</w:t>
                  </w:r>
                  <w:r w:rsidRPr="00C9647A">
                    <w:rPr>
                      <w:b/>
                      <w:sz w:val="18"/>
                      <w:szCs w:val="18"/>
                    </w:rPr>
                    <w:t>_</w:t>
                  </w:r>
                  <w:r w:rsidRPr="00C9647A">
                    <w:rPr>
                      <w:b/>
                      <w:i/>
                      <w:sz w:val="18"/>
                      <w:szCs w:val="18"/>
                    </w:rPr>
                    <w:t>YYYY</w:t>
                  </w:r>
                  <w:r w:rsidRPr="00C9647A">
                    <w:rPr>
                      <w:b/>
                      <w:sz w:val="18"/>
                      <w:szCs w:val="18"/>
                    </w:rPr>
                    <w:t>_data</w:t>
                  </w:r>
                  <w:r>
                    <w:rPr>
                      <w:b/>
                      <w:sz w:val="18"/>
                      <w:szCs w:val="18"/>
                    </w:rPr>
                    <w:t>_tt</w:t>
                  </w:r>
                  <w:r w:rsidRPr="00C9647A">
                    <w:rPr>
                      <w:b/>
                      <w:sz w:val="18"/>
                      <w:szCs w:val="18"/>
                    </w:rPr>
                    <w:t>.txt(*)</w:t>
                  </w:r>
                </w:p>
              </w:tc>
              <w:tc>
                <w:tcPr>
                  <w:tcW w:w="2332" w:type="dxa"/>
                  <w:tcBorders>
                    <w:bottom w:val="nil"/>
                  </w:tcBorders>
                </w:tcPr>
                <w:p w14:paraId="72E163D2" w14:textId="77777777" w:rsidR="000152F0" w:rsidRPr="00C9647A" w:rsidRDefault="000152F0" w:rsidP="00033ED9">
                  <w:pPr>
                    <w:ind w:left="34" w:hanging="1"/>
                    <w:cnfStyle w:val="000000100000" w:firstRow="0" w:lastRow="0" w:firstColumn="0" w:lastColumn="0" w:oddVBand="0" w:evenVBand="0" w:oddHBand="1" w:evenHBand="0" w:firstRowFirstColumn="0" w:firstRowLastColumn="0" w:lastRowFirstColumn="0" w:lastRowLastColumn="0"/>
                    <w:rPr>
                      <w:sz w:val="18"/>
                      <w:szCs w:val="18"/>
                      <w:lang w:val="en-GB"/>
                    </w:rPr>
                  </w:pPr>
                  <w:r w:rsidRPr="00C9647A">
                    <w:rPr>
                      <w:sz w:val="18"/>
                      <w:szCs w:val="18"/>
                      <w:lang w:val="en-GB"/>
                    </w:rPr>
                    <w:t>Needs to be created  - will be empty to begin with</w:t>
                  </w:r>
                </w:p>
              </w:tc>
            </w:tr>
            <w:tr w:rsidR="000152F0" w:rsidRPr="00C9647A" w14:paraId="442B9AD4" w14:textId="77777777" w:rsidTr="00033E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0739A826" w14:textId="77777777" w:rsidR="000152F0" w:rsidRPr="00C9647A" w:rsidRDefault="000152F0" w:rsidP="00033ED9">
                  <w:pPr>
                    <w:pStyle w:val="ListParagraph"/>
                    <w:ind w:left="0"/>
                    <w:rPr>
                      <w:sz w:val="18"/>
                      <w:szCs w:val="18"/>
                    </w:rPr>
                  </w:pPr>
                  <w:r w:rsidRPr="00C9647A">
                    <w:rPr>
                      <w:sz w:val="18"/>
                      <w:szCs w:val="18"/>
                    </w:rPr>
                    <w:lastRenderedPageBreak/>
                    <w:t>SUEWS_V</w:t>
                  </w:r>
                  <w:r>
                    <w:rPr>
                      <w:sz w:val="18"/>
                      <w:szCs w:val="18"/>
                    </w:rPr>
                    <w:t>2015a</w:t>
                  </w:r>
                  <w:r w:rsidRPr="00C9647A">
                    <w:rPr>
                      <w:sz w:val="18"/>
                      <w:szCs w:val="18"/>
                    </w:rPr>
                    <w:t>.</w:t>
                  </w:r>
                  <w:hyperlink w:anchor="exe" w:history="1">
                    <w:r w:rsidRPr="00C9647A">
                      <w:rPr>
                        <w:rStyle w:val="Hyperlink"/>
                        <w:b w:val="0"/>
                        <w:bCs w:val="0"/>
                        <w:sz w:val="18"/>
                        <w:szCs w:val="18"/>
                      </w:rPr>
                      <w:t>exe</w:t>
                    </w:r>
                  </w:hyperlink>
                </w:p>
              </w:tc>
              <w:tc>
                <w:tcPr>
                  <w:tcW w:w="2856" w:type="dxa"/>
                  <w:tcBorders>
                    <w:top w:val="nil"/>
                    <w:bottom w:val="nil"/>
                  </w:tcBorders>
                </w:tcPr>
                <w:p w14:paraId="49F4711A"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b/>
                      <w:sz w:val="18"/>
                      <w:szCs w:val="18"/>
                    </w:rPr>
                  </w:pPr>
                  <w:r w:rsidRPr="00C9647A">
                    <w:rPr>
                      <w:b/>
                      <w:sz w:val="18"/>
                      <w:szCs w:val="18"/>
                    </w:rPr>
                    <w:t>InitialConditions</w:t>
                  </w:r>
                  <w:r w:rsidRPr="00C9647A">
                    <w:rPr>
                      <w:b/>
                      <w:i/>
                      <w:sz w:val="18"/>
                      <w:szCs w:val="18"/>
                    </w:rPr>
                    <w:t>SSss</w:t>
                  </w:r>
                  <w:r w:rsidRPr="00C9647A">
                    <w:rPr>
                      <w:b/>
                      <w:sz w:val="18"/>
                      <w:szCs w:val="18"/>
                    </w:rPr>
                    <w:t>_</w:t>
                  </w:r>
                  <w:r w:rsidRPr="00C9647A">
                    <w:rPr>
                      <w:b/>
                      <w:i/>
                      <w:sz w:val="18"/>
                      <w:szCs w:val="18"/>
                    </w:rPr>
                    <w:t>YYYY</w:t>
                  </w:r>
                  <w:r w:rsidRPr="00C9647A">
                    <w:rPr>
                      <w:b/>
                      <w:sz w:val="18"/>
                      <w:szCs w:val="18"/>
                    </w:rPr>
                    <w:t>.nml</w:t>
                  </w:r>
                  <w:r w:rsidRPr="00C9647A">
                    <w:rPr>
                      <w:rStyle w:val="FootnoteReference"/>
                      <w:b/>
                      <w:sz w:val="18"/>
                      <w:szCs w:val="18"/>
                    </w:rPr>
                    <w:footnoteReference w:id="5"/>
                  </w:r>
                </w:p>
              </w:tc>
              <w:tc>
                <w:tcPr>
                  <w:tcW w:w="2332" w:type="dxa"/>
                  <w:tcBorders>
                    <w:top w:val="nil"/>
                    <w:bottom w:val="nil"/>
                  </w:tcBorders>
                </w:tcPr>
                <w:p w14:paraId="41A3CE3C"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p>
              </w:tc>
            </w:tr>
            <w:tr w:rsidR="000152F0" w:rsidRPr="00C9647A" w14:paraId="29067C28"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57DF9859" w14:textId="77777777" w:rsidR="000152F0" w:rsidRPr="00C9647A" w:rsidRDefault="009A2F49" w:rsidP="00033ED9">
                  <w:pPr>
                    <w:pStyle w:val="ListParagraph"/>
                    <w:ind w:left="0"/>
                    <w:rPr>
                      <w:sz w:val="18"/>
                      <w:szCs w:val="18"/>
                    </w:rPr>
                  </w:pPr>
                  <w:hyperlink w:anchor="dll" w:history="1">
                    <w:r w:rsidR="000152F0" w:rsidRPr="006A1BC1">
                      <w:rPr>
                        <w:rStyle w:val="Hyperlink"/>
                        <w:rFonts w:cs="Times New Roman"/>
                        <w:b w:val="0"/>
                        <w:bCs w:val="0"/>
                        <w:sz w:val="18"/>
                        <w:szCs w:val="18"/>
                      </w:rPr>
                      <w:t>see table below (dll)</w:t>
                    </w:r>
                  </w:hyperlink>
                </w:p>
              </w:tc>
              <w:tc>
                <w:tcPr>
                  <w:tcW w:w="2856" w:type="dxa"/>
                  <w:tcBorders>
                    <w:top w:val="nil"/>
                    <w:bottom w:val="nil"/>
                  </w:tcBorders>
                </w:tcPr>
                <w:p w14:paraId="37E4664C"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b/>
                      <w:sz w:val="18"/>
                      <w:szCs w:val="18"/>
                    </w:rPr>
                  </w:pPr>
                </w:p>
              </w:tc>
              <w:tc>
                <w:tcPr>
                  <w:tcW w:w="2332" w:type="dxa"/>
                  <w:tcBorders>
                    <w:top w:val="nil"/>
                    <w:bottom w:val="nil"/>
                  </w:tcBorders>
                </w:tcPr>
                <w:p w14:paraId="503554E4"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0152F0" w:rsidRPr="00C9647A" w14:paraId="5F9FF06C" w14:textId="77777777" w:rsidTr="00033E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78D5CF63" w14:textId="77777777" w:rsidR="000152F0" w:rsidRPr="00C9647A" w:rsidRDefault="000152F0" w:rsidP="00033ED9">
                  <w:pPr>
                    <w:pStyle w:val="ListParagraph"/>
                    <w:ind w:left="0"/>
                    <w:rPr>
                      <w:b w:val="0"/>
                      <w:sz w:val="18"/>
                      <w:szCs w:val="18"/>
                    </w:rPr>
                  </w:pPr>
                  <w:r w:rsidRPr="00C9647A">
                    <w:rPr>
                      <w:b w:val="0"/>
                      <w:sz w:val="18"/>
                      <w:szCs w:val="18"/>
                    </w:rPr>
                    <w:t>Input (directory)</w:t>
                  </w:r>
                </w:p>
              </w:tc>
              <w:tc>
                <w:tcPr>
                  <w:tcW w:w="2856" w:type="dxa"/>
                  <w:tcBorders>
                    <w:top w:val="nil"/>
                    <w:bottom w:val="nil"/>
                  </w:tcBorders>
                  <w:vAlign w:val="bottom"/>
                </w:tcPr>
                <w:p w14:paraId="3D820665"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b/>
                      <w:sz w:val="18"/>
                      <w:szCs w:val="18"/>
                    </w:rPr>
                  </w:pPr>
                  <w:r w:rsidRPr="00C9647A">
                    <w:rPr>
                      <w:color w:val="000000"/>
                      <w:sz w:val="18"/>
                      <w:szCs w:val="18"/>
                    </w:rPr>
                    <w:t>SUEWS_AnthropogenicHeat.txt</w:t>
                  </w:r>
                </w:p>
              </w:tc>
              <w:tc>
                <w:tcPr>
                  <w:tcW w:w="2332" w:type="dxa"/>
                  <w:tcBorders>
                    <w:top w:val="nil"/>
                    <w:bottom w:val="nil"/>
                  </w:tcBorders>
                </w:tcPr>
                <w:p w14:paraId="403C2D3A"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p>
              </w:tc>
            </w:tr>
            <w:tr w:rsidR="000152F0" w:rsidRPr="00C9647A" w14:paraId="231C9D9F"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15D73DB9"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7D67978D"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b/>
                      <w:sz w:val="18"/>
                      <w:szCs w:val="18"/>
                    </w:rPr>
                  </w:pPr>
                  <w:r w:rsidRPr="00C9647A">
                    <w:rPr>
                      <w:color w:val="000000"/>
                      <w:sz w:val="18"/>
                      <w:szCs w:val="18"/>
                    </w:rPr>
                    <w:t>SUEWS_Conductance.txt</w:t>
                  </w:r>
                </w:p>
              </w:tc>
              <w:tc>
                <w:tcPr>
                  <w:tcW w:w="2332" w:type="dxa"/>
                  <w:tcBorders>
                    <w:top w:val="nil"/>
                    <w:bottom w:val="nil"/>
                  </w:tcBorders>
                </w:tcPr>
                <w:p w14:paraId="0A2E0904"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0152F0" w:rsidRPr="00C9647A" w14:paraId="58217191" w14:textId="77777777" w:rsidTr="00033E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1BD794F6"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387A5DAF"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b/>
                      <w:sz w:val="18"/>
                      <w:szCs w:val="18"/>
                    </w:rPr>
                  </w:pPr>
                  <w:r>
                    <w:rPr>
                      <w:color w:val="000000"/>
                      <w:sz w:val="18"/>
                      <w:szCs w:val="18"/>
                    </w:rPr>
                    <w:t>SUEWS_NonVeg</w:t>
                  </w:r>
                  <w:r w:rsidRPr="00C9647A">
                    <w:rPr>
                      <w:color w:val="000000"/>
                      <w:sz w:val="18"/>
                      <w:szCs w:val="18"/>
                    </w:rPr>
                    <w:t>.txt</w:t>
                  </w:r>
                </w:p>
              </w:tc>
              <w:tc>
                <w:tcPr>
                  <w:tcW w:w="2332" w:type="dxa"/>
                  <w:tcBorders>
                    <w:top w:val="nil"/>
                    <w:bottom w:val="nil"/>
                  </w:tcBorders>
                </w:tcPr>
                <w:p w14:paraId="4968E4E1"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p>
              </w:tc>
            </w:tr>
            <w:tr w:rsidR="000152F0" w:rsidRPr="00C9647A" w14:paraId="047D6392"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160E9BC0"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4979C095"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b/>
                      <w:sz w:val="18"/>
                      <w:szCs w:val="18"/>
                    </w:rPr>
                  </w:pPr>
                  <w:r w:rsidRPr="00C9647A">
                    <w:rPr>
                      <w:color w:val="000000"/>
                      <w:sz w:val="18"/>
                      <w:szCs w:val="18"/>
                    </w:rPr>
                    <w:t>SUEWS_Irrigation.txt</w:t>
                  </w:r>
                </w:p>
              </w:tc>
              <w:tc>
                <w:tcPr>
                  <w:tcW w:w="2332" w:type="dxa"/>
                  <w:tcBorders>
                    <w:top w:val="nil"/>
                    <w:bottom w:val="nil"/>
                  </w:tcBorders>
                </w:tcPr>
                <w:p w14:paraId="5EDDF7EF"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0152F0" w:rsidRPr="00C9647A" w14:paraId="7F442627" w14:textId="77777777" w:rsidTr="00033E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5961800D"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0C7A4C6A"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b/>
                      <w:sz w:val="18"/>
                      <w:szCs w:val="18"/>
                    </w:rPr>
                  </w:pPr>
                  <w:r w:rsidRPr="00C9647A">
                    <w:rPr>
                      <w:color w:val="000000"/>
                      <w:sz w:val="18"/>
                      <w:szCs w:val="18"/>
                    </w:rPr>
                    <w:t>SUEWS_OHMCoefficients.txt</w:t>
                  </w:r>
                </w:p>
              </w:tc>
              <w:tc>
                <w:tcPr>
                  <w:tcW w:w="2332" w:type="dxa"/>
                  <w:tcBorders>
                    <w:top w:val="nil"/>
                    <w:bottom w:val="nil"/>
                  </w:tcBorders>
                </w:tcPr>
                <w:p w14:paraId="4AD2423E"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p>
              </w:tc>
            </w:tr>
            <w:tr w:rsidR="000152F0" w:rsidRPr="00C9647A" w14:paraId="2F2FB5A7"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74789A01"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51B911AC"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b/>
                      <w:sz w:val="18"/>
                      <w:szCs w:val="18"/>
                    </w:rPr>
                  </w:pPr>
                  <w:r>
                    <w:rPr>
                      <w:color w:val="000000"/>
                      <w:sz w:val="18"/>
                      <w:szCs w:val="18"/>
                    </w:rPr>
                    <w:t>SUEWS_Veg</w:t>
                  </w:r>
                  <w:r w:rsidRPr="00C9647A">
                    <w:rPr>
                      <w:color w:val="000000"/>
                      <w:sz w:val="18"/>
                      <w:szCs w:val="18"/>
                    </w:rPr>
                    <w:t>.txt</w:t>
                  </w:r>
                </w:p>
              </w:tc>
              <w:tc>
                <w:tcPr>
                  <w:tcW w:w="2332" w:type="dxa"/>
                  <w:tcBorders>
                    <w:top w:val="nil"/>
                    <w:bottom w:val="nil"/>
                  </w:tcBorders>
                </w:tcPr>
                <w:p w14:paraId="43E7D052"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0152F0" w:rsidRPr="00C9647A" w14:paraId="6722731A" w14:textId="77777777" w:rsidTr="00033E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545895AB"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65729E54"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b/>
                      <w:sz w:val="18"/>
                      <w:szCs w:val="18"/>
                    </w:rPr>
                  </w:pPr>
                  <w:r w:rsidRPr="00C9647A">
                    <w:rPr>
                      <w:color w:val="000000"/>
                      <w:sz w:val="18"/>
                      <w:szCs w:val="18"/>
                    </w:rPr>
                    <w:t>SUEWS_Profiles.txt</w:t>
                  </w:r>
                </w:p>
              </w:tc>
              <w:tc>
                <w:tcPr>
                  <w:tcW w:w="2332" w:type="dxa"/>
                  <w:tcBorders>
                    <w:top w:val="nil"/>
                    <w:bottom w:val="nil"/>
                  </w:tcBorders>
                </w:tcPr>
                <w:p w14:paraId="7930FB37"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p>
              </w:tc>
            </w:tr>
            <w:tr w:rsidR="000152F0" w:rsidRPr="00C9647A" w14:paraId="64F871A0"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2FA68BAE"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234966E2"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b/>
                      <w:sz w:val="18"/>
                      <w:szCs w:val="18"/>
                    </w:rPr>
                  </w:pPr>
                  <w:r w:rsidRPr="00C9647A">
                    <w:rPr>
                      <w:color w:val="000000"/>
                      <w:sz w:val="18"/>
                      <w:szCs w:val="18"/>
                    </w:rPr>
                    <w:t>SUEWS_SiteSelect.txt</w:t>
                  </w:r>
                </w:p>
              </w:tc>
              <w:tc>
                <w:tcPr>
                  <w:tcW w:w="2332" w:type="dxa"/>
                  <w:tcBorders>
                    <w:top w:val="nil"/>
                    <w:bottom w:val="nil"/>
                  </w:tcBorders>
                </w:tcPr>
                <w:p w14:paraId="51FCA951"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0152F0" w:rsidRPr="00C9647A" w14:paraId="17F25AEF" w14:textId="77777777" w:rsidTr="00033E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2A2BE1DD"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7084B3D9"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b/>
                      <w:sz w:val="18"/>
                      <w:szCs w:val="18"/>
                    </w:rPr>
                  </w:pPr>
                  <w:r w:rsidRPr="00C9647A">
                    <w:rPr>
                      <w:color w:val="000000"/>
                      <w:sz w:val="18"/>
                      <w:szCs w:val="18"/>
                    </w:rPr>
                    <w:t>SUEWS_Snow.txt</w:t>
                  </w:r>
                </w:p>
              </w:tc>
              <w:tc>
                <w:tcPr>
                  <w:tcW w:w="2332" w:type="dxa"/>
                  <w:tcBorders>
                    <w:top w:val="nil"/>
                    <w:bottom w:val="nil"/>
                  </w:tcBorders>
                </w:tcPr>
                <w:p w14:paraId="2DF4807F"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p>
              </w:tc>
            </w:tr>
            <w:tr w:rsidR="000152F0" w:rsidRPr="00C9647A" w14:paraId="6FD2CD1C"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479751A6"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13242A72"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b/>
                      <w:sz w:val="18"/>
                      <w:szCs w:val="18"/>
                    </w:rPr>
                  </w:pPr>
                  <w:r w:rsidRPr="00C9647A">
                    <w:rPr>
                      <w:color w:val="000000"/>
                      <w:sz w:val="18"/>
                      <w:szCs w:val="18"/>
                    </w:rPr>
                    <w:t>SUEWS_Soil.txt</w:t>
                  </w:r>
                </w:p>
              </w:tc>
              <w:tc>
                <w:tcPr>
                  <w:tcW w:w="2332" w:type="dxa"/>
                  <w:tcBorders>
                    <w:top w:val="nil"/>
                    <w:bottom w:val="nil"/>
                  </w:tcBorders>
                </w:tcPr>
                <w:p w14:paraId="6D7D026C"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0152F0" w:rsidRPr="00C9647A" w14:paraId="5585ABBF" w14:textId="77777777" w:rsidTr="00033E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0513B053"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5F600B16"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b/>
                      <w:sz w:val="18"/>
                      <w:szCs w:val="18"/>
                    </w:rPr>
                  </w:pPr>
                  <w:r w:rsidRPr="00C9647A">
                    <w:rPr>
                      <w:color w:val="000000"/>
                      <w:sz w:val="18"/>
                      <w:szCs w:val="18"/>
                    </w:rPr>
                    <w:t>SUEWS_Water.txt</w:t>
                  </w:r>
                </w:p>
              </w:tc>
              <w:tc>
                <w:tcPr>
                  <w:tcW w:w="2332" w:type="dxa"/>
                  <w:tcBorders>
                    <w:top w:val="nil"/>
                    <w:bottom w:val="nil"/>
                  </w:tcBorders>
                </w:tcPr>
                <w:p w14:paraId="029627E8"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p>
              </w:tc>
            </w:tr>
            <w:tr w:rsidR="000152F0" w:rsidRPr="00C9647A" w14:paraId="7A002DCA"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041AAEA3" w14:textId="77777777" w:rsidR="000152F0" w:rsidRPr="00C9647A" w:rsidRDefault="000152F0" w:rsidP="00033ED9">
                  <w:pPr>
                    <w:pStyle w:val="ListParagraph"/>
                    <w:ind w:left="0"/>
                    <w:rPr>
                      <w:b w:val="0"/>
                      <w:sz w:val="18"/>
                      <w:szCs w:val="18"/>
                    </w:rPr>
                  </w:pPr>
                </w:p>
              </w:tc>
              <w:tc>
                <w:tcPr>
                  <w:tcW w:w="2856" w:type="dxa"/>
                  <w:tcBorders>
                    <w:top w:val="nil"/>
                    <w:bottom w:val="nil"/>
                  </w:tcBorders>
                  <w:vAlign w:val="bottom"/>
                </w:tcPr>
                <w:p w14:paraId="0EAA4B14"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b/>
                      <w:sz w:val="18"/>
                      <w:szCs w:val="18"/>
                    </w:rPr>
                  </w:pPr>
                  <w:r w:rsidRPr="00C9647A">
                    <w:rPr>
                      <w:color w:val="000000"/>
                      <w:sz w:val="18"/>
                      <w:szCs w:val="18"/>
                    </w:rPr>
                    <w:t>SUEWS_WithinGridWaterDist.txt</w:t>
                  </w:r>
                </w:p>
              </w:tc>
              <w:tc>
                <w:tcPr>
                  <w:tcW w:w="2332" w:type="dxa"/>
                  <w:tcBorders>
                    <w:top w:val="nil"/>
                    <w:bottom w:val="nil"/>
                  </w:tcBorders>
                </w:tcPr>
                <w:p w14:paraId="360F0A05"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0152F0" w:rsidRPr="00C9647A" w14:paraId="7F934159" w14:textId="77777777" w:rsidTr="00033E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73E9A5A0" w14:textId="77777777" w:rsidR="000152F0" w:rsidRPr="00C9647A" w:rsidRDefault="000152F0" w:rsidP="00033ED9">
                  <w:pPr>
                    <w:pStyle w:val="ListParagraph"/>
                    <w:ind w:left="0"/>
                    <w:rPr>
                      <w:b w:val="0"/>
                      <w:sz w:val="18"/>
                      <w:szCs w:val="18"/>
                    </w:rPr>
                  </w:pPr>
                </w:p>
              </w:tc>
              <w:tc>
                <w:tcPr>
                  <w:tcW w:w="2856" w:type="dxa"/>
                  <w:tcBorders>
                    <w:top w:val="nil"/>
                    <w:bottom w:val="nil"/>
                  </w:tcBorders>
                </w:tcPr>
                <w:p w14:paraId="6583E615"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b/>
                      <w:sz w:val="18"/>
                      <w:szCs w:val="18"/>
                    </w:rPr>
                  </w:pPr>
                </w:p>
              </w:tc>
              <w:tc>
                <w:tcPr>
                  <w:tcW w:w="2332" w:type="dxa"/>
                  <w:tcBorders>
                    <w:top w:val="nil"/>
                    <w:bottom w:val="nil"/>
                  </w:tcBorders>
                </w:tcPr>
                <w:p w14:paraId="101E9052"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p>
              </w:tc>
            </w:tr>
            <w:tr w:rsidR="000152F0" w:rsidRPr="00C9647A" w14:paraId="068D6570"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4F3EEFF0" w14:textId="77777777" w:rsidR="000152F0" w:rsidRPr="00C9647A" w:rsidRDefault="000152F0" w:rsidP="00033ED9">
                  <w:pPr>
                    <w:pStyle w:val="ListParagraph"/>
                    <w:ind w:left="0"/>
                    <w:rPr>
                      <w:b w:val="0"/>
                      <w:sz w:val="18"/>
                      <w:szCs w:val="18"/>
                    </w:rPr>
                  </w:pPr>
                  <w:r w:rsidRPr="00C9647A">
                    <w:rPr>
                      <w:b w:val="0"/>
                      <w:sz w:val="18"/>
                      <w:szCs w:val="18"/>
                    </w:rPr>
                    <w:t>Output (directory)</w:t>
                  </w:r>
                </w:p>
              </w:tc>
              <w:tc>
                <w:tcPr>
                  <w:tcW w:w="2856" w:type="dxa"/>
                  <w:tcBorders>
                    <w:top w:val="nil"/>
                    <w:bottom w:val="nil"/>
                  </w:tcBorders>
                </w:tcPr>
                <w:p w14:paraId="3C87A6B9"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b/>
                      <w:sz w:val="18"/>
                      <w:szCs w:val="18"/>
                    </w:rPr>
                  </w:pPr>
                </w:p>
              </w:tc>
              <w:tc>
                <w:tcPr>
                  <w:tcW w:w="2332" w:type="dxa"/>
                  <w:tcBorders>
                    <w:top w:val="nil"/>
                    <w:bottom w:val="nil"/>
                  </w:tcBorders>
                </w:tcPr>
                <w:p w14:paraId="3B13ED8F"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p>
              </w:tc>
            </w:tr>
            <w:tr w:rsidR="000152F0" w:rsidRPr="00C9647A" w14:paraId="64E8A25C" w14:textId="77777777" w:rsidTr="00033E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bottom w:val="nil"/>
                  </w:tcBorders>
                </w:tcPr>
                <w:p w14:paraId="79792F09" w14:textId="77777777" w:rsidR="000152F0" w:rsidRPr="00C9647A" w:rsidRDefault="000152F0" w:rsidP="00033ED9">
                  <w:pPr>
                    <w:pStyle w:val="ListParagraph"/>
                    <w:ind w:left="0"/>
                    <w:rPr>
                      <w:sz w:val="18"/>
                      <w:szCs w:val="18"/>
                    </w:rPr>
                  </w:pPr>
                </w:p>
              </w:tc>
              <w:tc>
                <w:tcPr>
                  <w:tcW w:w="2856" w:type="dxa"/>
                  <w:tcBorders>
                    <w:top w:val="nil"/>
                    <w:bottom w:val="nil"/>
                  </w:tcBorders>
                </w:tcPr>
                <w:p w14:paraId="390E52B2"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r w:rsidRPr="00C9647A">
                    <w:rPr>
                      <w:sz w:val="18"/>
                      <w:szCs w:val="18"/>
                      <w:lang w:eastAsia="ja-JP"/>
                    </w:rPr>
                    <w:t>(</w:t>
                  </w:r>
                  <w:r w:rsidRPr="00C9647A">
                    <w:rPr>
                      <w:rFonts w:hint="eastAsia"/>
                      <w:sz w:val="18"/>
                      <w:szCs w:val="18"/>
                      <w:lang w:eastAsia="ja-JP"/>
                    </w:rPr>
                    <w:t>CBLInput.nml</w:t>
                  </w:r>
                  <w:r w:rsidRPr="00C9647A">
                    <w:rPr>
                      <w:sz w:val="18"/>
                      <w:szCs w:val="18"/>
                      <w:lang w:eastAsia="ja-JP"/>
                    </w:rPr>
                    <w:t>)</w:t>
                  </w:r>
                </w:p>
              </w:tc>
              <w:tc>
                <w:tcPr>
                  <w:tcW w:w="2332" w:type="dxa"/>
                  <w:tcBorders>
                    <w:top w:val="nil"/>
                    <w:bottom w:val="nil"/>
                  </w:tcBorders>
                </w:tcPr>
                <w:p w14:paraId="75875C30" w14:textId="77777777" w:rsidR="000152F0" w:rsidRPr="00C9647A" w:rsidRDefault="000152F0" w:rsidP="00033ED9">
                  <w:pPr>
                    <w:pStyle w:val="ListParagraph"/>
                    <w:ind w:left="0"/>
                    <w:cnfStyle w:val="000000010000" w:firstRow="0" w:lastRow="0" w:firstColumn="0" w:lastColumn="0" w:oddVBand="0" w:evenVBand="0" w:oddHBand="0" w:evenHBand="1" w:firstRowFirstColumn="0" w:firstRowLastColumn="0" w:lastRowFirstColumn="0" w:lastRowLastColumn="0"/>
                    <w:rPr>
                      <w:sz w:val="18"/>
                      <w:szCs w:val="18"/>
                    </w:rPr>
                  </w:pPr>
                </w:p>
              </w:tc>
            </w:tr>
            <w:tr w:rsidR="000152F0" w:rsidRPr="00C9647A" w14:paraId="28579E3E" w14:textId="77777777" w:rsidTr="0003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nil"/>
                  </w:tcBorders>
                </w:tcPr>
                <w:p w14:paraId="4BA98640" w14:textId="77777777" w:rsidR="000152F0" w:rsidRPr="00C9647A" w:rsidRDefault="000152F0" w:rsidP="00033ED9">
                  <w:pPr>
                    <w:pStyle w:val="ListParagraph"/>
                    <w:ind w:left="0"/>
                    <w:rPr>
                      <w:sz w:val="18"/>
                      <w:szCs w:val="18"/>
                    </w:rPr>
                  </w:pPr>
                </w:p>
              </w:tc>
              <w:tc>
                <w:tcPr>
                  <w:tcW w:w="2856" w:type="dxa"/>
                  <w:tcBorders>
                    <w:top w:val="nil"/>
                  </w:tcBorders>
                </w:tcPr>
                <w:p w14:paraId="4190357E"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r w:rsidRPr="00C9647A">
                    <w:rPr>
                      <w:sz w:val="18"/>
                      <w:szCs w:val="18"/>
                    </w:rPr>
                    <w:t>(CBLinputfiles (directory))</w:t>
                  </w:r>
                </w:p>
              </w:tc>
              <w:tc>
                <w:tcPr>
                  <w:tcW w:w="2332" w:type="dxa"/>
                  <w:tcBorders>
                    <w:top w:val="nil"/>
                  </w:tcBorders>
                </w:tcPr>
                <w:p w14:paraId="5461005C" w14:textId="77777777" w:rsidR="000152F0" w:rsidRPr="00C9647A" w:rsidRDefault="000152F0" w:rsidP="00033ED9">
                  <w:pPr>
                    <w:pStyle w:val="ListParagraph"/>
                    <w:ind w:left="0"/>
                    <w:cnfStyle w:val="000000100000" w:firstRow="0" w:lastRow="0" w:firstColumn="0" w:lastColumn="0" w:oddVBand="0" w:evenVBand="0" w:oddHBand="1" w:evenHBand="0" w:firstRowFirstColumn="0" w:firstRowLastColumn="0" w:lastRowFirstColumn="0" w:lastRowLastColumn="0"/>
                    <w:rPr>
                      <w:sz w:val="18"/>
                      <w:szCs w:val="18"/>
                    </w:rPr>
                  </w:pPr>
                </w:p>
              </w:tc>
            </w:tr>
          </w:tbl>
          <w:p w14:paraId="445E7BAD" w14:textId="77777777" w:rsidR="000152F0" w:rsidRPr="006A1BC1" w:rsidRDefault="000152F0" w:rsidP="00033ED9">
            <w:pPr>
              <w:ind w:left="284"/>
              <w:rPr>
                <w:sz w:val="18"/>
                <w:szCs w:val="18"/>
                <w:lang w:val="fi-FI"/>
              </w:rPr>
            </w:pPr>
            <w:r w:rsidRPr="006A1BC1">
              <w:rPr>
                <w:sz w:val="18"/>
                <w:szCs w:val="18"/>
                <w:lang w:val="fi-FI"/>
              </w:rPr>
              <w:t>(*) – One file for each year and grid</w:t>
            </w:r>
          </w:p>
          <w:p w14:paraId="77BB7CCD" w14:textId="77777777" w:rsidR="000152F0" w:rsidRPr="00C9647A" w:rsidRDefault="000152F0" w:rsidP="00033ED9">
            <w:pPr>
              <w:ind w:left="284"/>
              <w:rPr>
                <w:sz w:val="18"/>
                <w:szCs w:val="18"/>
              </w:rPr>
            </w:pPr>
            <w:r w:rsidRPr="00C9647A">
              <w:rPr>
                <w:sz w:val="18"/>
                <w:szCs w:val="18"/>
              </w:rPr>
              <w:t>Underscore – specified (or not)</w:t>
            </w:r>
          </w:p>
          <w:p w14:paraId="6EAFC652" w14:textId="77777777" w:rsidR="000152F0" w:rsidRPr="00C9647A" w:rsidRDefault="000152F0" w:rsidP="00033ED9">
            <w:pPr>
              <w:ind w:left="709" w:hanging="709"/>
              <w:rPr>
                <w:rFonts w:cs="Times New Roman"/>
                <w:sz w:val="18"/>
                <w:szCs w:val="18"/>
              </w:rPr>
            </w:pPr>
          </w:p>
        </w:tc>
      </w:tr>
    </w:tbl>
    <w:p w14:paraId="5BC62B26" w14:textId="77777777" w:rsidR="000152F0" w:rsidRDefault="000152F0" w:rsidP="00A62DDF">
      <w:pPr>
        <w:rPr>
          <w:lang w:val="en-GB"/>
        </w:rPr>
      </w:pPr>
    </w:p>
    <w:sectPr w:rsidR="000152F0" w:rsidSect="00955D8A">
      <w:footerReference w:type="default" r:id="rId24"/>
      <w:pgSz w:w="11906" w:h="16838"/>
      <w:pgMar w:top="1276" w:right="1418" w:bottom="1440" w:left="1418" w:header="510" w:footer="510"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eena" w:date="2015-05-26T14:02:00Z" w:initials="L">
    <w:p w14:paraId="57416107" w14:textId="79F13FE3" w:rsidR="009A2F49" w:rsidRDefault="009A2F49">
      <w:pPr>
        <w:pStyle w:val="CommentText"/>
      </w:pPr>
      <w:r>
        <w:rPr>
          <w:rStyle w:val="CommentReference"/>
        </w:rPr>
        <w:annotationRef/>
      </w:r>
      <w:r>
        <w:t>I think these are better this way as Helen has been mainly responsible for the new version and document</w:t>
      </w:r>
      <w:bookmarkStart w:id="4" w:name="_GoBack"/>
      <w:bookmarkEnd w:id="4"/>
    </w:p>
  </w:comment>
  <w:comment w:id="83" w:author="Sue Grimmond" w:date="2015-03-20T15:09:00Z" w:initials="SG">
    <w:p w14:paraId="71F08B1B" w14:textId="67A5C136" w:rsidR="00FC4442" w:rsidRDefault="00FC4442">
      <w:pPr>
        <w:pStyle w:val="CommentText"/>
      </w:pPr>
      <w:r>
        <w:rPr>
          <w:rStyle w:val="CommentReference"/>
        </w:rPr>
        <w:annotationRef/>
      </w:r>
      <w:r>
        <w:t>This is not quite correct –as  no end date is given in theSiteSelect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F08B1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D4218D" w14:textId="77777777" w:rsidR="00FC4442" w:rsidRDefault="00FC4442" w:rsidP="003101A9">
      <w:r>
        <w:separator/>
      </w:r>
    </w:p>
  </w:endnote>
  <w:endnote w:type="continuationSeparator" w:id="0">
    <w:p w14:paraId="22E9B235" w14:textId="77777777" w:rsidR="00FC4442" w:rsidRDefault="00FC4442" w:rsidP="00310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A00002BF" w:usb1="68C7FCFB" w:usb2="00000010"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Courier (W1)">
    <w:altName w:val="ＭＳ ゴシック"/>
    <w:panose1 w:val="00000000000000000000"/>
    <w:charset w:val="00"/>
    <w:family w:val="modern"/>
    <w:notTrueType/>
    <w:pitch w:val="fixed"/>
    <w:sig w:usb0="00000003" w:usb1="00000000" w:usb2="00000000" w:usb3="00000000" w:csb0="00000001" w:csb1="00000000"/>
  </w:font>
  <w:font w:name="Candara">
    <w:panose1 w:val="020E0502030303020204"/>
    <w:charset w:val="00"/>
    <w:family w:val="auto"/>
    <w:pitch w:val="variable"/>
    <w:sig w:usb0="A00002EF" w:usb1="4000A44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9551638"/>
      <w:docPartObj>
        <w:docPartGallery w:val="Page Numbers (Bottom of Page)"/>
        <w:docPartUnique/>
      </w:docPartObj>
    </w:sdtPr>
    <w:sdtEndPr>
      <w:rPr>
        <w:rFonts w:ascii="Candara" w:hAnsi="Candara"/>
        <w:color w:val="7F7F7F" w:themeColor="background1" w:themeShade="7F"/>
        <w:spacing w:val="60"/>
        <w:sz w:val="18"/>
        <w:szCs w:val="20"/>
      </w:rPr>
    </w:sdtEndPr>
    <w:sdtContent>
      <w:p w14:paraId="2E123655" w14:textId="6D350ECD" w:rsidR="00FC4442" w:rsidRPr="0003316C" w:rsidRDefault="00FC4442">
        <w:pPr>
          <w:pStyle w:val="Footer"/>
          <w:pBdr>
            <w:top w:val="single" w:sz="4" w:space="1" w:color="D9D9D9" w:themeColor="background1" w:themeShade="D9"/>
          </w:pBdr>
          <w:jc w:val="right"/>
          <w:rPr>
            <w:rFonts w:ascii="Candara" w:hAnsi="Candara"/>
            <w:sz w:val="18"/>
            <w:szCs w:val="20"/>
          </w:rPr>
        </w:pPr>
        <w:r w:rsidRPr="0003316C">
          <w:rPr>
            <w:rFonts w:ascii="Candara" w:hAnsi="Candara"/>
            <w:sz w:val="18"/>
            <w:szCs w:val="20"/>
          </w:rPr>
          <w:fldChar w:fldCharType="begin"/>
        </w:r>
        <w:r w:rsidRPr="0003316C">
          <w:rPr>
            <w:rFonts w:ascii="Candara" w:hAnsi="Candara"/>
            <w:sz w:val="18"/>
            <w:szCs w:val="20"/>
          </w:rPr>
          <w:instrText xml:space="preserve"> PAGE   \* MERGEFORMAT </w:instrText>
        </w:r>
        <w:r w:rsidRPr="0003316C">
          <w:rPr>
            <w:rFonts w:ascii="Candara" w:hAnsi="Candara"/>
            <w:sz w:val="18"/>
            <w:szCs w:val="20"/>
          </w:rPr>
          <w:fldChar w:fldCharType="separate"/>
        </w:r>
        <w:r w:rsidR="009A2F49" w:rsidRPr="009A2F49">
          <w:rPr>
            <w:rFonts w:ascii="Candara" w:hAnsi="Candara"/>
            <w:noProof/>
            <w:szCs w:val="20"/>
          </w:rPr>
          <w:t>34</w:t>
        </w:r>
        <w:r w:rsidRPr="0003316C">
          <w:rPr>
            <w:rFonts w:ascii="Candara" w:hAnsi="Candara"/>
            <w:noProof/>
            <w:sz w:val="18"/>
            <w:szCs w:val="20"/>
          </w:rPr>
          <w:fldChar w:fldCharType="end"/>
        </w:r>
        <w:r w:rsidRPr="0003316C">
          <w:rPr>
            <w:rFonts w:ascii="Candara" w:hAnsi="Candara"/>
            <w:sz w:val="18"/>
            <w:szCs w:val="20"/>
          </w:rPr>
          <w:t xml:space="preserve"> | </w:t>
        </w:r>
        <w:r w:rsidRPr="0003316C">
          <w:rPr>
            <w:rFonts w:ascii="Candara" w:hAnsi="Candara"/>
            <w:color w:val="7F7F7F" w:themeColor="background1" w:themeShade="7F"/>
            <w:spacing w:val="60"/>
            <w:sz w:val="18"/>
            <w:szCs w:val="20"/>
          </w:rPr>
          <w:t>SUEWS</w:t>
        </w:r>
        <w:r w:rsidRPr="0003316C">
          <w:rPr>
            <w:rFonts w:ascii="Candara" w:hAnsi="Candara"/>
            <w:color w:val="7F7F7F" w:themeColor="background1" w:themeShade="7F"/>
            <w:sz w:val="18"/>
            <w:szCs w:val="20"/>
          </w:rPr>
          <w:t>Manual</w:t>
        </w:r>
        <w:r>
          <w:rPr>
            <w:rFonts w:ascii="Candara" w:hAnsi="Candara"/>
            <w:color w:val="7F7F7F" w:themeColor="background1" w:themeShade="7F"/>
            <w:sz w:val="18"/>
            <w:szCs w:val="20"/>
          </w:rPr>
          <w:t xml:space="preserve"> (</w:t>
        </w:r>
        <w:r>
          <w:rPr>
            <w:rFonts w:ascii="Candara" w:hAnsi="Candara"/>
            <w:color w:val="7F7F7F" w:themeColor="background1" w:themeShade="7F"/>
            <w:sz w:val="18"/>
            <w:szCs w:val="20"/>
            <w:lang w:val="en-GB"/>
          </w:rPr>
          <w:fldChar w:fldCharType="begin"/>
        </w:r>
        <w:r>
          <w:rPr>
            <w:rFonts w:ascii="Candara" w:hAnsi="Candara"/>
            <w:color w:val="7F7F7F" w:themeColor="background1" w:themeShade="7F"/>
            <w:sz w:val="18"/>
            <w:szCs w:val="20"/>
            <w:lang w:val="en-GB"/>
          </w:rPr>
          <w:instrText xml:space="preserve"> SAVEDATE  \@ "dd MMMM yyyy"  \* MERGEFORMAT </w:instrText>
        </w:r>
        <w:r>
          <w:rPr>
            <w:rFonts w:ascii="Candara" w:hAnsi="Candara"/>
            <w:color w:val="7F7F7F" w:themeColor="background1" w:themeShade="7F"/>
            <w:sz w:val="18"/>
            <w:szCs w:val="20"/>
            <w:lang w:val="en-GB"/>
          </w:rPr>
          <w:fldChar w:fldCharType="separate"/>
        </w:r>
        <w:r w:rsidR="009A2F49">
          <w:rPr>
            <w:rFonts w:ascii="Candara" w:hAnsi="Candara"/>
            <w:noProof/>
            <w:color w:val="7F7F7F" w:themeColor="background1" w:themeShade="7F"/>
            <w:sz w:val="18"/>
            <w:szCs w:val="20"/>
            <w:lang w:val="en-GB"/>
          </w:rPr>
          <w:t>09 May 2015</w:t>
        </w:r>
        <w:r>
          <w:rPr>
            <w:rFonts w:ascii="Candara" w:hAnsi="Candara"/>
            <w:color w:val="7F7F7F" w:themeColor="background1" w:themeShade="7F"/>
            <w:sz w:val="18"/>
            <w:szCs w:val="20"/>
            <w:lang w:val="en-GB"/>
          </w:rPr>
          <w:fldChar w:fldCharType="end"/>
        </w:r>
        <w:r>
          <w:rPr>
            <w:rFonts w:ascii="Candara" w:hAnsi="Candara"/>
            <w:color w:val="7F7F7F" w:themeColor="background1" w:themeShade="7F"/>
            <w:sz w:val="18"/>
            <w:szCs w:val="20"/>
          </w:rPr>
          <w:t>)</w:t>
        </w:r>
      </w:p>
    </w:sdtContent>
  </w:sdt>
  <w:p w14:paraId="0BBB30AD" w14:textId="77777777" w:rsidR="00FC4442" w:rsidRDefault="00FC444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0A9C63" w14:textId="77777777" w:rsidR="00FC4442" w:rsidRDefault="00FC4442" w:rsidP="003101A9">
      <w:r>
        <w:separator/>
      </w:r>
    </w:p>
  </w:footnote>
  <w:footnote w:type="continuationSeparator" w:id="0">
    <w:p w14:paraId="236CE2BE" w14:textId="77777777" w:rsidR="00FC4442" w:rsidRDefault="00FC4442" w:rsidP="003101A9">
      <w:r>
        <w:continuationSeparator/>
      </w:r>
    </w:p>
  </w:footnote>
  <w:footnote w:id="1">
    <w:p w14:paraId="24AA518F" w14:textId="77777777" w:rsidR="00FC4442" w:rsidRPr="00BA3F1B" w:rsidRDefault="00FC4442" w:rsidP="00CB5F1E">
      <w:pPr>
        <w:pStyle w:val="FootnoteText"/>
        <w:rPr>
          <w:rFonts w:ascii="Arial Narrow" w:hAnsi="Arial Narrow"/>
          <w:lang w:val="en-GB"/>
        </w:rPr>
      </w:pPr>
      <w:r>
        <w:rPr>
          <w:rStyle w:val="FootnoteReference"/>
        </w:rPr>
        <w:footnoteRef/>
      </w:r>
      <w:r>
        <w:t xml:space="preserve"> </w:t>
      </w:r>
      <w:r w:rsidRPr="00BA3F1B">
        <w:rPr>
          <w:rFonts w:ascii="Arial Narrow" w:hAnsi="Arial Narrow"/>
          <w:sz w:val="18"/>
          <w:lang w:val="en-GB"/>
        </w:rPr>
        <w:t xml:space="preserve">There is a second file </w:t>
      </w:r>
      <w:r w:rsidRPr="00BA3F1B">
        <w:rPr>
          <w:rFonts w:ascii="Arial Narrow" w:hAnsi="Arial Narrow"/>
          <w:b/>
          <w:sz w:val="18"/>
        </w:rPr>
        <w:t>InitialConditions</w:t>
      </w:r>
      <w:r w:rsidRPr="00BA3F1B">
        <w:rPr>
          <w:rFonts w:ascii="Arial Narrow" w:hAnsi="Arial Narrow"/>
          <w:b/>
          <w:i/>
          <w:sz w:val="18"/>
        </w:rPr>
        <w:t>SSss</w:t>
      </w:r>
      <w:r w:rsidRPr="00BA3F1B">
        <w:rPr>
          <w:rFonts w:ascii="Arial Narrow" w:hAnsi="Arial Narrow"/>
          <w:b/>
          <w:sz w:val="18"/>
        </w:rPr>
        <w:t>_</w:t>
      </w:r>
      <w:r w:rsidRPr="00BA3F1B">
        <w:rPr>
          <w:rFonts w:ascii="Arial Narrow" w:hAnsi="Arial Narrow"/>
          <w:b/>
          <w:i/>
          <w:sz w:val="18"/>
        </w:rPr>
        <w:t>YYYY_end</w:t>
      </w:r>
      <w:r w:rsidRPr="00BA3F1B">
        <w:rPr>
          <w:rFonts w:ascii="Arial Narrow" w:hAnsi="Arial Narrow"/>
          <w:b/>
          <w:sz w:val="18"/>
        </w:rPr>
        <w:t xml:space="preserve">.nml </w:t>
      </w:r>
      <w:r w:rsidRPr="00BA3F1B">
        <w:rPr>
          <w:rFonts w:ascii="Arial Narrow" w:hAnsi="Arial Narrow"/>
          <w:sz w:val="18"/>
        </w:rPr>
        <w:t xml:space="preserve">or </w:t>
      </w:r>
      <w:r w:rsidRPr="00BA3F1B">
        <w:rPr>
          <w:rFonts w:ascii="Arial Narrow" w:hAnsi="Arial Narrow"/>
          <w:b/>
          <w:sz w:val="18"/>
        </w:rPr>
        <w:t>InitialConditions</w:t>
      </w:r>
      <w:r w:rsidRPr="00BA3F1B">
        <w:rPr>
          <w:rFonts w:ascii="Arial Narrow" w:hAnsi="Arial Narrow"/>
          <w:b/>
          <w:i/>
          <w:sz w:val="18"/>
        </w:rPr>
        <w:t>SSss</w:t>
      </w:r>
      <w:r w:rsidRPr="00BA3F1B">
        <w:rPr>
          <w:rFonts w:ascii="Arial Narrow" w:hAnsi="Arial Narrow"/>
          <w:b/>
          <w:sz w:val="18"/>
        </w:rPr>
        <w:t>_</w:t>
      </w:r>
      <w:r w:rsidRPr="00BA3F1B">
        <w:rPr>
          <w:rFonts w:ascii="Arial Narrow" w:hAnsi="Arial Narrow"/>
          <w:b/>
          <w:i/>
          <w:sz w:val="18"/>
        </w:rPr>
        <w:t>YYYY+1</w:t>
      </w:r>
      <w:r w:rsidRPr="00BA3F1B">
        <w:rPr>
          <w:rFonts w:ascii="Arial Narrow" w:hAnsi="Arial Narrow"/>
          <w:b/>
          <w:sz w:val="18"/>
        </w:rPr>
        <w:t xml:space="preserve">.nml </w:t>
      </w:r>
      <w:r w:rsidRPr="00BA3F1B">
        <w:rPr>
          <w:rFonts w:ascii="Arial Narrow" w:hAnsi="Arial Narrow"/>
          <w:sz w:val="18"/>
        </w:rPr>
        <w:t xml:space="preserve">in the input directory. At the end </w:t>
      </w:r>
      <w:r>
        <w:rPr>
          <w:rFonts w:ascii="Arial Narrow" w:hAnsi="Arial Narrow"/>
          <w:sz w:val="18"/>
        </w:rPr>
        <w:t xml:space="preserve">of the run, and at the end </w:t>
      </w:r>
      <w:r w:rsidRPr="00BA3F1B">
        <w:rPr>
          <w:rFonts w:ascii="Arial Narrow" w:hAnsi="Arial Narrow"/>
          <w:sz w:val="18"/>
        </w:rPr>
        <w:t xml:space="preserve">of </w:t>
      </w:r>
      <w:r>
        <w:rPr>
          <w:rFonts w:ascii="Arial Narrow" w:hAnsi="Arial Narrow"/>
          <w:sz w:val="18"/>
        </w:rPr>
        <w:t xml:space="preserve">each year of </w:t>
      </w:r>
      <w:r w:rsidRPr="00BA3F1B">
        <w:rPr>
          <w:rFonts w:ascii="Arial Narrow" w:hAnsi="Arial Narrow"/>
          <w:sz w:val="18"/>
        </w:rPr>
        <w:t>the run</w:t>
      </w:r>
      <w:r>
        <w:rPr>
          <w:rFonts w:ascii="Arial Narrow" w:hAnsi="Arial Narrow"/>
          <w:sz w:val="18"/>
        </w:rPr>
        <w:t>,</w:t>
      </w:r>
      <w:r w:rsidRPr="00BA3F1B">
        <w:rPr>
          <w:rFonts w:ascii="Arial Narrow" w:hAnsi="Arial Narrow"/>
          <w:sz w:val="18"/>
        </w:rPr>
        <w:t xml:space="preserve"> the state is written out so that </w:t>
      </w:r>
      <w:r>
        <w:rPr>
          <w:rFonts w:ascii="Arial Narrow" w:hAnsi="Arial Narrow"/>
          <w:sz w:val="18"/>
        </w:rPr>
        <w:t>this information</w:t>
      </w:r>
      <w:r w:rsidRPr="00BA3F1B">
        <w:rPr>
          <w:rFonts w:ascii="Arial Narrow" w:hAnsi="Arial Narrow"/>
          <w:sz w:val="18"/>
        </w:rPr>
        <w:t xml:space="preserve"> could be used to </w:t>
      </w:r>
      <w:r>
        <w:rPr>
          <w:rFonts w:ascii="Arial Narrow" w:hAnsi="Arial Narrow"/>
          <w:sz w:val="18"/>
        </w:rPr>
        <w:t>initialize further model runs</w:t>
      </w:r>
      <w:r w:rsidRPr="00BA3F1B">
        <w:rPr>
          <w:rFonts w:ascii="Arial Narrow" w:hAnsi="Arial Narrow"/>
        </w:rPr>
        <w:t>.</w:t>
      </w:r>
    </w:p>
    <w:p w14:paraId="7137F8B4" w14:textId="22B213B2" w:rsidR="00FC4442" w:rsidRPr="00CB5F1E" w:rsidRDefault="00FC4442">
      <w:pPr>
        <w:pStyle w:val="FootnoteText"/>
        <w:rPr>
          <w:lang w:val="en-GB"/>
        </w:rPr>
      </w:pPr>
    </w:p>
  </w:footnote>
  <w:footnote w:id="2">
    <w:p w14:paraId="5372F324" w14:textId="77777777" w:rsidR="00FC4442" w:rsidRPr="00D20D14" w:rsidRDefault="00FC4442">
      <w:pPr>
        <w:pStyle w:val="FootnoteText"/>
        <w:rPr>
          <w:rFonts w:ascii="Arial Narrow" w:hAnsi="Arial Narrow"/>
          <w:lang w:val="en-GB"/>
        </w:rPr>
      </w:pPr>
      <w:r>
        <w:rPr>
          <w:rStyle w:val="FootnoteReference"/>
        </w:rPr>
        <w:footnoteRef/>
      </w:r>
      <w:r>
        <w:t xml:space="preserve"> </w:t>
      </w:r>
      <w:r w:rsidRPr="00D20D14">
        <w:rPr>
          <w:rFonts w:ascii="Arial Narrow" w:hAnsi="Arial Narrow"/>
          <w:sz w:val="18"/>
          <w:szCs w:val="18"/>
        </w:rPr>
        <w:t xml:space="preserve">A </w:t>
      </w:r>
      <w:r w:rsidRPr="00D20D14">
        <w:rPr>
          <w:rFonts w:ascii="Arial Narrow" w:hAnsi="Arial Narrow"/>
          <w:b/>
          <w:sz w:val="18"/>
          <w:szCs w:val="18"/>
        </w:rPr>
        <w:t>Text editor</w:t>
      </w:r>
      <w:r w:rsidRPr="00D20D14">
        <w:rPr>
          <w:rFonts w:ascii="Arial Narrow" w:hAnsi="Arial Narrow"/>
          <w:sz w:val="18"/>
          <w:szCs w:val="18"/>
        </w:rPr>
        <w:t xml:space="preserve"> is a program to edit plain text files. If you search on the web using the phrase ‘text editor’ you will find numerous programs. These include for example, NotePad, EditPad, </w:t>
      </w:r>
      <w:proofErr w:type="gramStart"/>
      <w:r w:rsidRPr="00D20D14">
        <w:rPr>
          <w:rFonts w:ascii="Arial Narrow" w:hAnsi="Arial Narrow"/>
          <w:sz w:val="18"/>
          <w:szCs w:val="18"/>
        </w:rPr>
        <w:t>Text</w:t>
      </w:r>
      <w:proofErr w:type="gramEnd"/>
      <w:r w:rsidRPr="00D20D14">
        <w:rPr>
          <w:rFonts w:ascii="Arial Narrow" w:hAnsi="Arial Narrow"/>
          <w:sz w:val="18"/>
          <w:szCs w:val="18"/>
        </w:rPr>
        <w:t xml:space="preserve"> Pad etc.</w:t>
      </w:r>
    </w:p>
  </w:footnote>
  <w:footnote w:id="3">
    <w:p w14:paraId="7BE68623" w14:textId="77777777" w:rsidR="00FC4442" w:rsidRPr="001F4CBB" w:rsidRDefault="00FC4442" w:rsidP="00F02B5A">
      <w:pPr>
        <w:ind w:left="284" w:hanging="284"/>
      </w:pPr>
      <w:r w:rsidRPr="00C40AF4">
        <w:rPr>
          <w:rStyle w:val="FootnoteReference"/>
          <w:sz w:val="16"/>
          <w:szCs w:val="16"/>
        </w:rPr>
        <w:footnoteRef/>
      </w:r>
      <w:proofErr w:type="gramStart"/>
      <w:r w:rsidRPr="006151BE">
        <w:rPr>
          <w:sz w:val="16"/>
          <w:szCs w:val="16"/>
          <w:lang w:val="en-GB"/>
        </w:rPr>
        <w:t>de</w:t>
      </w:r>
      <w:proofErr w:type="gramEnd"/>
      <w:r w:rsidRPr="006151BE">
        <w:rPr>
          <w:sz w:val="16"/>
          <w:szCs w:val="16"/>
          <w:lang w:val="en-GB"/>
        </w:rPr>
        <w:t xml:space="preserve"> Bruin H.A.R. &amp; Holtslag A.A.M. (1982). </w:t>
      </w:r>
      <w:r w:rsidRPr="00C40AF4">
        <w:rPr>
          <w:sz w:val="16"/>
          <w:szCs w:val="16"/>
          <w:lang w:val="en-US"/>
        </w:rPr>
        <w:t xml:space="preserve">A simple parameterization of surface </w:t>
      </w:r>
      <w:r w:rsidRPr="00C40AF4">
        <w:rPr>
          <w:sz w:val="16"/>
          <w:szCs w:val="16"/>
        </w:rPr>
        <w:t>ﬂ</w:t>
      </w:r>
      <w:r w:rsidRPr="00C40AF4">
        <w:rPr>
          <w:sz w:val="16"/>
          <w:szCs w:val="16"/>
          <w:lang w:val="en-US"/>
        </w:rPr>
        <w:t xml:space="preserve">uxes of sensible and latent heat during daytime compared with the Penman–Monteith concept. </w:t>
      </w:r>
      <w:r w:rsidRPr="00C40AF4">
        <w:rPr>
          <w:i/>
          <w:sz w:val="16"/>
          <w:szCs w:val="16"/>
          <w:lang w:val="en-US"/>
        </w:rPr>
        <w:t>J. Appl. Meteor.</w:t>
      </w:r>
      <w:r w:rsidRPr="00C40AF4">
        <w:rPr>
          <w:sz w:val="16"/>
          <w:szCs w:val="16"/>
          <w:lang w:val="en-US"/>
        </w:rPr>
        <w:t>, 21, 1610–1621.</w:t>
      </w:r>
    </w:p>
  </w:footnote>
  <w:footnote w:id="4">
    <w:p w14:paraId="55B4F9A7" w14:textId="77777777" w:rsidR="00FC4442" w:rsidRPr="00CA0CEC" w:rsidRDefault="00FC4442" w:rsidP="00A91B34">
      <w:pPr>
        <w:pStyle w:val="FootnoteText"/>
        <w:rPr>
          <w:rFonts w:ascii="Arial Narrow" w:hAnsi="Arial Narrow"/>
          <w:sz w:val="18"/>
          <w:szCs w:val="18"/>
          <w:lang w:val="en-GB"/>
        </w:rPr>
      </w:pPr>
      <w:r w:rsidRPr="00CA0CEC">
        <w:rPr>
          <w:rStyle w:val="FootnoteReference"/>
          <w:rFonts w:ascii="Arial Narrow" w:hAnsi="Arial Narrow"/>
          <w:sz w:val="18"/>
          <w:szCs w:val="18"/>
        </w:rPr>
        <w:footnoteRef/>
      </w:r>
      <w:r w:rsidRPr="00CA0CEC">
        <w:rPr>
          <w:rFonts w:ascii="Arial Narrow" w:hAnsi="Arial Narrow"/>
          <w:sz w:val="18"/>
          <w:szCs w:val="18"/>
        </w:rPr>
        <w:t xml:space="preserve"> </w:t>
      </w:r>
      <w:r w:rsidRPr="00CA0CEC">
        <w:rPr>
          <w:rStyle w:val="Strong"/>
          <w:rFonts w:ascii="Arial Narrow" w:hAnsi="Arial Narrow"/>
          <w:b w:val="0"/>
          <w:sz w:val="18"/>
          <w:szCs w:val="18"/>
        </w:rPr>
        <w:t>Loridan T</w:t>
      </w:r>
      <w:r w:rsidRPr="00CA0CEC">
        <w:rPr>
          <w:rFonts w:ascii="Arial Narrow" w:hAnsi="Arial Narrow"/>
          <w:b/>
          <w:sz w:val="18"/>
          <w:szCs w:val="18"/>
        </w:rPr>
        <w:t xml:space="preserve"> </w:t>
      </w:r>
      <w:r w:rsidRPr="00CA0CEC">
        <w:rPr>
          <w:rFonts w:ascii="Arial Narrow" w:hAnsi="Arial Narrow"/>
          <w:sz w:val="18"/>
          <w:szCs w:val="18"/>
        </w:rPr>
        <w:t xml:space="preserve">&amp; </w:t>
      </w:r>
      <w:r w:rsidRPr="00CA0CEC">
        <w:rPr>
          <w:rStyle w:val="Strong"/>
          <w:rFonts w:ascii="Arial Narrow" w:hAnsi="Arial Narrow"/>
          <w:b w:val="0"/>
          <w:sz w:val="18"/>
          <w:szCs w:val="18"/>
        </w:rPr>
        <w:t>CSB Grimmond</w:t>
      </w:r>
      <w:r w:rsidRPr="00CA0CEC">
        <w:rPr>
          <w:rFonts w:ascii="Arial Narrow" w:hAnsi="Arial Narrow"/>
          <w:sz w:val="18"/>
          <w:szCs w:val="18"/>
        </w:rPr>
        <w:t xml:space="preserve"> (2012) Characterization of energy flux partitioning in urban environments: links with surface seasonal properties Journal of Applied Meteorology and Climatology 51, 219-241 doi: 10.1175/JAMC-D-11-038.1</w:t>
      </w:r>
    </w:p>
  </w:footnote>
  <w:footnote w:id="5">
    <w:p w14:paraId="1A2CAB40" w14:textId="77777777" w:rsidR="00FC4442" w:rsidRPr="00BA3F1B" w:rsidRDefault="00FC4442" w:rsidP="000152F0">
      <w:pPr>
        <w:pStyle w:val="FootnoteText"/>
        <w:rPr>
          <w:rFonts w:ascii="Arial Narrow" w:hAnsi="Arial Narrow"/>
          <w:lang w:val="en-GB"/>
        </w:rPr>
      </w:pPr>
      <w:r w:rsidRPr="00BA3F1B">
        <w:rPr>
          <w:rStyle w:val="FootnoteReference"/>
          <w:rFonts w:ascii="Arial Narrow" w:hAnsi="Arial Narrow"/>
          <w:sz w:val="18"/>
        </w:rPr>
        <w:footnoteRef/>
      </w:r>
      <w:r w:rsidRPr="00BA3F1B">
        <w:rPr>
          <w:rFonts w:ascii="Arial Narrow" w:hAnsi="Arial Narrow"/>
          <w:sz w:val="18"/>
        </w:rPr>
        <w:t xml:space="preserve"> </w:t>
      </w:r>
      <w:r w:rsidRPr="00BA3F1B">
        <w:rPr>
          <w:rFonts w:ascii="Arial Narrow" w:hAnsi="Arial Narrow"/>
          <w:sz w:val="18"/>
          <w:lang w:val="en-GB"/>
        </w:rPr>
        <w:t xml:space="preserve">There is a second file </w:t>
      </w:r>
      <w:r w:rsidRPr="00BA3F1B">
        <w:rPr>
          <w:rFonts w:ascii="Arial Narrow" w:hAnsi="Arial Narrow"/>
          <w:b/>
          <w:sz w:val="18"/>
        </w:rPr>
        <w:t>InitialConditions</w:t>
      </w:r>
      <w:r w:rsidRPr="00BA3F1B">
        <w:rPr>
          <w:rFonts w:ascii="Arial Narrow" w:hAnsi="Arial Narrow"/>
          <w:b/>
          <w:i/>
          <w:sz w:val="18"/>
        </w:rPr>
        <w:t>SSss</w:t>
      </w:r>
      <w:r w:rsidRPr="00BA3F1B">
        <w:rPr>
          <w:rFonts w:ascii="Arial Narrow" w:hAnsi="Arial Narrow"/>
          <w:b/>
          <w:sz w:val="18"/>
        </w:rPr>
        <w:t>_</w:t>
      </w:r>
      <w:r w:rsidRPr="00BA3F1B">
        <w:rPr>
          <w:rFonts w:ascii="Arial Narrow" w:hAnsi="Arial Narrow"/>
          <w:b/>
          <w:i/>
          <w:sz w:val="18"/>
        </w:rPr>
        <w:t>YYYY_end</w:t>
      </w:r>
      <w:r w:rsidRPr="00BA3F1B">
        <w:rPr>
          <w:rFonts w:ascii="Arial Narrow" w:hAnsi="Arial Narrow"/>
          <w:b/>
          <w:sz w:val="18"/>
        </w:rPr>
        <w:t xml:space="preserve">.nml </w:t>
      </w:r>
      <w:r w:rsidRPr="00BA3F1B">
        <w:rPr>
          <w:rFonts w:ascii="Arial Narrow" w:hAnsi="Arial Narrow"/>
          <w:sz w:val="18"/>
        </w:rPr>
        <w:t xml:space="preserve">or </w:t>
      </w:r>
      <w:r w:rsidRPr="00BA3F1B">
        <w:rPr>
          <w:rFonts w:ascii="Arial Narrow" w:hAnsi="Arial Narrow"/>
          <w:b/>
          <w:sz w:val="18"/>
        </w:rPr>
        <w:t>InitialConditions</w:t>
      </w:r>
      <w:r w:rsidRPr="00BA3F1B">
        <w:rPr>
          <w:rFonts w:ascii="Arial Narrow" w:hAnsi="Arial Narrow"/>
          <w:b/>
          <w:i/>
          <w:sz w:val="18"/>
        </w:rPr>
        <w:t>SSss</w:t>
      </w:r>
      <w:r w:rsidRPr="00BA3F1B">
        <w:rPr>
          <w:rFonts w:ascii="Arial Narrow" w:hAnsi="Arial Narrow"/>
          <w:b/>
          <w:sz w:val="18"/>
        </w:rPr>
        <w:t>_</w:t>
      </w:r>
      <w:r w:rsidRPr="00BA3F1B">
        <w:rPr>
          <w:rFonts w:ascii="Arial Narrow" w:hAnsi="Arial Narrow"/>
          <w:b/>
          <w:i/>
          <w:sz w:val="18"/>
        </w:rPr>
        <w:t>YYYY+1</w:t>
      </w:r>
      <w:r w:rsidRPr="00BA3F1B">
        <w:rPr>
          <w:rFonts w:ascii="Arial Narrow" w:hAnsi="Arial Narrow"/>
          <w:b/>
          <w:sz w:val="18"/>
        </w:rPr>
        <w:t xml:space="preserve">.nml </w:t>
      </w:r>
      <w:r w:rsidRPr="00BA3F1B">
        <w:rPr>
          <w:rFonts w:ascii="Arial Narrow" w:hAnsi="Arial Narrow"/>
          <w:sz w:val="18"/>
        </w:rPr>
        <w:t xml:space="preserve">in the input directory. At the end </w:t>
      </w:r>
      <w:r>
        <w:rPr>
          <w:rFonts w:ascii="Arial Narrow" w:hAnsi="Arial Narrow"/>
          <w:sz w:val="18"/>
        </w:rPr>
        <w:t xml:space="preserve">of the run, and at the end </w:t>
      </w:r>
      <w:r w:rsidRPr="00BA3F1B">
        <w:rPr>
          <w:rFonts w:ascii="Arial Narrow" w:hAnsi="Arial Narrow"/>
          <w:sz w:val="18"/>
        </w:rPr>
        <w:t xml:space="preserve">of </w:t>
      </w:r>
      <w:r>
        <w:rPr>
          <w:rFonts w:ascii="Arial Narrow" w:hAnsi="Arial Narrow"/>
          <w:sz w:val="18"/>
        </w:rPr>
        <w:t xml:space="preserve">each year of </w:t>
      </w:r>
      <w:r w:rsidRPr="00BA3F1B">
        <w:rPr>
          <w:rFonts w:ascii="Arial Narrow" w:hAnsi="Arial Narrow"/>
          <w:sz w:val="18"/>
        </w:rPr>
        <w:t>the run</w:t>
      </w:r>
      <w:r>
        <w:rPr>
          <w:rFonts w:ascii="Arial Narrow" w:hAnsi="Arial Narrow"/>
          <w:sz w:val="18"/>
        </w:rPr>
        <w:t>,</w:t>
      </w:r>
      <w:r w:rsidRPr="00BA3F1B">
        <w:rPr>
          <w:rFonts w:ascii="Arial Narrow" w:hAnsi="Arial Narrow"/>
          <w:sz w:val="18"/>
        </w:rPr>
        <w:t xml:space="preserve"> the state is written out so that </w:t>
      </w:r>
      <w:r>
        <w:rPr>
          <w:rFonts w:ascii="Arial Narrow" w:hAnsi="Arial Narrow"/>
          <w:sz w:val="18"/>
        </w:rPr>
        <w:t>this information</w:t>
      </w:r>
      <w:r w:rsidRPr="00BA3F1B">
        <w:rPr>
          <w:rFonts w:ascii="Arial Narrow" w:hAnsi="Arial Narrow"/>
          <w:sz w:val="18"/>
        </w:rPr>
        <w:t xml:space="preserve"> could be used to </w:t>
      </w:r>
      <w:r>
        <w:rPr>
          <w:rFonts w:ascii="Arial Narrow" w:hAnsi="Arial Narrow"/>
          <w:sz w:val="18"/>
        </w:rPr>
        <w:t>initialize further model runs</w:t>
      </w:r>
      <w:r w:rsidRPr="00BA3F1B">
        <w:rPr>
          <w:rFonts w:ascii="Arial Narrow" w:hAnsi="Arial Narrow"/>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F298E"/>
    <w:multiLevelType w:val="hybridMultilevel"/>
    <w:tmpl w:val="B50AB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C6551C"/>
    <w:multiLevelType w:val="multilevel"/>
    <w:tmpl w:val="9C9C7BCA"/>
    <w:lvl w:ilvl="0">
      <w:start w:val="1"/>
      <w:numFmt w:val="lowerLetter"/>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C1958B5"/>
    <w:multiLevelType w:val="multilevel"/>
    <w:tmpl w:val="AD668EE0"/>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3">
    <w:nsid w:val="0CD157B8"/>
    <w:multiLevelType w:val="hybridMultilevel"/>
    <w:tmpl w:val="FA68F280"/>
    <w:lvl w:ilvl="0" w:tplc="040B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D63362B"/>
    <w:multiLevelType w:val="hybridMultilevel"/>
    <w:tmpl w:val="CC300BB8"/>
    <w:lvl w:ilvl="0" w:tplc="040B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C86922"/>
    <w:multiLevelType w:val="hybridMultilevel"/>
    <w:tmpl w:val="187C9D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DCA2E18"/>
    <w:multiLevelType w:val="hybridMultilevel"/>
    <w:tmpl w:val="1D84C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7C3BB3"/>
    <w:multiLevelType w:val="hybridMultilevel"/>
    <w:tmpl w:val="5DE8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301927"/>
    <w:multiLevelType w:val="hybridMultilevel"/>
    <w:tmpl w:val="2DB026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4E54A83"/>
    <w:multiLevelType w:val="multilevel"/>
    <w:tmpl w:val="3724CF0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80E16EA"/>
    <w:multiLevelType w:val="hybridMultilevel"/>
    <w:tmpl w:val="72BAB36A"/>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1">
    <w:nsid w:val="1F6E7975"/>
    <w:multiLevelType w:val="hybridMultilevel"/>
    <w:tmpl w:val="CBF88C06"/>
    <w:lvl w:ilvl="0" w:tplc="5308F112">
      <w:start w:val="3"/>
      <w:numFmt w:val="bullet"/>
      <w:lvlText w:val="-"/>
      <w:lvlJc w:val="left"/>
      <w:pPr>
        <w:ind w:left="629" w:hanging="360"/>
      </w:pPr>
      <w:rPr>
        <w:rFonts w:ascii="Arial Narrow" w:eastAsiaTheme="minorHAnsi" w:hAnsi="Arial Narrow" w:cstheme="minorBidi" w:hint="default"/>
      </w:rPr>
    </w:lvl>
    <w:lvl w:ilvl="1" w:tplc="08090003" w:tentative="1">
      <w:start w:val="1"/>
      <w:numFmt w:val="bullet"/>
      <w:lvlText w:val="o"/>
      <w:lvlJc w:val="left"/>
      <w:pPr>
        <w:ind w:left="1349" w:hanging="360"/>
      </w:pPr>
      <w:rPr>
        <w:rFonts w:ascii="Courier New" w:hAnsi="Courier New" w:cs="Courier New" w:hint="default"/>
      </w:rPr>
    </w:lvl>
    <w:lvl w:ilvl="2" w:tplc="08090005" w:tentative="1">
      <w:start w:val="1"/>
      <w:numFmt w:val="bullet"/>
      <w:lvlText w:val=""/>
      <w:lvlJc w:val="left"/>
      <w:pPr>
        <w:ind w:left="2069" w:hanging="360"/>
      </w:pPr>
      <w:rPr>
        <w:rFonts w:ascii="Wingdings" w:hAnsi="Wingdings" w:hint="default"/>
      </w:rPr>
    </w:lvl>
    <w:lvl w:ilvl="3" w:tplc="08090001" w:tentative="1">
      <w:start w:val="1"/>
      <w:numFmt w:val="bullet"/>
      <w:lvlText w:val=""/>
      <w:lvlJc w:val="left"/>
      <w:pPr>
        <w:ind w:left="2789" w:hanging="360"/>
      </w:pPr>
      <w:rPr>
        <w:rFonts w:ascii="Symbol" w:hAnsi="Symbol" w:hint="default"/>
      </w:rPr>
    </w:lvl>
    <w:lvl w:ilvl="4" w:tplc="08090003" w:tentative="1">
      <w:start w:val="1"/>
      <w:numFmt w:val="bullet"/>
      <w:lvlText w:val="o"/>
      <w:lvlJc w:val="left"/>
      <w:pPr>
        <w:ind w:left="3509" w:hanging="360"/>
      </w:pPr>
      <w:rPr>
        <w:rFonts w:ascii="Courier New" w:hAnsi="Courier New" w:cs="Courier New" w:hint="default"/>
      </w:rPr>
    </w:lvl>
    <w:lvl w:ilvl="5" w:tplc="08090005" w:tentative="1">
      <w:start w:val="1"/>
      <w:numFmt w:val="bullet"/>
      <w:lvlText w:val=""/>
      <w:lvlJc w:val="left"/>
      <w:pPr>
        <w:ind w:left="4229" w:hanging="360"/>
      </w:pPr>
      <w:rPr>
        <w:rFonts w:ascii="Wingdings" w:hAnsi="Wingdings" w:hint="default"/>
      </w:rPr>
    </w:lvl>
    <w:lvl w:ilvl="6" w:tplc="08090001" w:tentative="1">
      <w:start w:val="1"/>
      <w:numFmt w:val="bullet"/>
      <w:lvlText w:val=""/>
      <w:lvlJc w:val="left"/>
      <w:pPr>
        <w:ind w:left="4949" w:hanging="360"/>
      </w:pPr>
      <w:rPr>
        <w:rFonts w:ascii="Symbol" w:hAnsi="Symbol" w:hint="default"/>
      </w:rPr>
    </w:lvl>
    <w:lvl w:ilvl="7" w:tplc="08090003" w:tentative="1">
      <w:start w:val="1"/>
      <w:numFmt w:val="bullet"/>
      <w:lvlText w:val="o"/>
      <w:lvlJc w:val="left"/>
      <w:pPr>
        <w:ind w:left="5669" w:hanging="360"/>
      </w:pPr>
      <w:rPr>
        <w:rFonts w:ascii="Courier New" w:hAnsi="Courier New" w:cs="Courier New" w:hint="default"/>
      </w:rPr>
    </w:lvl>
    <w:lvl w:ilvl="8" w:tplc="08090005" w:tentative="1">
      <w:start w:val="1"/>
      <w:numFmt w:val="bullet"/>
      <w:lvlText w:val=""/>
      <w:lvlJc w:val="left"/>
      <w:pPr>
        <w:ind w:left="6389" w:hanging="360"/>
      </w:pPr>
      <w:rPr>
        <w:rFonts w:ascii="Wingdings" w:hAnsi="Wingdings" w:hint="default"/>
      </w:rPr>
    </w:lvl>
  </w:abstractNum>
  <w:abstractNum w:abstractNumId="12">
    <w:nsid w:val="25AC6695"/>
    <w:multiLevelType w:val="hybridMultilevel"/>
    <w:tmpl w:val="83C23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8340EB1"/>
    <w:multiLevelType w:val="hybridMultilevel"/>
    <w:tmpl w:val="5C8AB610"/>
    <w:lvl w:ilvl="0" w:tplc="64489F90">
      <w:start w:val="1"/>
      <w:numFmt w:val="decimal"/>
      <w:lvlText w:val="%1)"/>
      <w:lvlJc w:val="left"/>
      <w:pPr>
        <w:ind w:left="420" w:hanging="360"/>
      </w:pPr>
      <w:rPr>
        <w:rFonts w:hint="default"/>
      </w:rPr>
    </w:lvl>
    <w:lvl w:ilvl="1" w:tplc="1234CDA0">
      <w:start w:val="1"/>
      <w:numFmt w:val="lowerLetter"/>
      <w:lvlText w:val="%2."/>
      <w:lvlJc w:val="left"/>
      <w:pPr>
        <w:ind w:left="1140" w:hanging="360"/>
      </w:pPr>
      <w:rPr>
        <w:rFonts w:ascii="Arial Narrow" w:eastAsiaTheme="minorHAnsi" w:hAnsi="Arial Narrow" w:cstheme="minorBidi"/>
      </w:rPr>
    </w:lvl>
    <w:lvl w:ilvl="2" w:tplc="30E678D0">
      <w:start w:val="3"/>
      <w:numFmt w:val="bullet"/>
      <w:lvlText w:val="-"/>
      <w:lvlJc w:val="left"/>
      <w:pPr>
        <w:ind w:left="2040" w:hanging="360"/>
      </w:pPr>
      <w:rPr>
        <w:rFonts w:ascii="Arial Narrow" w:eastAsiaTheme="minorHAnsi" w:hAnsi="Arial Narrow" w:cstheme="minorBidi" w:hint="default"/>
      </w:r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4">
    <w:nsid w:val="29362FF5"/>
    <w:multiLevelType w:val="hybridMultilevel"/>
    <w:tmpl w:val="FB2ED198"/>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5">
    <w:nsid w:val="2FC9633A"/>
    <w:multiLevelType w:val="hybridMultilevel"/>
    <w:tmpl w:val="EA9ABFDC"/>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6">
    <w:nsid w:val="31F8463C"/>
    <w:multiLevelType w:val="hybridMultilevel"/>
    <w:tmpl w:val="FBEA013E"/>
    <w:lvl w:ilvl="0" w:tplc="C07030A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32F6401F"/>
    <w:multiLevelType w:val="multilevel"/>
    <w:tmpl w:val="4566B464"/>
    <w:lvl w:ilvl="0">
      <w:start w:val="1"/>
      <w:numFmt w:val="lowerLetter"/>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32D13BE"/>
    <w:multiLevelType w:val="multilevel"/>
    <w:tmpl w:val="17E6398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9484994"/>
    <w:multiLevelType w:val="hybridMultilevel"/>
    <w:tmpl w:val="B2D08018"/>
    <w:lvl w:ilvl="0" w:tplc="08090011">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3A504097"/>
    <w:multiLevelType w:val="hybridMultilevel"/>
    <w:tmpl w:val="3E6AF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C984EEE"/>
    <w:multiLevelType w:val="hybridMultilevel"/>
    <w:tmpl w:val="CB6A4DD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400C43A2"/>
    <w:multiLevelType w:val="hybridMultilevel"/>
    <w:tmpl w:val="C45A38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0B24047"/>
    <w:multiLevelType w:val="hybridMultilevel"/>
    <w:tmpl w:val="4EC424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42270677"/>
    <w:multiLevelType w:val="hybridMultilevel"/>
    <w:tmpl w:val="877C2836"/>
    <w:lvl w:ilvl="0" w:tplc="08090001">
      <w:start w:val="1"/>
      <w:numFmt w:val="bullet"/>
      <w:lvlText w:val=""/>
      <w:lvlJc w:val="left"/>
      <w:pPr>
        <w:ind w:left="720" w:hanging="360"/>
      </w:pPr>
      <w:rPr>
        <w:rFonts w:ascii="Symbol" w:hAnsi="Symbol" w:hint="default"/>
        <w:b/>
        <w:color w:val="000000"/>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8291B40"/>
    <w:multiLevelType w:val="multilevel"/>
    <w:tmpl w:val="5ED8E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D148FC"/>
    <w:multiLevelType w:val="hybridMultilevel"/>
    <w:tmpl w:val="80745146"/>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27">
    <w:nsid w:val="49701F95"/>
    <w:multiLevelType w:val="multilevel"/>
    <w:tmpl w:val="B86CB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C8195E"/>
    <w:multiLevelType w:val="hybridMultilevel"/>
    <w:tmpl w:val="E47619DC"/>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29">
    <w:nsid w:val="4F83292B"/>
    <w:multiLevelType w:val="multilevel"/>
    <w:tmpl w:val="1A78C154"/>
    <w:lvl w:ilvl="0">
      <w:start w:val="1"/>
      <w:numFmt w:val="decimal"/>
      <w:pStyle w:val="Heading1"/>
      <w:lvlText w:val="%1"/>
      <w:lvlJc w:val="left"/>
      <w:pPr>
        <w:ind w:left="432" w:hanging="432"/>
      </w:pPr>
      <w:rPr>
        <w:rFonts w:hint="default"/>
      </w:rPr>
    </w:lvl>
    <w:lvl w:ilvl="1">
      <w:start w:val="1"/>
      <w:numFmt w:val="none"/>
      <w:lvlText w:val="1.1"/>
      <w:lvlJc w:val="left"/>
      <w:pPr>
        <w:ind w:left="709" w:hanging="567"/>
      </w:pPr>
      <w:rPr>
        <w:rFonts w:hint="default"/>
      </w:rPr>
    </w:lvl>
    <w:lvl w:ilvl="2">
      <w:start w:val="1"/>
      <w:numFmt w:val="decimal"/>
      <w:pStyle w:val="Heading3"/>
      <w:lvlText w:val="%1.2.%3"/>
      <w:lvlJc w:val="left"/>
      <w:pPr>
        <w:ind w:left="3556"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52CE7831"/>
    <w:multiLevelType w:val="hybridMultilevel"/>
    <w:tmpl w:val="86247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5991A7D"/>
    <w:multiLevelType w:val="multilevel"/>
    <w:tmpl w:val="8190E6C6"/>
    <w:lvl w:ilvl="0">
      <w:start w:val="4"/>
      <w:numFmt w:val="decimal"/>
      <w:lvlText w:val="%1"/>
      <w:lvlJc w:val="left"/>
      <w:pPr>
        <w:ind w:left="360" w:hanging="360"/>
      </w:pPr>
      <w:rPr>
        <w:rFonts w:hint="default"/>
      </w:rPr>
    </w:lvl>
    <w:lvl w:ilvl="1">
      <w:start w:val="5"/>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64439A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566478FF"/>
    <w:multiLevelType w:val="hybridMultilevel"/>
    <w:tmpl w:val="51A45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ABA5036"/>
    <w:multiLevelType w:val="multilevel"/>
    <w:tmpl w:val="FB9AF956"/>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nsid w:val="5C42126B"/>
    <w:multiLevelType w:val="hybridMultilevel"/>
    <w:tmpl w:val="E0F0ED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1E67789"/>
    <w:multiLevelType w:val="multilevel"/>
    <w:tmpl w:val="19D2DFC6"/>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7">
    <w:nsid w:val="632F5CFE"/>
    <w:multiLevelType w:val="hybridMultilevel"/>
    <w:tmpl w:val="CEB0E03C"/>
    <w:lvl w:ilvl="0" w:tplc="BCBAB3A2">
      <w:start w:val="30"/>
      <w:numFmt w:val="bullet"/>
      <w:lvlText w:val="-"/>
      <w:lvlJc w:val="left"/>
      <w:pPr>
        <w:ind w:left="720" w:hanging="360"/>
      </w:pPr>
      <w:rPr>
        <w:rFonts w:ascii="Arial Narrow" w:eastAsia="MS Mincho" w:hAnsi="Arial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67F5044"/>
    <w:multiLevelType w:val="hybridMultilevel"/>
    <w:tmpl w:val="D9AA10D0"/>
    <w:lvl w:ilvl="0" w:tplc="881C157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nsid w:val="6BC941D1"/>
    <w:multiLevelType w:val="multilevel"/>
    <w:tmpl w:val="387EC95E"/>
    <w:lvl w:ilvl="0">
      <w:start w:val="1"/>
      <w:numFmt w:val="decimal"/>
      <w:lvlText w:val="%1."/>
      <w:lvlJc w:val="left"/>
      <w:pPr>
        <w:ind w:left="6" w:hanging="360"/>
      </w:pPr>
      <w:rPr>
        <w:rFonts w:hint="default"/>
        <w:vertAlign w:val="baseline"/>
      </w:rPr>
    </w:lvl>
    <w:lvl w:ilvl="1">
      <w:start w:val="2"/>
      <w:numFmt w:val="decimal"/>
      <w:isLgl/>
      <w:lvlText w:val="%1.%2."/>
      <w:lvlJc w:val="left"/>
      <w:pPr>
        <w:ind w:left="6" w:hanging="360"/>
      </w:pPr>
      <w:rPr>
        <w:rFonts w:hint="default"/>
      </w:rPr>
    </w:lvl>
    <w:lvl w:ilvl="2">
      <w:start w:val="1"/>
      <w:numFmt w:val="decimal"/>
      <w:isLgl/>
      <w:lvlText w:val="%1.%2.%3."/>
      <w:lvlJc w:val="left"/>
      <w:pPr>
        <w:ind w:left="366" w:hanging="720"/>
      </w:pPr>
      <w:rPr>
        <w:rFonts w:hint="default"/>
      </w:rPr>
    </w:lvl>
    <w:lvl w:ilvl="3">
      <w:start w:val="1"/>
      <w:numFmt w:val="decimal"/>
      <w:isLgl/>
      <w:lvlText w:val="%1.%2.%3.%4."/>
      <w:lvlJc w:val="left"/>
      <w:pPr>
        <w:ind w:left="366" w:hanging="720"/>
      </w:pPr>
      <w:rPr>
        <w:rFonts w:hint="default"/>
      </w:rPr>
    </w:lvl>
    <w:lvl w:ilvl="4">
      <w:start w:val="1"/>
      <w:numFmt w:val="decimal"/>
      <w:isLgl/>
      <w:lvlText w:val="%1.%2.%3.%4.%5."/>
      <w:lvlJc w:val="left"/>
      <w:pPr>
        <w:ind w:left="726" w:hanging="1080"/>
      </w:pPr>
      <w:rPr>
        <w:rFonts w:hint="default"/>
      </w:rPr>
    </w:lvl>
    <w:lvl w:ilvl="5">
      <w:start w:val="1"/>
      <w:numFmt w:val="decimal"/>
      <w:isLgl/>
      <w:lvlText w:val="%1.%2.%3.%4.%5.%6."/>
      <w:lvlJc w:val="left"/>
      <w:pPr>
        <w:ind w:left="726" w:hanging="1080"/>
      </w:pPr>
      <w:rPr>
        <w:rFonts w:hint="default"/>
      </w:rPr>
    </w:lvl>
    <w:lvl w:ilvl="6">
      <w:start w:val="1"/>
      <w:numFmt w:val="decimal"/>
      <w:isLgl/>
      <w:lvlText w:val="%1.%2.%3.%4.%5.%6.%7."/>
      <w:lvlJc w:val="left"/>
      <w:pPr>
        <w:ind w:left="1086" w:hanging="1440"/>
      </w:pPr>
      <w:rPr>
        <w:rFonts w:hint="default"/>
      </w:rPr>
    </w:lvl>
    <w:lvl w:ilvl="7">
      <w:start w:val="1"/>
      <w:numFmt w:val="decimal"/>
      <w:isLgl/>
      <w:lvlText w:val="%1.%2.%3.%4.%5.%6.%7.%8."/>
      <w:lvlJc w:val="left"/>
      <w:pPr>
        <w:ind w:left="1086" w:hanging="1440"/>
      </w:pPr>
      <w:rPr>
        <w:rFonts w:hint="default"/>
      </w:rPr>
    </w:lvl>
    <w:lvl w:ilvl="8">
      <w:start w:val="1"/>
      <w:numFmt w:val="decimal"/>
      <w:isLgl/>
      <w:lvlText w:val="%1.%2.%3.%4.%5.%6.%7.%8.%9."/>
      <w:lvlJc w:val="left"/>
      <w:pPr>
        <w:ind w:left="1446" w:hanging="1800"/>
      </w:pPr>
      <w:rPr>
        <w:rFonts w:hint="default"/>
      </w:rPr>
    </w:lvl>
  </w:abstractNum>
  <w:abstractNum w:abstractNumId="40">
    <w:nsid w:val="6C45734B"/>
    <w:multiLevelType w:val="hybridMultilevel"/>
    <w:tmpl w:val="C31A775A"/>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41">
    <w:nsid w:val="6D896CD3"/>
    <w:multiLevelType w:val="hybridMultilevel"/>
    <w:tmpl w:val="4462C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F49170B"/>
    <w:multiLevelType w:val="multilevel"/>
    <w:tmpl w:val="47CE185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6FF14756"/>
    <w:multiLevelType w:val="multilevel"/>
    <w:tmpl w:val="FB9AF956"/>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4">
    <w:nsid w:val="738E51CD"/>
    <w:multiLevelType w:val="multilevel"/>
    <w:tmpl w:val="FB9AF956"/>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5">
    <w:nsid w:val="748201C2"/>
    <w:multiLevelType w:val="multilevel"/>
    <w:tmpl w:val="2D78B582"/>
    <w:lvl w:ilvl="0">
      <w:start w:val="4"/>
      <w:numFmt w:val="decimal"/>
      <w:lvlText w:val="%1"/>
      <w:lvlJc w:val="left"/>
      <w:pPr>
        <w:ind w:left="450" w:hanging="450"/>
      </w:pPr>
      <w:rPr>
        <w:rFonts w:hint="default"/>
      </w:rPr>
    </w:lvl>
    <w:lvl w:ilvl="1">
      <w:start w:val="18"/>
      <w:numFmt w:val="decimal"/>
      <w:lvlText w:val="%1.%2"/>
      <w:lvlJc w:val="left"/>
      <w:pPr>
        <w:ind w:left="3144" w:hanging="450"/>
      </w:pPr>
      <w:rPr>
        <w:rFonts w:hint="default"/>
      </w:rPr>
    </w:lvl>
    <w:lvl w:ilvl="2">
      <w:start w:val="1"/>
      <w:numFmt w:val="decimal"/>
      <w:lvlText w:val="%1.%2.%3"/>
      <w:lvlJc w:val="left"/>
      <w:pPr>
        <w:ind w:left="369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nsid w:val="75AA540B"/>
    <w:multiLevelType w:val="hybridMultilevel"/>
    <w:tmpl w:val="EEBC3B7E"/>
    <w:lvl w:ilvl="0" w:tplc="040B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77054EF4"/>
    <w:multiLevelType w:val="hybridMultilevel"/>
    <w:tmpl w:val="ADCA992E"/>
    <w:lvl w:ilvl="0" w:tplc="1DDCF668">
      <w:start w:val="3"/>
      <w:numFmt w:val="bullet"/>
      <w:lvlText w:val="-"/>
      <w:lvlJc w:val="left"/>
      <w:pPr>
        <w:ind w:left="720" w:hanging="360"/>
      </w:pPr>
      <w:rPr>
        <w:rFonts w:ascii="Arial Narrow" w:eastAsia="MS Mincho" w:hAnsi="Arial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22"/>
  </w:num>
  <w:num w:numId="4">
    <w:abstractNumId w:val="19"/>
  </w:num>
  <w:num w:numId="5">
    <w:abstractNumId w:val="13"/>
  </w:num>
  <w:num w:numId="6">
    <w:abstractNumId w:val="4"/>
  </w:num>
  <w:num w:numId="7">
    <w:abstractNumId w:val="46"/>
  </w:num>
  <w:num w:numId="8">
    <w:abstractNumId w:val="3"/>
  </w:num>
  <w:num w:numId="9">
    <w:abstractNumId w:val="16"/>
  </w:num>
  <w:num w:numId="10">
    <w:abstractNumId w:val="35"/>
  </w:num>
  <w:num w:numId="11">
    <w:abstractNumId w:val="40"/>
  </w:num>
  <w:num w:numId="12">
    <w:abstractNumId w:val="15"/>
  </w:num>
  <w:num w:numId="13">
    <w:abstractNumId w:val="14"/>
  </w:num>
  <w:num w:numId="14">
    <w:abstractNumId w:val="26"/>
  </w:num>
  <w:num w:numId="15">
    <w:abstractNumId w:val="10"/>
  </w:num>
  <w:num w:numId="16">
    <w:abstractNumId w:val="28"/>
  </w:num>
  <w:num w:numId="17">
    <w:abstractNumId w:val="33"/>
  </w:num>
  <w:num w:numId="18">
    <w:abstractNumId w:val="20"/>
  </w:num>
  <w:num w:numId="19">
    <w:abstractNumId w:val="5"/>
  </w:num>
  <w:num w:numId="20">
    <w:abstractNumId w:val="21"/>
  </w:num>
  <w:num w:numId="21">
    <w:abstractNumId w:val="11"/>
  </w:num>
  <w:num w:numId="22">
    <w:abstractNumId w:val="25"/>
  </w:num>
  <w:num w:numId="23">
    <w:abstractNumId w:val="27"/>
  </w:num>
  <w:num w:numId="24">
    <w:abstractNumId w:val="18"/>
  </w:num>
  <w:num w:numId="25">
    <w:abstractNumId w:val="32"/>
  </w:num>
  <w:num w:numId="26">
    <w:abstractNumId w:val="23"/>
  </w:num>
  <w:num w:numId="27">
    <w:abstractNumId w:val="17"/>
  </w:num>
  <w:num w:numId="28">
    <w:abstractNumId w:val="29"/>
  </w:num>
  <w:num w:numId="29">
    <w:abstractNumId w:val="1"/>
  </w:num>
  <w:num w:numId="30">
    <w:abstractNumId w:val="38"/>
  </w:num>
  <w:num w:numId="31">
    <w:abstractNumId w:val="2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24"/>
  </w:num>
  <w:num w:numId="34">
    <w:abstractNumId w:val="2"/>
  </w:num>
  <w:num w:numId="35">
    <w:abstractNumId w:val="42"/>
  </w:num>
  <w:num w:numId="36">
    <w:abstractNumId w:val="41"/>
  </w:num>
  <w:num w:numId="37">
    <w:abstractNumId w:val="37"/>
  </w:num>
  <w:num w:numId="38">
    <w:abstractNumId w:val="8"/>
  </w:num>
  <w:num w:numId="39">
    <w:abstractNumId w:val="44"/>
  </w:num>
  <w:num w:numId="40">
    <w:abstractNumId w:val="36"/>
  </w:num>
  <w:num w:numId="41">
    <w:abstractNumId w:val="9"/>
  </w:num>
  <w:num w:numId="42">
    <w:abstractNumId w:val="31"/>
  </w:num>
  <w:num w:numId="43">
    <w:abstractNumId w:val="0"/>
  </w:num>
  <w:num w:numId="44">
    <w:abstractNumId w:val="45"/>
  </w:num>
  <w:num w:numId="45">
    <w:abstractNumId w:val="30"/>
  </w:num>
  <w:num w:numId="46">
    <w:abstractNumId w:val="12"/>
  </w:num>
  <w:num w:numId="47">
    <w:abstractNumId w:val="47"/>
  </w:num>
  <w:num w:numId="48">
    <w:abstractNumId w:val="43"/>
  </w:num>
  <w:num w:numId="49">
    <w:abstractNumId w:val="34"/>
  </w:num>
  <w:numIdMacAtCleanup w:val="4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e Grimmond">
    <w15:presenceInfo w15:providerId="Windows Live" w15:userId="87165d966039eb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trackRevisions/>
  <w:defaultTabStop w:val="567"/>
  <w:hyphenationZone w:val="425"/>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5A7"/>
    <w:rsid w:val="000000FD"/>
    <w:rsid w:val="00000854"/>
    <w:rsid w:val="00001D15"/>
    <w:rsid w:val="000021B7"/>
    <w:rsid w:val="00002324"/>
    <w:rsid w:val="00002DE2"/>
    <w:rsid w:val="000031A0"/>
    <w:rsid w:val="0000588E"/>
    <w:rsid w:val="00006927"/>
    <w:rsid w:val="00006B1D"/>
    <w:rsid w:val="0001017D"/>
    <w:rsid w:val="00010E58"/>
    <w:rsid w:val="00012663"/>
    <w:rsid w:val="00012E22"/>
    <w:rsid w:val="000131FC"/>
    <w:rsid w:val="000138F6"/>
    <w:rsid w:val="00013E2A"/>
    <w:rsid w:val="000142EC"/>
    <w:rsid w:val="000142F4"/>
    <w:rsid w:val="00014B2D"/>
    <w:rsid w:val="000152F0"/>
    <w:rsid w:val="00015414"/>
    <w:rsid w:val="00015F1F"/>
    <w:rsid w:val="00020CD8"/>
    <w:rsid w:val="0002181C"/>
    <w:rsid w:val="00021F1C"/>
    <w:rsid w:val="00022D09"/>
    <w:rsid w:val="00026C75"/>
    <w:rsid w:val="00026E72"/>
    <w:rsid w:val="00026E7C"/>
    <w:rsid w:val="00027799"/>
    <w:rsid w:val="000279C0"/>
    <w:rsid w:val="00027EB5"/>
    <w:rsid w:val="0003036D"/>
    <w:rsid w:val="00030C68"/>
    <w:rsid w:val="00031840"/>
    <w:rsid w:val="00031B71"/>
    <w:rsid w:val="00031EF9"/>
    <w:rsid w:val="0003316C"/>
    <w:rsid w:val="00033ED9"/>
    <w:rsid w:val="0003409B"/>
    <w:rsid w:val="0003504B"/>
    <w:rsid w:val="00035B2A"/>
    <w:rsid w:val="0003635E"/>
    <w:rsid w:val="00040E38"/>
    <w:rsid w:val="00041AD8"/>
    <w:rsid w:val="00042444"/>
    <w:rsid w:val="00043EAF"/>
    <w:rsid w:val="0004502A"/>
    <w:rsid w:val="0004617C"/>
    <w:rsid w:val="000506EF"/>
    <w:rsid w:val="00050EFA"/>
    <w:rsid w:val="000516F0"/>
    <w:rsid w:val="00052D9E"/>
    <w:rsid w:val="000530D8"/>
    <w:rsid w:val="000537C6"/>
    <w:rsid w:val="000544CD"/>
    <w:rsid w:val="0005683B"/>
    <w:rsid w:val="00056A3B"/>
    <w:rsid w:val="00056B1E"/>
    <w:rsid w:val="00056BB8"/>
    <w:rsid w:val="00056EEC"/>
    <w:rsid w:val="00057832"/>
    <w:rsid w:val="00061D69"/>
    <w:rsid w:val="00061D75"/>
    <w:rsid w:val="00062D24"/>
    <w:rsid w:val="000642B4"/>
    <w:rsid w:val="00065066"/>
    <w:rsid w:val="00066165"/>
    <w:rsid w:val="000662F5"/>
    <w:rsid w:val="00066818"/>
    <w:rsid w:val="00066915"/>
    <w:rsid w:val="00066EAE"/>
    <w:rsid w:val="0006729D"/>
    <w:rsid w:val="00067DEF"/>
    <w:rsid w:val="000705BA"/>
    <w:rsid w:val="00070822"/>
    <w:rsid w:val="00071BDD"/>
    <w:rsid w:val="00076A23"/>
    <w:rsid w:val="00080E78"/>
    <w:rsid w:val="0008100C"/>
    <w:rsid w:val="00082392"/>
    <w:rsid w:val="00084246"/>
    <w:rsid w:val="00084D4C"/>
    <w:rsid w:val="00086B73"/>
    <w:rsid w:val="000875E7"/>
    <w:rsid w:val="00091A71"/>
    <w:rsid w:val="00092655"/>
    <w:rsid w:val="000929C2"/>
    <w:rsid w:val="0009306E"/>
    <w:rsid w:val="00093387"/>
    <w:rsid w:val="000934DD"/>
    <w:rsid w:val="00093B8A"/>
    <w:rsid w:val="0009746B"/>
    <w:rsid w:val="000A0DEE"/>
    <w:rsid w:val="000A125B"/>
    <w:rsid w:val="000A13A7"/>
    <w:rsid w:val="000A2898"/>
    <w:rsid w:val="000A311A"/>
    <w:rsid w:val="000A3BC1"/>
    <w:rsid w:val="000A3F2D"/>
    <w:rsid w:val="000A4BC3"/>
    <w:rsid w:val="000A5042"/>
    <w:rsid w:val="000A56EF"/>
    <w:rsid w:val="000A6641"/>
    <w:rsid w:val="000A73A9"/>
    <w:rsid w:val="000A767D"/>
    <w:rsid w:val="000A7EF5"/>
    <w:rsid w:val="000B0198"/>
    <w:rsid w:val="000B1174"/>
    <w:rsid w:val="000B1193"/>
    <w:rsid w:val="000B151D"/>
    <w:rsid w:val="000B179E"/>
    <w:rsid w:val="000B4B9E"/>
    <w:rsid w:val="000B4C20"/>
    <w:rsid w:val="000B5D03"/>
    <w:rsid w:val="000B64C0"/>
    <w:rsid w:val="000B749E"/>
    <w:rsid w:val="000B74F7"/>
    <w:rsid w:val="000C0C9F"/>
    <w:rsid w:val="000C15EF"/>
    <w:rsid w:val="000C194F"/>
    <w:rsid w:val="000C33D5"/>
    <w:rsid w:val="000C3476"/>
    <w:rsid w:val="000C41E9"/>
    <w:rsid w:val="000C431A"/>
    <w:rsid w:val="000C5FA8"/>
    <w:rsid w:val="000C6035"/>
    <w:rsid w:val="000C6477"/>
    <w:rsid w:val="000C7013"/>
    <w:rsid w:val="000C73B7"/>
    <w:rsid w:val="000D0DB2"/>
    <w:rsid w:val="000D3AF6"/>
    <w:rsid w:val="000D46A0"/>
    <w:rsid w:val="000D4DC6"/>
    <w:rsid w:val="000D67BA"/>
    <w:rsid w:val="000D6817"/>
    <w:rsid w:val="000D6DC6"/>
    <w:rsid w:val="000E070D"/>
    <w:rsid w:val="000E07FB"/>
    <w:rsid w:val="000E12C5"/>
    <w:rsid w:val="000E14C9"/>
    <w:rsid w:val="000E1AA2"/>
    <w:rsid w:val="000E1C36"/>
    <w:rsid w:val="000E2578"/>
    <w:rsid w:val="000E4C44"/>
    <w:rsid w:val="000E549F"/>
    <w:rsid w:val="000E6073"/>
    <w:rsid w:val="000E7B5D"/>
    <w:rsid w:val="000F0117"/>
    <w:rsid w:val="000F04C2"/>
    <w:rsid w:val="000F1401"/>
    <w:rsid w:val="000F3AFA"/>
    <w:rsid w:val="000F3BF9"/>
    <w:rsid w:val="000F4C09"/>
    <w:rsid w:val="000F4DAE"/>
    <w:rsid w:val="000F528F"/>
    <w:rsid w:val="000F56A2"/>
    <w:rsid w:val="000F7025"/>
    <w:rsid w:val="000F79D7"/>
    <w:rsid w:val="000F7B27"/>
    <w:rsid w:val="00101077"/>
    <w:rsid w:val="0010133B"/>
    <w:rsid w:val="0010276E"/>
    <w:rsid w:val="001032B5"/>
    <w:rsid w:val="00103401"/>
    <w:rsid w:val="00103F7A"/>
    <w:rsid w:val="00105A3C"/>
    <w:rsid w:val="00106AB1"/>
    <w:rsid w:val="001071C7"/>
    <w:rsid w:val="00107271"/>
    <w:rsid w:val="00110B47"/>
    <w:rsid w:val="00114871"/>
    <w:rsid w:val="00114FB3"/>
    <w:rsid w:val="0011536C"/>
    <w:rsid w:val="0011610B"/>
    <w:rsid w:val="00116A82"/>
    <w:rsid w:val="00116B0F"/>
    <w:rsid w:val="00117744"/>
    <w:rsid w:val="00117CA4"/>
    <w:rsid w:val="0012128D"/>
    <w:rsid w:val="00121339"/>
    <w:rsid w:val="00122AF9"/>
    <w:rsid w:val="00122DBB"/>
    <w:rsid w:val="00124A6C"/>
    <w:rsid w:val="00125551"/>
    <w:rsid w:val="00125BD0"/>
    <w:rsid w:val="00126FCD"/>
    <w:rsid w:val="00127CFA"/>
    <w:rsid w:val="001300B9"/>
    <w:rsid w:val="00130208"/>
    <w:rsid w:val="00130F4D"/>
    <w:rsid w:val="00133900"/>
    <w:rsid w:val="001341C3"/>
    <w:rsid w:val="00135AE5"/>
    <w:rsid w:val="001362FB"/>
    <w:rsid w:val="00136DB7"/>
    <w:rsid w:val="0013744A"/>
    <w:rsid w:val="00140EE3"/>
    <w:rsid w:val="001412D4"/>
    <w:rsid w:val="00143B2B"/>
    <w:rsid w:val="00147EF4"/>
    <w:rsid w:val="00150965"/>
    <w:rsid w:val="00150C3C"/>
    <w:rsid w:val="00150C6E"/>
    <w:rsid w:val="00150CD1"/>
    <w:rsid w:val="0015218D"/>
    <w:rsid w:val="00153877"/>
    <w:rsid w:val="00153A19"/>
    <w:rsid w:val="00153C6D"/>
    <w:rsid w:val="00156238"/>
    <w:rsid w:val="00156615"/>
    <w:rsid w:val="00156F33"/>
    <w:rsid w:val="001603A6"/>
    <w:rsid w:val="00160A45"/>
    <w:rsid w:val="00161670"/>
    <w:rsid w:val="00161CBD"/>
    <w:rsid w:val="00162D79"/>
    <w:rsid w:val="00162F1D"/>
    <w:rsid w:val="00166129"/>
    <w:rsid w:val="00166454"/>
    <w:rsid w:val="0016674F"/>
    <w:rsid w:val="001702D5"/>
    <w:rsid w:val="00171CA7"/>
    <w:rsid w:val="001724DD"/>
    <w:rsid w:val="001737D0"/>
    <w:rsid w:val="0017599E"/>
    <w:rsid w:val="00176F3C"/>
    <w:rsid w:val="00177DCD"/>
    <w:rsid w:val="00177F8F"/>
    <w:rsid w:val="001809EA"/>
    <w:rsid w:val="001817EF"/>
    <w:rsid w:val="0018192C"/>
    <w:rsid w:val="0018280F"/>
    <w:rsid w:val="00182DE4"/>
    <w:rsid w:val="00183888"/>
    <w:rsid w:val="00184002"/>
    <w:rsid w:val="001908B0"/>
    <w:rsid w:val="001917A5"/>
    <w:rsid w:val="001919AC"/>
    <w:rsid w:val="00192DAC"/>
    <w:rsid w:val="00192FEA"/>
    <w:rsid w:val="00193850"/>
    <w:rsid w:val="00195272"/>
    <w:rsid w:val="0019531F"/>
    <w:rsid w:val="00195712"/>
    <w:rsid w:val="001971E0"/>
    <w:rsid w:val="00197980"/>
    <w:rsid w:val="001A1B3F"/>
    <w:rsid w:val="001A215E"/>
    <w:rsid w:val="001A2AAF"/>
    <w:rsid w:val="001A35AA"/>
    <w:rsid w:val="001A4356"/>
    <w:rsid w:val="001A66A3"/>
    <w:rsid w:val="001A70B1"/>
    <w:rsid w:val="001A7760"/>
    <w:rsid w:val="001B51B8"/>
    <w:rsid w:val="001B668D"/>
    <w:rsid w:val="001C0940"/>
    <w:rsid w:val="001C0D35"/>
    <w:rsid w:val="001C16AC"/>
    <w:rsid w:val="001C408F"/>
    <w:rsid w:val="001C49B8"/>
    <w:rsid w:val="001C53F7"/>
    <w:rsid w:val="001C5944"/>
    <w:rsid w:val="001C650F"/>
    <w:rsid w:val="001C7178"/>
    <w:rsid w:val="001C777D"/>
    <w:rsid w:val="001D1E4D"/>
    <w:rsid w:val="001D4555"/>
    <w:rsid w:val="001D4B1F"/>
    <w:rsid w:val="001D5C0F"/>
    <w:rsid w:val="001D5D47"/>
    <w:rsid w:val="001D758D"/>
    <w:rsid w:val="001E115A"/>
    <w:rsid w:val="001E12A2"/>
    <w:rsid w:val="001E175E"/>
    <w:rsid w:val="001E1822"/>
    <w:rsid w:val="001E371E"/>
    <w:rsid w:val="001E4FE1"/>
    <w:rsid w:val="001E54EB"/>
    <w:rsid w:val="001E587D"/>
    <w:rsid w:val="001E6F98"/>
    <w:rsid w:val="001E7EA3"/>
    <w:rsid w:val="001F0A98"/>
    <w:rsid w:val="001F16EC"/>
    <w:rsid w:val="001F1D8B"/>
    <w:rsid w:val="001F2B35"/>
    <w:rsid w:val="001F2DA7"/>
    <w:rsid w:val="001F4373"/>
    <w:rsid w:val="001F44ED"/>
    <w:rsid w:val="001F4CBB"/>
    <w:rsid w:val="001F641D"/>
    <w:rsid w:val="001F7391"/>
    <w:rsid w:val="001F7615"/>
    <w:rsid w:val="00200698"/>
    <w:rsid w:val="00200AB0"/>
    <w:rsid w:val="00201ADE"/>
    <w:rsid w:val="00201B12"/>
    <w:rsid w:val="002023BF"/>
    <w:rsid w:val="00202A73"/>
    <w:rsid w:val="00202CFA"/>
    <w:rsid w:val="00203056"/>
    <w:rsid w:val="00203E48"/>
    <w:rsid w:val="00204081"/>
    <w:rsid w:val="00204BEA"/>
    <w:rsid w:val="00204C2D"/>
    <w:rsid w:val="00205836"/>
    <w:rsid w:val="00205EAF"/>
    <w:rsid w:val="002062E7"/>
    <w:rsid w:val="002066F9"/>
    <w:rsid w:val="002079C0"/>
    <w:rsid w:val="00210024"/>
    <w:rsid w:val="002110AF"/>
    <w:rsid w:val="00211575"/>
    <w:rsid w:val="00211A48"/>
    <w:rsid w:val="00211F2C"/>
    <w:rsid w:val="00212690"/>
    <w:rsid w:val="002135CA"/>
    <w:rsid w:val="0021366B"/>
    <w:rsid w:val="00213EE4"/>
    <w:rsid w:val="00215C74"/>
    <w:rsid w:val="002167D6"/>
    <w:rsid w:val="00217425"/>
    <w:rsid w:val="00220307"/>
    <w:rsid w:val="00220EA7"/>
    <w:rsid w:val="002215F0"/>
    <w:rsid w:val="00223353"/>
    <w:rsid w:val="002249A7"/>
    <w:rsid w:val="00224DCE"/>
    <w:rsid w:val="002252BF"/>
    <w:rsid w:val="002258FC"/>
    <w:rsid w:val="0022609E"/>
    <w:rsid w:val="002265E0"/>
    <w:rsid w:val="0022670D"/>
    <w:rsid w:val="002268E9"/>
    <w:rsid w:val="002301C8"/>
    <w:rsid w:val="002336F0"/>
    <w:rsid w:val="00234D9A"/>
    <w:rsid w:val="00236007"/>
    <w:rsid w:val="00236D56"/>
    <w:rsid w:val="002372B4"/>
    <w:rsid w:val="00237E8B"/>
    <w:rsid w:val="00240A5B"/>
    <w:rsid w:val="00240B5F"/>
    <w:rsid w:val="0024102B"/>
    <w:rsid w:val="002439F3"/>
    <w:rsid w:val="00244736"/>
    <w:rsid w:val="00245D4C"/>
    <w:rsid w:val="00246E40"/>
    <w:rsid w:val="0024748B"/>
    <w:rsid w:val="00250031"/>
    <w:rsid w:val="002502F1"/>
    <w:rsid w:val="0025032E"/>
    <w:rsid w:val="0025082A"/>
    <w:rsid w:val="002518BE"/>
    <w:rsid w:val="00251FB3"/>
    <w:rsid w:val="002527B5"/>
    <w:rsid w:val="00252C1B"/>
    <w:rsid w:val="00253B20"/>
    <w:rsid w:val="00253D2A"/>
    <w:rsid w:val="0025570C"/>
    <w:rsid w:val="00255A9F"/>
    <w:rsid w:val="00255CAA"/>
    <w:rsid w:val="00257ADD"/>
    <w:rsid w:val="002601E4"/>
    <w:rsid w:val="0026091D"/>
    <w:rsid w:val="00260B62"/>
    <w:rsid w:val="002614DF"/>
    <w:rsid w:val="00261C8E"/>
    <w:rsid w:val="00262F33"/>
    <w:rsid w:val="00263AC1"/>
    <w:rsid w:val="00263C3D"/>
    <w:rsid w:val="00264063"/>
    <w:rsid w:val="002645E3"/>
    <w:rsid w:val="002647D3"/>
    <w:rsid w:val="00264CFC"/>
    <w:rsid w:val="00264CFE"/>
    <w:rsid w:val="00265DBA"/>
    <w:rsid w:val="00266041"/>
    <w:rsid w:val="00266EAF"/>
    <w:rsid w:val="00267206"/>
    <w:rsid w:val="0026736C"/>
    <w:rsid w:val="00271325"/>
    <w:rsid w:val="002720F7"/>
    <w:rsid w:val="002735D5"/>
    <w:rsid w:val="00273F06"/>
    <w:rsid w:val="002755CC"/>
    <w:rsid w:val="00275878"/>
    <w:rsid w:val="00277AB9"/>
    <w:rsid w:val="00277DE8"/>
    <w:rsid w:val="00277FBB"/>
    <w:rsid w:val="00281B51"/>
    <w:rsid w:val="00282BC2"/>
    <w:rsid w:val="00284088"/>
    <w:rsid w:val="0028500B"/>
    <w:rsid w:val="002853FF"/>
    <w:rsid w:val="00285FAA"/>
    <w:rsid w:val="002866F6"/>
    <w:rsid w:val="0028682C"/>
    <w:rsid w:val="00286BC3"/>
    <w:rsid w:val="00286C2E"/>
    <w:rsid w:val="00286D1D"/>
    <w:rsid w:val="00287BDB"/>
    <w:rsid w:val="00290F83"/>
    <w:rsid w:val="00291668"/>
    <w:rsid w:val="0029328B"/>
    <w:rsid w:val="00293672"/>
    <w:rsid w:val="00293DAF"/>
    <w:rsid w:val="00294C8A"/>
    <w:rsid w:val="0029515A"/>
    <w:rsid w:val="002954E0"/>
    <w:rsid w:val="002968F4"/>
    <w:rsid w:val="00296BE5"/>
    <w:rsid w:val="00297795"/>
    <w:rsid w:val="00297FF9"/>
    <w:rsid w:val="002A1B95"/>
    <w:rsid w:val="002A2313"/>
    <w:rsid w:val="002A3C05"/>
    <w:rsid w:val="002A4DEA"/>
    <w:rsid w:val="002A4F27"/>
    <w:rsid w:val="002A55A6"/>
    <w:rsid w:val="002A7859"/>
    <w:rsid w:val="002B27F5"/>
    <w:rsid w:val="002B3356"/>
    <w:rsid w:val="002B39CC"/>
    <w:rsid w:val="002B3D57"/>
    <w:rsid w:val="002B43D4"/>
    <w:rsid w:val="002B53B9"/>
    <w:rsid w:val="002B5534"/>
    <w:rsid w:val="002B659A"/>
    <w:rsid w:val="002B7570"/>
    <w:rsid w:val="002C2711"/>
    <w:rsid w:val="002C2842"/>
    <w:rsid w:val="002C2B61"/>
    <w:rsid w:val="002C4667"/>
    <w:rsid w:val="002C50E5"/>
    <w:rsid w:val="002C5681"/>
    <w:rsid w:val="002D0E75"/>
    <w:rsid w:val="002D15A8"/>
    <w:rsid w:val="002D1784"/>
    <w:rsid w:val="002D1D38"/>
    <w:rsid w:val="002D2C62"/>
    <w:rsid w:val="002D3DF3"/>
    <w:rsid w:val="002D507C"/>
    <w:rsid w:val="002D5144"/>
    <w:rsid w:val="002D5588"/>
    <w:rsid w:val="002D6866"/>
    <w:rsid w:val="002D7942"/>
    <w:rsid w:val="002D7F70"/>
    <w:rsid w:val="002E0074"/>
    <w:rsid w:val="002E0125"/>
    <w:rsid w:val="002E06B0"/>
    <w:rsid w:val="002E087E"/>
    <w:rsid w:val="002E0B2B"/>
    <w:rsid w:val="002E141A"/>
    <w:rsid w:val="002E1CF6"/>
    <w:rsid w:val="002E30B9"/>
    <w:rsid w:val="002E3639"/>
    <w:rsid w:val="002E4381"/>
    <w:rsid w:val="002E4909"/>
    <w:rsid w:val="002E5CFD"/>
    <w:rsid w:val="002E618C"/>
    <w:rsid w:val="002F0337"/>
    <w:rsid w:val="002F071F"/>
    <w:rsid w:val="002F0A85"/>
    <w:rsid w:val="002F0A8F"/>
    <w:rsid w:val="002F1E2B"/>
    <w:rsid w:val="002F2AC1"/>
    <w:rsid w:val="002F35B3"/>
    <w:rsid w:val="002F54AD"/>
    <w:rsid w:val="002F560E"/>
    <w:rsid w:val="002F58F5"/>
    <w:rsid w:val="002F6E02"/>
    <w:rsid w:val="00300B05"/>
    <w:rsid w:val="00301947"/>
    <w:rsid w:val="00301F67"/>
    <w:rsid w:val="003020E7"/>
    <w:rsid w:val="00302813"/>
    <w:rsid w:val="00302E42"/>
    <w:rsid w:val="00303A94"/>
    <w:rsid w:val="00304304"/>
    <w:rsid w:val="00304F0C"/>
    <w:rsid w:val="003051C5"/>
    <w:rsid w:val="003051DA"/>
    <w:rsid w:val="00305978"/>
    <w:rsid w:val="00305C45"/>
    <w:rsid w:val="003066A6"/>
    <w:rsid w:val="0031000D"/>
    <w:rsid w:val="0031007E"/>
    <w:rsid w:val="003101A9"/>
    <w:rsid w:val="00310960"/>
    <w:rsid w:val="00310C51"/>
    <w:rsid w:val="00312CB3"/>
    <w:rsid w:val="003146C3"/>
    <w:rsid w:val="00314ED1"/>
    <w:rsid w:val="00317174"/>
    <w:rsid w:val="00317EE4"/>
    <w:rsid w:val="00320C0D"/>
    <w:rsid w:val="0032128A"/>
    <w:rsid w:val="00321AC6"/>
    <w:rsid w:val="0032261E"/>
    <w:rsid w:val="003229DA"/>
    <w:rsid w:val="003262B6"/>
    <w:rsid w:val="003267B0"/>
    <w:rsid w:val="0032727D"/>
    <w:rsid w:val="00327596"/>
    <w:rsid w:val="00327C32"/>
    <w:rsid w:val="00331730"/>
    <w:rsid w:val="00332FF4"/>
    <w:rsid w:val="00333319"/>
    <w:rsid w:val="003348D0"/>
    <w:rsid w:val="00335178"/>
    <w:rsid w:val="003360C6"/>
    <w:rsid w:val="0033614E"/>
    <w:rsid w:val="00337E76"/>
    <w:rsid w:val="003412BB"/>
    <w:rsid w:val="00341CEF"/>
    <w:rsid w:val="003432B1"/>
    <w:rsid w:val="00343313"/>
    <w:rsid w:val="003448FB"/>
    <w:rsid w:val="00344C1C"/>
    <w:rsid w:val="0034504B"/>
    <w:rsid w:val="00346777"/>
    <w:rsid w:val="00346E48"/>
    <w:rsid w:val="0034722B"/>
    <w:rsid w:val="00347445"/>
    <w:rsid w:val="0035097C"/>
    <w:rsid w:val="00350B03"/>
    <w:rsid w:val="0035174E"/>
    <w:rsid w:val="00352667"/>
    <w:rsid w:val="003529B2"/>
    <w:rsid w:val="00352C4B"/>
    <w:rsid w:val="0035349C"/>
    <w:rsid w:val="003545E5"/>
    <w:rsid w:val="0035471C"/>
    <w:rsid w:val="00354A1C"/>
    <w:rsid w:val="0035573A"/>
    <w:rsid w:val="00355C32"/>
    <w:rsid w:val="00355E62"/>
    <w:rsid w:val="0035616B"/>
    <w:rsid w:val="0035647A"/>
    <w:rsid w:val="00357AA8"/>
    <w:rsid w:val="00357BAB"/>
    <w:rsid w:val="0036030E"/>
    <w:rsid w:val="00360F6F"/>
    <w:rsid w:val="003625F9"/>
    <w:rsid w:val="00362611"/>
    <w:rsid w:val="00362CB3"/>
    <w:rsid w:val="00362F11"/>
    <w:rsid w:val="003630C3"/>
    <w:rsid w:val="00363676"/>
    <w:rsid w:val="00363DF5"/>
    <w:rsid w:val="003642A1"/>
    <w:rsid w:val="00364E6B"/>
    <w:rsid w:val="0036550B"/>
    <w:rsid w:val="0036687C"/>
    <w:rsid w:val="00366EDA"/>
    <w:rsid w:val="00367047"/>
    <w:rsid w:val="00367DB6"/>
    <w:rsid w:val="003714FB"/>
    <w:rsid w:val="00371B52"/>
    <w:rsid w:val="003731CD"/>
    <w:rsid w:val="00373EBB"/>
    <w:rsid w:val="0037521A"/>
    <w:rsid w:val="0037556B"/>
    <w:rsid w:val="00376DE5"/>
    <w:rsid w:val="003771C4"/>
    <w:rsid w:val="0037782D"/>
    <w:rsid w:val="00377AEE"/>
    <w:rsid w:val="00380206"/>
    <w:rsid w:val="00380A17"/>
    <w:rsid w:val="00380C68"/>
    <w:rsid w:val="00381040"/>
    <w:rsid w:val="003811FB"/>
    <w:rsid w:val="003823B1"/>
    <w:rsid w:val="00382573"/>
    <w:rsid w:val="003840DB"/>
    <w:rsid w:val="00384BD1"/>
    <w:rsid w:val="003868E1"/>
    <w:rsid w:val="00387297"/>
    <w:rsid w:val="003873B8"/>
    <w:rsid w:val="00387DF6"/>
    <w:rsid w:val="00391274"/>
    <w:rsid w:val="00391328"/>
    <w:rsid w:val="00392176"/>
    <w:rsid w:val="00392D33"/>
    <w:rsid w:val="00394076"/>
    <w:rsid w:val="00394EF3"/>
    <w:rsid w:val="00395203"/>
    <w:rsid w:val="003963EF"/>
    <w:rsid w:val="00396EFE"/>
    <w:rsid w:val="00396F39"/>
    <w:rsid w:val="003976EC"/>
    <w:rsid w:val="00397D62"/>
    <w:rsid w:val="003A0EA2"/>
    <w:rsid w:val="003A118B"/>
    <w:rsid w:val="003A12B1"/>
    <w:rsid w:val="003A2068"/>
    <w:rsid w:val="003A3606"/>
    <w:rsid w:val="003A3F51"/>
    <w:rsid w:val="003A5999"/>
    <w:rsid w:val="003A5D47"/>
    <w:rsid w:val="003A6601"/>
    <w:rsid w:val="003A78A1"/>
    <w:rsid w:val="003A7EDC"/>
    <w:rsid w:val="003B0272"/>
    <w:rsid w:val="003B1104"/>
    <w:rsid w:val="003B1A46"/>
    <w:rsid w:val="003B3373"/>
    <w:rsid w:val="003B386D"/>
    <w:rsid w:val="003B4393"/>
    <w:rsid w:val="003B4C9C"/>
    <w:rsid w:val="003B51CE"/>
    <w:rsid w:val="003B54C2"/>
    <w:rsid w:val="003B5C79"/>
    <w:rsid w:val="003B6C0A"/>
    <w:rsid w:val="003C0606"/>
    <w:rsid w:val="003C08D4"/>
    <w:rsid w:val="003C1395"/>
    <w:rsid w:val="003C2A68"/>
    <w:rsid w:val="003C4EF8"/>
    <w:rsid w:val="003C5515"/>
    <w:rsid w:val="003C56DE"/>
    <w:rsid w:val="003C6298"/>
    <w:rsid w:val="003C6824"/>
    <w:rsid w:val="003C6D95"/>
    <w:rsid w:val="003C7335"/>
    <w:rsid w:val="003D01B7"/>
    <w:rsid w:val="003D2EDE"/>
    <w:rsid w:val="003D4BF5"/>
    <w:rsid w:val="003D5E03"/>
    <w:rsid w:val="003D63FF"/>
    <w:rsid w:val="003D6CD4"/>
    <w:rsid w:val="003E1052"/>
    <w:rsid w:val="003E1E06"/>
    <w:rsid w:val="003E1F9A"/>
    <w:rsid w:val="003E2B36"/>
    <w:rsid w:val="003E2BF1"/>
    <w:rsid w:val="003E2C89"/>
    <w:rsid w:val="003E66C9"/>
    <w:rsid w:val="003E6C90"/>
    <w:rsid w:val="003E6ED4"/>
    <w:rsid w:val="003E6FD2"/>
    <w:rsid w:val="003E7111"/>
    <w:rsid w:val="003E7CCC"/>
    <w:rsid w:val="003F09E3"/>
    <w:rsid w:val="003F16C3"/>
    <w:rsid w:val="003F303B"/>
    <w:rsid w:val="003F3107"/>
    <w:rsid w:val="003F44D1"/>
    <w:rsid w:val="003F555C"/>
    <w:rsid w:val="003F58B2"/>
    <w:rsid w:val="00400E38"/>
    <w:rsid w:val="00401853"/>
    <w:rsid w:val="00401F05"/>
    <w:rsid w:val="004033E8"/>
    <w:rsid w:val="00403C9A"/>
    <w:rsid w:val="00403ECC"/>
    <w:rsid w:val="00405BBD"/>
    <w:rsid w:val="004074A0"/>
    <w:rsid w:val="004102CC"/>
    <w:rsid w:val="004110FD"/>
    <w:rsid w:val="00411858"/>
    <w:rsid w:val="00411C8A"/>
    <w:rsid w:val="00413121"/>
    <w:rsid w:val="00413207"/>
    <w:rsid w:val="004144C4"/>
    <w:rsid w:val="004153DC"/>
    <w:rsid w:val="004159F1"/>
    <w:rsid w:val="004169A1"/>
    <w:rsid w:val="00420B13"/>
    <w:rsid w:val="00420B99"/>
    <w:rsid w:val="00422064"/>
    <w:rsid w:val="00422DB4"/>
    <w:rsid w:val="00422FE8"/>
    <w:rsid w:val="004234DE"/>
    <w:rsid w:val="00425091"/>
    <w:rsid w:val="00425595"/>
    <w:rsid w:val="0042656B"/>
    <w:rsid w:val="00427084"/>
    <w:rsid w:val="004276ED"/>
    <w:rsid w:val="004278B3"/>
    <w:rsid w:val="00427FD3"/>
    <w:rsid w:val="004300B4"/>
    <w:rsid w:val="004306AF"/>
    <w:rsid w:val="00430B8E"/>
    <w:rsid w:val="00432021"/>
    <w:rsid w:val="004345B9"/>
    <w:rsid w:val="0043476D"/>
    <w:rsid w:val="00435557"/>
    <w:rsid w:val="00435FFC"/>
    <w:rsid w:val="0043684E"/>
    <w:rsid w:val="00437B3B"/>
    <w:rsid w:val="00440A2E"/>
    <w:rsid w:val="0044132C"/>
    <w:rsid w:val="00441C68"/>
    <w:rsid w:val="00441E13"/>
    <w:rsid w:val="004430F3"/>
    <w:rsid w:val="004433C2"/>
    <w:rsid w:val="00443F42"/>
    <w:rsid w:val="00444237"/>
    <w:rsid w:val="00444F8C"/>
    <w:rsid w:val="00445CB6"/>
    <w:rsid w:val="004461E9"/>
    <w:rsid w:val="004467BB"/>
    <w:rsid w:val="00446A91"/>
    <w:rsid w:val="004472D8"/>
    <w:rsid w:val="00450859"/>
    <w:rsid w:val="00450C7E"/>
    <w:rsid w:val="00451043"/>
    <w:rsid w:val="0045110E"/>
    <w:rsid w:val="004526FF"/>
    <w:rsid w:val="00452915"/>
    <w:rsid w:val="0045343A"/>
    <w:rsid w:val="0045362D"/>
    <w:rsid w:val="00456835"/>
    <w:rsid w:val="00456C2B"/>
    <w:rsid w:val="0045708C"/>
    <w:rsid w:val="004576CD"/>
    <w:rsid w:val="004577F9"/>
    <w:rsid w:val="00457C09"/>
    <w:rsid w:val="00457DF1"/>
    <w:rsid w:val="004605DC"/>
    <w:rsid w:val="00460F85"/>
    <w:rsid w:val="00461382"/>
    <w:rsid w:val="00462927"/>
    <w:rsid w:val="0046461F"/>
    <w:rsid w:val="00464F6E"/>
    <w:rsid w:val="00465DB4"/>
    <w:rsid w:val="00465EA3"/>
    <w:rsid w:val="004663C2"/>
    <w:rsid w:val="0046685C"/>
    <w:rsid w:val="004668AF"/>
    <w:rsid w:val="00466E17"/>
    <w:rsid w:val="00472315"/>
    <w:rsid w:val="00472D89"/>
    <w:rsid w:val="004730EC"/>
    <w:rsid w:val="004739AF"/>
    <w:rsid w:val="004749A5"/>
    <w:rsid w:val="0047599B"/>
    <w:rsid w:val="00476BC7"/>
    <w:rsid w:val="0048004C"/>
    <w:rsid w:val="00481251"/>
    <w:rsid w:val="00481425"/>
    <w:rsid w:val="0048246C"/>
    <w:rsid w:val="00483645"/>
    <w:rsid w:val="00483B98"/>
    <w:rsid w:val="00485F3D"/>
    <w:rsid w:val="00486791"/>
    <w:rsid w:val="0048687F"/>
    <w:rsid w:val="00486DA5"/>
    <w:rsid w:val="0049056B"/>
    <w:rsid w:val="0049164C"/>
    <w:rsid w:val="00491858"/>
    <w:rsid w:val="00492046"/>
    <w:rsid w:val="00492831"/>
    <w:rsid w:val="00493BB6"/>
    <w:rsid w:val="00494115"/>
    <w:rsid w:val="0049476A"/>
    <w:rsid w:val="004A0683"/>
    <w:rsid w:val="004A0D0D"/>
    <w:rsid w:val="004A24A7"/>
    <w:rsid w:val="004A4C30"/>
    <w:rsid w:val="004A5885"/>
    <w:rsid w:val="004A5D73"/>
    <w:rsid w:val="004A60ED"/>
    <w:rsid w:val="004A68A1"/>
    <w:rsid w:val="004A700B"/>
    <w:rsid w:val="004B011B"/>
    <w:rsid w:val="004B0918"/>
    <w:rsid w:val="004B1E91"/>
    <w:rsid w:val="004B2043"/>
    <w:rsid w:val="004B31EB"/>
    <w:rsid w:val="004B4D5D"/>
    <w:rsid w:val="004B6002"/>
    <w:rsid w:val="004B6A5E"/>
    <w:rsid w:val="004B6E2C"/>
    <w:rsid w:val="004B6ECD"/>
    <w:rsid w:val="004B6F9C"/>
    <w:rsid w:val="004B72E4"/>
    <w:rsid w:val="004B7691"/>
    <w:rsid w:val="004B7CA4"/>
    <w:rsid w:val="004C17D9"/>
    <w:rsid w:val="004C18A7"/>
    <w:rsid w:val="004C1D87"/>
    <w:rsid w:val="004C28C4"/>
    <w:rsid w:val="004C2B41"/>
    <w:rsid w:val="004C33D2"/>
    <w:rsid w:val="004C385B"/>
    <w:rsid w:val="004C40E3"/>
    <w:rsid w:val="004C4811"/>
    <w:rsid w:val="004C4A23"/>
    <w:rsid w:val="004C58A6"/>
    <w:rsid w:val="004C7A2A"/>
    <w:rsid w:val="004D19D7"/>
    <w:rsid w:val="004D2E89"/>
    <w:rsid w:val="004D37C5"/>
    <w:rsid w:val="004D3848"/>
    <w:rsid w:val="004D3D70"/>
    <w:rsid w:val="004D3EAF"/>
    <w:rsid w:val="004D467C"/>
    <w:rsid w:val="004D5318"/>
    <w:rsid w:val="004D53CF"/>
    <w:rsid w:val="004D5825"/>
    <w:rsid w:val="004D6331"/>
    <w:rsid w:val="004D6C93"/>
    <w:rsid w:val="004E2A04"/>
    <w:rsid w:val="004E393E"/>
    <w:rsid w:val="004E4390"/>
    <w:rsid w:val="004E4FB0"/>
    <w:rsid w:val="004E692C"/>
    <w:rsid w:val="004E6D64"/>
    <w:rsid w:val="004F0063"/>
    <w:rsid w:val="004F114A"/>
    <w:rsid w:val="004F15E8"/>
    <w:rsid w:val="004F2028"/>
    <w:rsid w:val="004F2293"/>
    <w:rsid w:val="004F28F4"/>
    <w:rsid w:val="004F3B07"/>
    <w:rsid w:val="004F491F"/>
    <w:rsid w:val="004F7427"/>
    <w:rsid w:val="004F7B3D"/>
    <w:rsid w:val="005005FD"/>
    <w:rsid w:val="00502EAD"/>
    <w:rsid w:val="005049A2"/>
    <w:rsid w:val="00504E92"/>
    <w:rsid w:val="00504F8F"/>
    <w:rsid w:val="00504FB5"/>
    <w:rsid w:val="00505D9F"/>
    <w:rsid w:val="00506B70"/>
    <w:rsid w:val="00506FA1"/>
    <w:rsid w:val="005108FF"/>
    <w:rsid w:val="00511DD5"/>
    <w:rsid w:val="00511FEB"/>
    <w:rsid w:val="005120AA"/>
    <w:rsid w:val="005127CA"/>
    <w:rsid w:val="00512AA5"/>
    <w:rsid w:val="005135CA"/>
    <w:rsid w:val="00513C3D"/>
    <w:rsid w:val="00514D79"/>
    <w:rsid w:val="00514E61"/>
    <w:rsid w:val="00515236"/>
    <w:rsid w:val="00515358"/>
    <w:rsid w:val="00515891"/>
    <w:rsid w:val="0052024B"/>
    <w:rsid w:val="00521328"/>
    <w:rsid w:val="005234E3"/>
    <w:rsid w:val="005246C0"/>
    <w:rsid w:val="00525674"/>
    <w:rsid w:val="00526AE8"/>
    <w:rsid w:val="005274EB"/>
    <w:rsid w:val="00527CE0"/>
    <w:rsid w:val="00527E0F"/>
    <w:rsid w:val="00530486"/>
    <w:rsid w:val="005310FD"/>
    <w:rsid w:val="00534A7C"/>
    <w:rsid w:val="005351A6"/>
    <w:rsid w:val="005353A5"/>
    <w:rsid w:val="005356A0"/>
    <w:rsid w:val="00537B23"/>
    <w:rsid w:val="00541F7E"/>
    <w:rsid w:val="0054285B"/>
    <w:rsid w:val="0054354B"/>
    <w:rsid w:val="005449E3"/>
    <w:rsid w:val="00545AEC"/>
    <w:rsid w:val="005462F6"/>
    <w:rsid w:val="005468B8"/>
    <w:rsid w:val="005469F8"/>
    <w:rsid w:val="00550894"/>
    <w:rsid w:val="00551383"/>
    <w:rsid w:val="0055211F"/>
    <w:rsid w:val="005531FC"/>
    <w:rsid w:val="005535DD"/>
    <w:rsid w:val="00553A6C"/>
    <w:rsid w:val="0055490D"/>
    <w:rsid w:val="00556D98"/>
    <w:rsid w:val="005605E7"/>
    <w:rsid w:val="00560ED9"/>
    <w:rsid w:val="005626DF"/>
    <w:rsid w:val="00562854"/>
    <w:rsid w:val="0056338B"/>
    <w:rsid w:val="005633AF"/>
    <w:rsid w:val="00564695"/>
    <w:rsid w:val="005650E1"/>
    <w:rsid w:val="005663BC"/>
    <w:rsid w:val="005666B3"/>
    <w:rsid w:val="00566A6C"/>
    <w:rsid w:val="0056791A"/>
    <w:rsid w:val="00572298"/>
    <w:rsid w:val="00577152"/>
    <w:rsid w:val="005820A3"/>
    <w:rsid w:val="00582C82"/>
    <w:rsid w:val="00582F9F"/>
    <w:rsid w:val="005831DF"/>
    <w:rsid w:val="00583CBD"/>
    <w:rsid w:val="00584A91"/>
    <w:rsid w:val="00586F31"/>
    <w:rsid w:val="00591447"/>
    <w:rsid w:val="00591C12"/>
    <w:rsid w:val="00591E06"/>
    <w:rsid w:val="00593175"/>
    <w:rsid w:val="00593898"/>
    <w:rsid w:val="00595744"/>
    <w:rsid w:val="00595C21"/>
    <w:rsid w:val="005A0310"/>
    <w:rsid w:val="005A1A45"/>
    <w:rsid w:val="005A2269"/>
    <w:rsid w:val="005A2AAF"/>
    <w:rsid w:val="005A56DC"/>
    <w:rsid w:val="005A68CB"/>
    <w:rsid w:val="005B095C"/>
    <w:rsid w:val="005B23FC"/>
    <w:rsid w:val="005B287F"/>
    <w:rsid w:val="005B2FE0"/>
    <w:rsid w:val="005B33D3"/>
    <w:rsid w:val="005B3486"/>
    <w:rsid w:val="005B4AC0"/>
    <w:rsid w:val="005B6C97"/>
    <w:rsid w:val="005B7333"/>
    <w:rsid w:val="005B734E"/>
    <w:rsid w:val="005B7A55"/>
    <w:rsid w:val="005C2366"/>
    <w:rsid w:val="005C29E4"/>
    <w:rsid w:val="005C2B60"/>
    <w:rsid w:val="005C2E52"/>
    <w:rsid w:val="005C3656"/>
    <w:rsid w:val="005C4177"/>
    <w:rsid w:val="005C4773"/>
    <w:rsid w:val="005C4C82"/>
    <w:rsid w:val="005C59DF"/>
    <w:rsid w:val="005C60F5"/>
    <w:rsid w:val="005C6301"/>
    <w:rsid w:val="005C69F5"/>
    <w:rsid w:val="005C7C43"/>
    <w:rsid w:val="005D020A"/>
    <w:rsid w:val="005D02E9"/>
    <w:rsid w:val="005D0946"/>
    <w:rsid w:val="005D10C7"/>
    <w:rsid w:val="005D1EF2"/>
    <w:rsid w:val="005D3134"/>
    <w:rsid w:val="005D31CB"/>
    <w:rsid w:val="005D3EE2"/>
    <w:rsid w:val="005D4D2B"/>
    <w:rsid w:val="005D5DE9"/>
    <w:rsid w:val="005E00D7"/>
    <w:rsid w:val="005E03FE"/>
    <w:rsid w:val="005E0B6A"/>
    <w:rsid w:val="005E1D24"/>
    <w:rsid w:val="005E2205"/>
    <w:rsid w:val="005E2DCF"/>
    <w:rsid w:val="005E6466"/>
    <w:rsid w:val="005E6E3A"/>
    <w:rsid w:val="005E718F"/>
    <w:rsid w:val="005F22AC"/>
    <w:rsid w:val="005F3492"/>
    <w:rsid w:val="005F39D5"/>
    <w:rsid w:val="005F3E05"/>
    <w:rsid w:val="005F467C"/>
    <w:rsid w:val="005F494A"/>
    <w:rsid w:val="005F69B8"/>
    <w:rsid w:val="00600AF3"/>
    <w:rsid w:val="00600E0E"/>
    <w:rsid w:val="006011DB"/>
    <w:rsid w:val="0060318C"/>
    <w:rsid w:val="00603B45"/>
    <w:rsid w:val="00607031"/>
    <w:rsid w:val="0060758E"/>
    <w:rsid w:val="00607938"/>
    <w:rsid w:val="00611EA8"/>
    <w:rsid w:val="00612A4D"/>
    <w:rsid w:val="00612B65"/>
    <w:rsid w:val="00614408"/>
    <w:rsid w:val="006146EC"/>
    <w:rsid w:val="006151BE"/>
    <w:rsid w:val="006156B7"/>
    <w:rsid w:val="00617581"/>
    <w:rsid w:val="00617DD1"/>
    <w:rsid w:val="00621084"/>
    <w:rsid w:val="00621925"/>
    <w:rsid w:val="00622A26"/>
    <w:rsid w:val="00623E53"/>
    <w:rsid w:val="00624DE6"/>
    <w:rsid w:val="006252F6"/>
    <w:rsid w:val="006258D6"/>
    <w:rsid w:val="00626205"/>
    <w:rsid w:val="00626245"/>
    <w:rsid w:val="00627D0C"/>
    <w:rsid w:val="00627DFB"/>
    <w:rsid w:val="006309F6"/>
    <w:rsid w:val="00631FDB"/>
    <w:rsid w:val="006327B6"/>
    <w:rsid w:val="006328CD"/>
    <w:rsid w:val="00632B06"/>
    <w:rsid w:val="00632D38"/>
    <w:rsid w:val="0063301C"/>
    <w:rsid w:val="00633BF6"/>
    <w:rsid w:val="00635A3A"/>
    <w:rsid w:val="00635C84"/>
    <w:rsid w:val="00640894"/>
    <w:rsid w:val="00641868"/>
    <w:rsid w:val="00641C0D"/>
    <w:rsid w:val="0064252A"/>
    <w:rsid w:val="006443F5"/>
    <w:rsid w:val="00644709"/>
    <w:rsid w:val="006447F3"/>
    <w:rsid w:val="00645300"/>
    <w:rsid w:val="00646ED1"/>
    <w:rsid w:val="00647CA3"/>
    <w:rsid w:val="00651A9A"/>
    <w:rsid w:val="0065273F"/>
    <w:rsid w:val="0065276D"/>
    <w:rsid w:val="00654BEB"/>
    <w:rsid w:val="006604E8"/>
    <w:rsid w:val="006617E2"/>
    <w:rsid w:val="00661801"/>
    <w:rsid w:val="00661DB5"/>
    <w:rsid w:val="006620A1"/>
    <w:rsid w:val="006623D8"/>
    <w:rsid w:val="006635E1"/>
    <w:rsid w:val="0066564B"/>
    <w:rsid w:val="00665FB4"/>
    <w:rsid w:val="00665FD4"/>
    <w:rsid w:val="00666276"/>
    <w:rsid w:val="0066711A"/>
    <w:rsid w:val="00671032"/>
    <w:rsid w:val="00671227"/>
    <w:rsid w:val="00671261"/>
    <w:rsid w:val="00672F65"/>
    <w:rsid w:val="00674188"/>
    <w:rsid w:val="006741F4"/>
    <w:rsid w:val="0067528D"/>
    <w:rsid w:val="006762EA"/>
    <w:rsid w:val="0067680F"/>
    <w:rsid w:val="00676909"/>
    <w:rsid w:val="00676E35"/>
    <w:rsid w:val="006770AD"/>
    <w:rsid w:val="00677B29"/>
    <w:rsid w:val="00677CA9"/>
    <w:rsid w:val="00677E23"/>
    <w:rsid w:val="006801EA"/>
    <w:rsid w:val="00680F20"/>
    <w:rsid w:val="00681A75"/>
    <w:rsid w:val="00682AA3"/>
    <w:rsid w:val="00683D98"/>
    <w:rsid w:val="0068556F"/>
    <w:rsid w:val="00685DB6"/>
    <w:rsid w:val="00685EC3"/>
    <w:rsid w:val="006865CC"/>
    <w:rsid w:val="0068701D"/>
    <w:rsid w:val="00692FFA"/>
    <w:rsid w:val="00693230"/>
    <w:rsid w:val="00694FB7"/>
    <w:rsid w:val="006950C9"/>
    <w:rsid w:val="006A02B6"/>
    <w:rsid w:val="006A0F29"/>
    <w:rsid w:val="006A12BD"/>
    <w:rsid w:val="006A1582"/>
    <w:rsid w:val="006A1BC1"/>
    <w:rsid w:val="006A1FE1"/>
    <w:rsid w:val="006A27C8"/>
    <w:rsid w:val="006A3D0D"/>
    <w:rsid w:val="006A4457"/>
    <w:rsid w:val="006A4488"/>
    <w:rsid w:val="006A618D"/>
    <w:rsid w:val="006A7258"/>
    <w:rsid w:val="006A73D3"/>
    <w:rsid w:val="006B0EC6"/>
    <w:rsid w:val="006B10A4"/>
    <w:rsid w:val="006B2021"/>
    <w:rsid w:val="006B2164"/>
    <w:rsid w:val="006B314F"/>
    <w:rsid w:val="006B6423"/>
    <w:rsid w:val="006B6631"/>
    <w:rsid w:val="006B6E98"/>
    <w:rsid w:val="006C081F"/>
    <w:rsid w:val="006C0D5C"/>
    <w:rsid w:val="006C1615"/>
    <w:rsid w:val="006C1B26"/>
    <w:rsid w:val="006C29EE"/>
    <w:rsid w:val="006C48D2"/>
    <w:rsid w:val="006C4B4B"/>
    <w:rsid w:val="006C5C58"/>
    <w:rsid w:val="006C5E14"/>
    <w:rsid w:val="006C654E"/>
    <w:rsid w:val="006C7128"/>
    <w:rsid w:val="006D00C7"/>
    <w:rsid w:val="006D011C"/>
    <w:rsid w:val="006D0306"/>
    <w:rsid w:val="006D059F"/>
    <w:rsid w:val="006D12C1"/>
    <w:rsid w:val="006D2238"/>
    <w:rsid w:val="006D2C30"/>
    <w:rsid w:val="006D3993"/>
    <w:rsid w:val="006D55A3"/>
    <w:rsid w:val="006D6023"/>
    <w:rsid w:val="006D67E1"/>
    <w:rsid w:val="006D7363"/>
    <w:rsid w:val="006D73D3"/>
    <w:rsid w:val="006E110E"/>
    <w:rsid w:val="006E31ED"/>
    <w:rsid w:val="006E4468"/>
    <w:rsid w:val="006E4F7E"/>
    <w:rsid w:val="006E5185"/>
    <w:rsid w:val="006E603B"/>
    <w:rsid w:val="006E6819"/>
    <w:rsid w:val="006E6A4E"/>
    <w:rsid w:val="006E755E"/>
    <w:rsid w:val="006F06BE"/>
    <w:rsid w:val="006F0FE4"/>
    <w:rsid w:val="006F109D"/>
    <w:rsid w:val="006F1FB0"/>
    <w:rsid w:val="006F3F44"/>
    <w:rsid w:val="006F76B5"/>
    <w:rsid w:val="00700D04"/>
    <w:rsid w:val="007015CF"/>
    <w:rsid w:val="007016C8"/>
    <w:rsid w:val="00703165"/>
    <w:rsid w:val="007034AE"/>
    <w:rsid w:val="00703D15"/>
    <w:rsid w:val="00703E5F"/>
    <w:rsid w:val="00703F3E"/>
    <w:rsid w:val="007040F1"/>
    <w:rsid w:val="00704CBA"/>
    <w:rsid w:val="0070638F"/>
    <w:rsid w:val="00706887"/>
    <w:rsid w:val="00706AA2"/>
    <w:rsid w:val="00706E2F"/>
    <w:rsid w:val="007100D1"/>
    <w:rsid w:val="00712301"/>
    <w:rsid w:val="00713D6C"/>
    <w:rsid w:val="007147B5"/>
    <w:rsid w:val="00715040"/>
    <w:rsid w:val="007177D1"/>
    <w:rsid w:val="00720151"/>
    <w:rsid w:val="007203E3"/>
    <w:rsid w:val="00720B52"/>
    <w:rsid w:val="00721F83"/>
    <w:rsid w:val="0072294B"/>
    <w:rsid w:val="007241CC"/>
    <w:rsid w:val="00726022"/>
    <w:rsid w:val="0072633C"/>
    <w:rsid w:val="00726E53"/>
    <w:rsid w:val="007272BE"/>
    <w:rsid w:val="007275AE"/>
    <w:rsid w:val="007305E9"/>
    <w:rsid w:val="00733D71"/>
    <w:rsid w:val="00734D8F"/>
    <w:rsid w:val="00735881"/>
    <w:rsid w:val="00735EF4"/>
    <w:rsid w:val="00736CBA"/>
    <w:rsid w:val="007406DC"/>
    <w:rsid w:val="00740874"/>
    <w:rsid w:val="00740AB9"/>
    <w:rsid w:val="00742351"/>
    <w:rsid w:val="007438D0"/>
    <w:rsid w:val="007445F8"/>
    <w:rsid w:val="00744643"/>
    <w:rsid w:val="00744F96"/>
    <w:rsid w:val="007450A5"/>
    <w:rsid w:val="007463C6"/>
    <w:rsid w:val="00747A6F"/>
    <w:rsid w:val="00747C11"/>
    <w:rsid w:val="00752089"/>
    <w:rsid w:val="0075294D"/>
    <w:rsid w:val="00752C47"/>
    <w:rsid w:val="00760FC5"/>
    <w:rsid w:val="00761363"/>
    <w:rsid w:val="007623C6"/>
    <w:rsid w:val="007639D8"/>
    <w:rsid w:val="00765605"/>
    <w:rsid w:val="00766AF1"/>
    <w:rsid w:val="00767700"/>
    <w:rsid w:val="00767BFF"/>
    <w:rsid w:val="00770D97"/>
    <w:rsid w:val="00770DF7"/>
    <w:rsid w:val="00771414"/>
    <w:rsid w:val="00771518"/>
    <w:rsid w:val="007717F0"/>
    <w:rsid w:val="007722A8"/>
    <w:rsid w:val="007733F8"/>
    <w:rsid w:val="007747E4"/>
    <w:rsid w:val="00775142"/>
    <w:rsid w:val="0077602C"/>
    <w:rsid w:val="00776B79"/>
    <w:rsid w:val="00780579"/>
    <w:rsid w:val="00781153"/>
    <w:rsid w:val="007817CF"/>
    <w:rsid w:val="00781AF9"/>
    <w:rsid w:val="00781C2E"/>
    <w:rsid w:val="007832A1"/>
    <w:rsid w:val="007834ED"/>
    <w:rsid w:val="0078361C"/>
    <w:rsid w:val="00783DC0"/>
    <w:rsid w:val="0078514A"/>
    <w:rsid w:val="0078623B"/>
    <w:rsid w:val="007871AA"/>
    <w:rsid w:val="00787A06"/>
    <w:rsid w:val="007901DB"/>
    <w:rsid w:val="0079398B"/>
    <w:rsid w:val="00795A55"/>
    <w:rsid w:val="00796D35"/>
    <w:rsid w:val="00796FC6"/>
    <w:rsid w:val="00797AA3"/>
    <w:rsid w:val="007A01A6"/>
    <w:rsid w:val="007A0219"/>
    <w:rsid w:val="007A0544"/>
    <w:rsid w:val="007A09F6"/>
    <w:rsid w:val="007A0D13"/>
    <w:rsid w:val="007A1920"/>
    <w:rsid w:val="007A1BB5"/>
    <w:rsid w:val="007A2A9C"/>
    <w:rsid w:val="007A4506"/>
    <w:rsid w:val="007A5051"/>
    <w:rsid w:val="007A6857"/>
    <w:rsid w:val="007A78CD"/>
    <w:rsid w:val="007B0080"/>
    <w:rsid w:val="007B1D57"/>
    <w:rsid w:val="007B3717"/>
    <w:rsid w:val="007B3B02"/>
    <w:rsid w:val="007B4588"/>
    <w:rsid w:val="007B68B7"/>
    <w:rsid w:val="007B7278"/>
    <w:rsid w:val="007C07C1"/>
    <w:rsid w:val="007C3F22"/>
    <w:rsid w:val="007C69F3"/>
    <w:rsid w:val="007C7854"/>
    <w:rsid w:val="007C78C3"/>
    <w:rsid w:val="007C7A50"/>
    <w:rsid w:val="007C7ECF"/>
    <w:rsid w:val="007D0827"/>
    <w:rsid w:val="007D0D8E"/>
    <w:rsid w:val="007D0E63"/>
    <w:rsid w:val="007D120D"/>
    <w:rsid w:val="007D1606"/>
    <w:rsid w:val="007D34F8"/>
    <w:rsid w:val="007D4DF3"/>
    <w:rsid w:val="007D5469"/>
    <w:rsid w:val="007D60B7"/>
    <w:rsid w:val="007D63E9"/>
    <w:rsid w:val="007D708A"/>
    <w:rsid w:val="007D7BEF"/>
    <w:rsid w:val="007E03F9"/>
    <w:rsid w:val="007E1854"/>
    <w:rsid w:val="007E1D74"/>
    <w:rsid w:val="007E2094"/>
    <w:rsid w:val="007E3A7B"/>
    <w:rsid w:val="007E3D6D"/>
    <w:rsid w:val="007E6018"/>
    <w:rsid w:val="007F111B"/>
    <w:rsid w:val="007F1C95"/>
    <w:rsid w:val="007F27C0"/>
    <w:rsid w:val="007F3044"/>
    <w:rsid w:val="007F34D7"/>
    <w:rsid w:val="007F3C73"/>
    <w:rsid w:val="007F4476"/>
    <w:rsid w:val="007F4DDD"/>
    <w:rsid w:val="007F7CA6"/>
    <w:rsid w:val="00800D8F"/>
    <w:rsid w:val="00802130"/>
    <w:rsid w:val="00802C6A"/>
    <w:rsid w:val="0080301A"/>
    <w:rsid w:val="008030C0"/>
    <w:rsid w:val="00806277"/>
    <w:rsid w:val="008063AC"/>
    <w:rsid w:val="00812BAC"/>
    <w:rsid w:val="00812FD2"/>
    <w:rsid w:val="008134AB"/>
    <w:rsid w:val="008134EB"/>
    <w:rsid w:val="0081386C"/>
    <w:rsid w:val="00813C5A"/>
    <w:rsid w:val="00813FDC"/>
    <w:rsid w:val="00814A25"/>
    <w:rsid w:val="00814ECB"/>
    <w:rsid w:val="00815046"/>
    <w:rsid w:val="00815298"/>
    <w:rsid w:val="008165C1"/>
    <w:rsid w:val="00817ED9"/>
    <w:rsid w:val="00820299"/>
    <w:rsid w:val="008216EA"/>
    <w:rsid w:val="00821A78"/>
    <w:rsid w:val="0082448B"/>
    <w:rsid w:val="008254B6"/>
    <w:rsid w:val="008263D0"/>
    <w:rsid w:val="00827AD3"/>
    <w:rsid w:val="00827B33"/>
    <w:rsid w:val="0083024A"/>
    <w:rsid w:val="00830388"/>
    <w:rsid w:val="00830648"/>
    <w:rsid w:val="00830A7B"/>
    <w:rsid w:val="00831901"/>
    <w:rsid w:val="00832D45"/>
    <w:rsid w:val="00832DD9"/>
    <w:rsid w:val="00833A13"/>
    <w:rsid w:val="008340C4"/>
    <w:rsid w:val="008362BB"/>
    <w:rsid w:val="0083647D"/>
    <w:rsid w:val="00836B26"/>
    <w:rsid w:val="008408D4"/>
    <w:rsid w:val="00843127"/>
    <w:rsid w:val="0084322F"/>
    <w:rsid w:val="008435E7"/>
    <w:rsid w:val="008460A1"/>
    <w:rsid w:val="0084614D"/>
    <w:rsid w:val="00847C07"/>
    <w:rsid w:val="00850C2F"/>
    <w:rsid w:val="008516DB"/>
    <w:rsid w:val="00852017"/>
    <w:rsid w:val="00853729"/>
    <w:rsid w:val="0085509A"/>
    <w:rsid w:val="0085567D"/>
    <w:rsid w:val="008611B7"/>
    <w:rsid w:val="00862AF5"/>
    <w:rsid w:val="00863A7E"/>
    <w:rsid w:val="008644F3"/>
    <w:rsid w:val="00864F35"/>
    <w:rsid w:val="00866270"/>
    <w:rsid w:val="008664B1"/>
    <w:rsid w:val="008679E3"/>
    <w:rsid w:val="00870A48"/>
    <w:rsid w:val="00870E7A"/>
    <w:rsid w:val="008721C3"/>
    <w:rsid w:val="00874DAD"/>
    <w:rsid w:val="00875591"/>
    <w:rsid w:val="00875A22"/>
    <w:rsid w:val="00875C4D"/>
    <w:rsid w:val="0088002E"/>
    <w:rsid w:val="00880F97"/>
    <w:rsid w:val="00881435"/>
    <w:rsid w:val="008816F3"/>
    <w:rsid w:val="00882D43"/>
    <w:rsid w:val="008830D5"/>
    <w:rsid w:val="008831FE"/>
    <w:rsid w:val="00883527"/>
    <w:rsid w:val="00883885"/>
    <w:rsid w:val="00883DAC"/>
    <w:rsid w:val="00884B93"/>
    <w:rsid w:val="008855A7"/>
    <w:rsid w:val="00885CA8"/>
    <w:rsid w:val="008860F2"/>
    <w:rsid w:val="008862D3"/>
    <w:rsid w:val="00886C4D"/>
    <w:rsid w:val="0089280E"/>
    <w:rsid w:val="00892D91"/>
    <w:rsid w:val="00892D95"/>
    <w:rsid w:val="00893AFF"/>
    <w:rsid w:val="00894B85"/>
    <w:rsid w:val="00894DCF"/>
    <w:rsid w:val="00894EB9"/>
    <w:rsid w:val="008952DA"/>
    <w:rsid w:val="008961DA"/>
    <w:rsid w:val="00897490"/>
    <w:rsid w:val="008A0987"/>
    <w:rsid w:val="008A24E6"/>
    <w:rsid w:val="008A3698"/>
    <w:rsid w:val="008A44D9"/>
    <w:rsid w:val="008A4BDC"/>
    <w:rsid w:val="008A5015"/>
    <w:rsid w:val="008A52E1"/>
    <w:rsid w:val="008A71CF"/>
    <w:rsid w:val="008B0844"/>
    <w:rsid w:val="008B120A"/>
    <w:rsid w:val="008B1E61"/>
    <w:rsid w:val="008B3220"/>
    <w:rsid w:val="008B4001"/>
    <w:rsid w:val="008B47A8"/>
    <w:rsid w:val="008B488C"/>
    <w:rsid w:val="008B56F3"/>
    <w:rsid w:val="008B6036"/>
    <w:rsid w:val="008B7556"/>
    <w:rsid w:val="008C0114"/>
    <w:rsid w:val="008C0A6B"/>
    <w:rsid w:val="008C0CD6"/>
    <w:rsid w:val="008C224E"/>
    <w:rsid w:val="008C2B36"/>
    <w:rsid w:val="008C413C"/>
    <w:rsid w:val="008C4694"/>
    <w:rsid w:val="008C6A91"/>
    <w:rsid w:val="008C6BE5"/>
    <w:rsid w:val="008C6D82"/>
    <w:rsid w:val="008D0492"/>
    <w:rsid w:val="008D05E2"/>
    <w:rsid w:val="008D0FAD"/>
    <w:rsid w:val="008D170B"/>
    <w:rsid w:val="008D17BF"/>
    <w:rsid w:val="008D18DB"/>
    <w:rsid w:val="008D1A81"/>
    <w:rsid w:val="008D34DE"/>
    <w:rsid w:val="008D382E"/>
    <w:rsid w:val="008D3B31"/>
    <w:rsid w:val="008D4506"/>
    <w:rsid w:val="008D644A"/>
    <w:rsid w:val="008D6E38"/>
    <w:rsid w:val="008E0E49"/>
    <w:rsid w:val="008E102F"/>
    <w:rsid w:val="008E2580"/>
    <w:rsid w:val="008E261F"/>
    <w:rsid w:val="008E2904"/>
    <w:rsid w:val="008E3462"/>
    <w:rsid w:val="008E430A"/>
    <w:rsid w:val="008E4D9D"/>
    <w:rsid w:val="008E533F"/>
    <w:rsid w:val="008E5977"/>
    <w:rsid w:val="008E5990"/>
    <w:rsid w:val="008E5BE9"/>
    <w:rsid w:val="008F145B"/>
    <w:rsid w:val="008F1DDD"/>
    <w:rsid w:val="008F2CC5"/>
    <w:rsid w:val="008F3607"/>
    <w:rsid w:val="008F46F4"/>
    <w:rsid w:val="008F4A5E"/>
    <w:rsid w:val="008F5B40"/>
    <w:rsid w:val="008F5E2F"/>
    <w:rsid w:val="008F6301"/>
    <w:rsid w:val="008F7D61"/>
    <w:rsid w:val="00901181"/>
    <w:rsid w:val="00901CF2"/>
    <w:rsid w:val="00902A69"/>
    <w:rsid w:val="00903887"/>
    <w:rsid w:val="00904261"/>
    <w:rsid w:val="009057B4"/>
    <w:rsid w:val="00907654"/>
    <w:rsid w:val="00913258"/>
    <w:rsid w:val="00916625"/>
    <w:rsid w:val="0091715E"/>
    <w:rsid w:val="009172D4"/>
    <w:rsid w:val="00920378"/>
    <w:rsid w:val="00920EE8"/>
    <w:rsid w:val="00921030"/>
    <w:rsid w:val="00921389"/>
    <w:rsid w:val="0092431A"/>
    <w:rsid w:val="00925452"/>
    <w:rsid w:val="00925C0E"/>
    <w:rsid w:val="00925ED6"/>
    <w:rsid w:val="00930410"/>
    <w:rsid w:val="00930F6F"/>
    <w:rsid w:val="00931B99"/>
    <w:rsid w:val="00931C6A"/>
    <w:rsid w:val="0093216A"/>
    <w:rsid w:val="00933433"/>
    <w:rsid w:val="00933EC9"/>
    <w:rsid w:val="0093402F"/>
    <w:rsid w:val="00934798"/>
    <w:rsid w:val="00934C3E"/>
    <w:rsid w:val="00935549"/>
    <w:rsid w:val="0093574B"/>
    <w:rsid w:val="00935F17"/>
    <w:rsid w:val="0093721A"/>
    <w:rsid w:val="009375CA"/>
    <w:rsid w:val="00941A56"/>
    <w:rsid w:val="00944E60"/>
    <w:rsid w:val="00945087"/>
    <w:rsid w:val="009458D4"/>
    <w:rsid w:val="009462AB"/>
    <w:rsid w:val="00946DBB"/>
    <w:rsid w:val="0094780B"/>
    <w:rsid w:val="009503DF"/>
    <w:rsid w:val="009519A0"/>
    <w:rsid w:val="00952892"/>
    <w:rsid w:val="00953427"/>
    <w:rsid w:val="009540FD"/>
    <w:rsid w:val="00954835"/>
    <w:rsid w:val="00955D8A"/>
    <w:rsid w:val="00957DA3"/>
    <w:rsid w:val="00960B53"/>
    <w:rsid w:val="00961BCE"/>
    <w:rsid w:val="00962110"/>
    <w:rsid w:val="009630A8"/>
    <w:rsid w:val="00963D42"/>
    <w:rsid w:val="00964813"/>
    <w:rsid w:val="00964E2F"/>
    <w:rsid w:val="009653BC"/>
    <w:rsid w:val="009659AC"/>
    <w:rsid w:val="00965C35"/>
    <w:rsid w:val="00966985"/>
    <w:rsid w:val="00967842"/>
    <w:rsid w:val="00967DC5"/>
    <w:rsid w:val="00967E82"/>
    <w:rsid w:val="00970EB4"/>
    <w:rsid w:val="009728FA"/>
    <w:rsid w:val="00972A77"/>
    <w:rsid w:val="009741EB"/>
    <w:rsid w:val="009744AD"/>
    <w:rsid w:val="00975068"/>
    <w:rsid w:val="009758B4"/>
    <w:rsid w:val="00975C62"/>
    <w:rsid w:val="00976082"/>
    <w:rsid w:val="00976E77"/>
    <w:rsid w:val="009773BC"/>
    <w:rsid w:val="009775AF"/>
    <w:rsid w:val="00980E4C"/>
    <w:rsid w:val="00982328"/>
    <w:rsid w:val="00982357"/>
    <w:rsid w:val="009837E3"/>
    <w:rsid w:val="00983956"/>
    <w:rsid w:val="00984688"/>
    <w:rsid w:val="00984C05"/>
    <w:rsid w:val="00985A38"/>
    <w:rsid w:val="00985A8C"/>
    <w:rsid w:val="00985C08"/>
    <w:rsid w:val="00985EBD"/>
    <w:rsid w:val="009873D9"/>
    <w:rsid w:val="0099081E"/>
    <w:rsid w:val="009908B6"/>
    <w:rsid w:val="00991D72"/>
    <w:rsid w:val="00997F4E"/>
    <w:rsid w:val="009A080D"/>
    <w:rsid w:val="009A1561"/>
    <w:rsid w:val="009A297B"/>
    <w:rsid w:val="009A2C34"/>
    <w:rsid w:val="009A2DCE"/>
    <w:rsid w:val="009A2F49"/>
    <w:rsid w:val="009A3680"/>
    <w:rsid w:val="009A41D9"/>
    <w:rsid w:val="009A44FC"/>
    <w:rsid w:val="009A45A6"/>
    <w:rsid w:val="009A4DD2"/>
    <w:rsid w:val="009A6445"/>
    <w:rsid w:val="009A7651"/>
    <w:rsid w:val="009A7CD2"/>
    <w:rsid w:val="009B021E"/>
    <w:rsid w:val="009B09D5"/>
    <w:rsid w:val="009B0CAF"/>
    <w:rsid w:val="009B270D"/>
    <w:rsid w:val="009B2D01"/>
    <w:rsid w:val="009B30B9"/>
    <w:rsid w:val="009B4249"/>
    <w:rsid w:val="009B5F0C"/>
    <w:rsid w:val="009B5F84"/>
    <w:rsid w:val="009B6DF2"/>
    <w:rsid w:val="009B7706"/>
    <w:rsid w:val="009B79FA"/>
    <w:rsid w:val="009C0B09"/>
    <w:rsid w:val="009C25FE"/>
    <w:rsid w:val="009C469F"/>
    <w:rsid w:val="009C46E8"/>
    <w:rsid w:val="009C5538"/>
    <w:rsid w:val="009C5966"/>
    <w:rsid w:val="009C681D"/>
    <w:rsid w:val="009C7336"/>
    <w:rsid w:val="009D01FF"/>
    <w:rsid w:val="009D1FE9"/>
    <w:rsid w:val="009D229D"/>
    <w:rsid w:val="009D250F"/>
    <w:rsid w:val="009D3318"/>
    <w:rsid w:val="009D341C"/>
    <w:rsid w:val="009D39C7"/>
    <w:rsid w:val="009D3C18"/>
    <w:rsid w:val="009D3E8F"/>
    <w:rsid w:val="009D4843"/>
    <w:rsid w:val="009D51B9"/>
    <w:rsid w:val="009D5265"/>
    <w:rsid w:val="009D6C90"/>
    <w:rsid w:val="009D7564"/>
    <w:rsid w:val="009E1065"/>
    <w:rsid w:val="009E45C7"/>
    <w:rsid w:val="009E5188"/>
    <w:rsid w:val="009E5A28"/>
    <w:rsid w:val="009E5AE2"/>
    <w:rsid w:val="009E7BAB"/>
    <w:rsid w:val="009F134A"/>
    <w:rsid w:val="009F162D"/>
    <w:rsid w:val="009F1B74"/>
    <w:rsid w:val="009F2732"/>
    <w:rsid w:val="009F2953"/>
    <w:rsid w:val="009F2EF9"/>
    <w:rsid w:val="009F3E8F"/>
    <w:rsid w:val="009F407E"/>
    <w:rsid w:val="009F4623"/>
    <w:rsid w:val="009F4A30"/>
    <w:rsid w:val="009F5077"/>
    <w:rsid w:val="009F60B6"/>
    <w:rsid w:val="009F6AD7"/>
    <w:rsid w:val="00A015E5"/>
    <w:rsid w:val="00A01EA2"/>
    <w:rsid w:val="00A02BB1"/>
    <w:rsid w:val="00A02D9E"/>
    <w:rsid w:val="00A02E45"/>
    <w:rsid w:val="00A02F64"/>
    <w:rsid w:val="00A03116"/>
    <w:rsid w:val="00A039E8"/>
    <w:rsid w:val="00A05A40"/>
    <w:rsid w:val="00A05FCF"/>
    <w:rsid w:val="00A0629F"/>
    <w:rsid w:val="00A06534"/>
    <w:rsid w:val="00A065E5"/>
    <w:rsid w:val="00A06B3B"/>
    <w:rsid w:val="00A06D21"/>
    <w:rsid w:val="00A0711A"/>
    <w:rsid w:val="00A07345"/>
    <w:rsid w:val="00A07B02"/>
    <w:rsid w:val="00A10CF2"/>
    <w:rsid w:val="00A113B9"/>
    <w:rsid w:val="00A11B76"/>
    <w:rsid w:val="00A134A3"/>
    <w:rsid w:val="00A159DF"/>
    <w:rsid w:val="00A16056"/>
    <w:rsid w:val="00A16CE7"/>
    <w:rsid w:val="00A16ED9"/>
    <w:rsid w:val="00A16F3E"/>
    <w:rsid w:val="00A17355"/>
    <w:rsid w:val="00A174AC"/>
    <w:rsid w:val="00A17619"/>
    <w:rsid w:val="00A225DC"/>
    <w:rsid w:val="00A22B64"/>
    <w:rsid w:val="00A24101"/>
    <w:rsid w:val="00A246A8"/>
    <w:rsid w:val="00A24ED5"/>
    <w:rsid w:val="00A258AF"/>
    <w:rsid w:val="00A2662D"/>
    <w:rsid w:val="00A26A93"/>
    <w:rsid w:val="00A310C9"/>
    <w:rsid w:val="00A31BB5"/>
    <w:rsid w:val="00A32C73"/>
    <w:rsid w:val="00A34906"/>
    <w:rsid w:val="00A34F23"/>
    <w:rsid w:val="00A3555D"/>
    <w:rsid w:val="00A35679"/>
    <w:rsid w:val="00A36241"/>
    <w:rsid w:val="00A363D7"/>
    <w:rsid w:val="00A36FA9"/>
    <w:rsid w:val="00A378A3"/>
    <w:rsid w:val="00A416BB"/>
    <w:rsid w:val="00A43022"/>
    <w:rsid w:val="00A441CA"/>
    <w:rsid w:val="00A4574E"/>
    <w:rsid w:val="00A458FA"/>
    <w:rsid w:val="00A45E61"/>
    <w:rsid w:val="00A46647"/>
    <w:rsid w:val="00A47F73"/>
    <w:rsid w:val="00A5158E"/>
    <w:rsid w:val="00A52AFA"/>
    <w:rsid w:val="00A53031"/>
    <w:rsid w:val="00A5391A"/>
    <w:rsid w:val="00A53D9F"/>
    <w:rsid w:val="00A5413B"/>
    <w:rsid w:val="00A555D7"/>
    <w:rsid w:val="00A562E9"/>
    <w:rsid w:val="00A56B46"/>
    <w:rsid w:val="00A56FE2"/>
    <w:rsid w:val="00A56FF4"/>
    <w:rsid w:val="00A60540"/>
    <w:rsid w:val="00A60A4B"/>
    <w:rsid w:val="00A61E8D"/>
    <w:rsid w:val="00A6281D"/>
    <w:rsid w:val="00A62DDF"/>
    <w:rsid w:val="00A64670"/>
    <w:rsid w:val="00A64EBF"/>
    <w:rsid w:val="00A652F8"/>
    <w:rsid w:val="00A65D30"/>
    <w:rsid w:val="00A65FD2"/>
    <w:rsid w:val="00A666EE"/>
    <w:rsid w:val="00A66B30"/>
    <w:rsid w:val="00A6791F"/>
    <w:rsid w:val="00A70236"/>
    <w:rsid w:val="00A70810"/>
    <w:rsid w:val="00A71651"/>
    <w:rsid w:val="00A71FC1"/>
    <w:rsid w:val="00A7282C"/>
    <w:rsid w:val="00A730EE"/>
    <w:rsid w:val="00A73A37"/>
    <w:rsid w:val="00A73DAF"/>
    <w:rsid w:val="00A73F46"/>
    <w:rsid w:val="00A74127"/>
    <w:rsid w:val="00A7445C"/>
    <w:rsid w:val="00A746F6"/>
    <w:rsid w:val="00A747EF"/>
    <w:rsid w:val="00A76F63"/>
    <w:rsid w:val="00A779F6"/>
    <w:rsid w:val="00A8140A"/>
    <w:rsid w:val="00A81528"/>
    <w:rsid w:val="00A81872"/>
    <w:rsid w:val="00A82178"/>
    <w:rsid w:val="00A82560"/>
    <w:rsid w:val="00A84FF9"/>
    <w:rsid w:val="00A85667"/>
    <w:rsid w:val="00A858C0"/>
    <w:rsid w:val="00A85AD6"/>
    <w:rsid w:val="00A86EA6"/>
    <w:rsid w:val="00A90D9F"/>
    <w:rsid w:val="00A91B34"/>
    <w:rsid w:val="00A91D76"/>
    <w:rsid w:val="00A935DE"/>
    <w:rsid w:val="00A93C1C"/>
    <w:rsid w:val="00A94B29"/>
    <w:rsid w:val="00A957BF"/>
    <w:rsid w:val="00A97AAF"/>
    <w:rsid w:val="00AA1306"/>
    <w:rsid w:val="00AA3F29"/>
    <w:rsid w:val="00AA4B82"/>
    <w:rsid w:val="00AA667D"/>
    <w:rsid w:val="00AA6CCF"/>
    <w:rsid w:val="00AA7B7E"/>
    <w:rsid w:val="00AB0073"/>
    <w:rsid w:val="00AB0439"/>
    <w:rsid w:val="00AB04CA"/>
    <w:rsid w:val="00AB0D65"/>
    <w:rsid w:val="00AB26A8"/>
    <w:rsid w:val="00AB39A4"/>
    <w:rsid w:val="00AB50AE"/>
    <w:rsid w:val="00AB52B6"/>
    <w:rsid w:val="00AB55CA"/>
    <w:rsid w:val="00AB75FB"/>
    <w:rsid w:val="00AC0080"/>
    <w:rsid w:val="00AC0118"/>
    <w:rsid w:val="00AC0804"/>
    <w:rsid w:val="00AC081C"/>
    <w:rsid w:val="00AC0D58"/>
    <w:rsid w:val="00AC2564"/>
    <w:rsid w:val="00AC3B3E"/>
    <w:rsid w:val="00AC4E54"/>
    <w:rsid w:val="00AC51E2"/>
    <w:rsid w:val="00AC66DE"/>
    <w:rsid w:val="00AC6E6E"/>
    <w:rsid w:val="00AC73AC"/>
    <w:rsid w:val="00AC7617"/>
    <w:rsid w:val="00AC7E73"/>
    <w:rsid w:val="00AD14C2"/>
    <w:rsid w:val="00AD37F3"/>
    <w:rsid w:val="00AD5CF3"/>
    <w:rsid w:val="00AD66C5"/>
    <w:rsid w:val="00AE305D"/>
    <w:rsid w:val="00AE3A44"/>
    <w:rsid w:val="00AE4BC9"/>
    <w:rsid w:val="00AE4F60"/>
    <w:rsid w:val="00AE530F"/>
    <w:rsid w:val="00AE5979"/>
    <w:rsid w:val="00AE5A9D"/>
    <w:rsid w:val="00AE6394"/>
    <w:rsid w:val="00AE6AE6"/>
    <w:rsid w:val="00AE7D6A"/>
    <w:rsid w:val="00AF0880"/>
    <w:rsid w:val="00AF1ACC"/>
    <w:rsid w:val="00AF401F"/>
    <w:rsid w:val="00AF572A"/>
    <w:rsid w:val="00AF5DB3"/>
    <w:rsid w:val="00AF5DFE"/>
    <w:rsid w:val="00AF5EE1"/>
    <w:rsid w:val="00B00D16"/>
    <w:rsid w:val="00B01601"/>
    <w:rsid w:val="00B01797"/>
    <w:rsid w:val="00B027E1"/>
    <w:rsid w:val="00B04125"/>
    <w:rsid w:val="00B05556"/>
    <w:rsid w:val="00B059C6"/>
    <w:rsid w:val="00B05E34"/>
    <w:rsid w:val="00B10B46"/>
    <w:rsid w:val="00B10B7F"/>
    <w:rsid w:val="00B12392"/>
    <w:rsid w:val="00B12840"/>
    <w:rsid w:val="00B12C4A"/>
    <w:rsid w:val="00B14329"/>
    <w:rsid w:val="00B143B0"/>
    <w:rsid w:val="00B15E65"/>
    <w:rsid w:val="00B15F57"/>
    <w:rsid w:val="00B16404"/>
    <w:rsid w:val="00B16744"/>
    <w:rsid w:val="00B1743D"/>
    <w:rsid w:val="00B1763F"/>
    <w:rsid w:val="00B17769"/>
    <w:rsid w:val="00B22238"/>
    <w:rsid w:val="00B23D35"/>
    <w:rsid w:val="00B23E79"/>
    <w:rsid w:val="00B3097E"/>
    <w:rsid w:val="00B30A6E"/>
    <w:rsid w:val="00B30CB0"/>
    <w:rsid w:val="00B32685"/>
    <w:rsid w:val="00B32A98"/>
    <w:rsid w:val="00B33703"/>
    <w:rsid w:val="00B35041"/>
    <w:rsid w:val="00B37730"/>
    <w:rsid w:val="00B378D9"/>
    <w:rsid w:val="00B37C4C"/>
    <w:rsid w:val="00B41403"/>
    <w:rsid w:val="00B4182C"/>
    <w:rsid w:val="00B42F2F"/>
    <w:rsid w:val="00B43049"/>
    <w:rsid w:val="00B43D01"/>
    <w:rsid w:val="00B44028"/>
    <w:rsid w:val="00B445C4"/>
    <w:rsid w:val="00B4507A"/>
    <w:rsid w:val="00B454C9"/>
    <w:rsid w:val="00B45E80"/>
    <w:rsid w:val="00B46A2B"/>
    <w:rsid w:val="00B47242"/>
    <w:rsid w:val="00B477DE"/>
    <w:rsid w:val="00B47F68"/>
    <w:rsid w:val="00B52EF4"/>
    <w:rsid w:val="00B54537"/>
    <w:rsid w:val="00B54607"/>
    <w:rsid w:val="00B54C9C"/>
    <w:rsid w:val="00B54D0D"/>
    <w:rsid w:val="00B57072"/>
    <w:rsid w:val="00B57EA2"/>
    <w:rsid w:val="00B6122F"/>
    <w:rsid w:val="00B615AB"/>
    <w:rsid w:val="00B6186E"/>
    <w:rsid w:val="00B62B67"/>
    <w:rsid w:val="00B636A4"/>
    <w:rsid w:val="00B651AB"/>
    <w:rsid w:val="00B65C02"/>
    <w:rsid w:val="00B6638A"/>
    <w:rsid w:val="00B679B5"/>
    <w:rsid w:val="00B67C72"/>
    <w:rsid w:val="00B70A5F"/>
    <w:rsid w:val="00B71349"/>
    <w:rsid w:val="00B71FC3"/>
    <w:rsid w:val="00B72EEA"/>
    <w:rsid w:val="00B730F1"/>
    <w:rsid w:val="00B733F3"/>
    <w:rsid w:val="00B7437B"/>
    <w:rsid w:val="00B7527B"/>
    <w:rsid w:val="00B757F9"/>
    <w:rsid w:val="00B76FCB"/>
    <w:rsid w:val="00B77520"/>
    <w:rsid w:val="00B77823"/>
    <w:rsid w:val="00B80FF1"/>
    <w:rsid w:val="00B821A0"/>
    <w:rsid w:val="00B82879"/>
    <w:rsid w:val="00B82AC8"/>
    <w:rsid w:val="00B84051"/>
    <w:rsid w:val="00B843A8"/>
    <w:rsid w:val="00B85075"/>
    <w:rsid w:val="00B851B6"/>
    <w:rsid w:val="00B861D1"/>
    <w:rsid w:val="00B86F86"/>
    <w:rsid w:val="00B90DD8"/>
    <w:rsid w:val="00B91F36"/>
    <w:rsid w:val="00B9219C"/>
    <w:rsid w:val="00B938FA"/>
    <w:rsid w:val="00B94205"/>
    <w:rsid w:val="00B949CB"/>
    <w:rsid w:val="00B9512E"/>
    <w:rsid w:val="00B9559D"/>
    <w:rsid w:val="00B96DF1"/>
    <w:rsid w:val="00BA05B9"/>
    <w:rsid w:val="00BA0D7A"/>
    <w:rsid w:val="00BA2656"/>
    <w:rsid w:val="00BA28BD"/>
    <w:rsid w:val="00BA3F1B"/>
    <w:rsid w:val="00BB126F"/>
    <w:rsid w:val="00BB2353"/>
    <w:rsid w:val="00BB2CD9"/>
    <w:rsid w:val="00BB3E46"/>
    <w:rsid w:val="00BB5399"/>
    <w:rsid w:val="00BB59E3"/>
    <w:rsid w:val="00BB6D29"/>
    <w:rsid w:val="00BC0AA1"/>
    <w:rsid w:val="00BC3776"/>
    <w:rsid w:val="00BC4A3F"/>
    <w:rsid w:val="00BC51AB"/>
    <w:rsid w:val="00BC5F66"/>
    <w:rsid w:val="00BC6309"/>
    <w:rsid w:val="00BC721F"/>
    <w:rsid w:val="00BC7AAA"/>
    <w:rsid w:val="00BD07E2"/>
    <w:rsid w:val="00BD08EE"/>
    <w:rsid w:val="00BD0B69"/>
    <w:rsid w:val="00BD1A5E"/>
    <w:rsid w:val="00BD209B"/>
    <w:rsid w:val="00BD3668"/>
    <w:rsid w:val="00BD3EA9"/>
    <w:rsid w:val="00BD4067"/>
    <w:rsid w:val="00BD45F2"/>
    <w:rsid w:val="00BD4C17"/>
    <w:rsid w:val="00BD4DBE"/>
    <w:rsid w:val="00BD5D0D"/>
    <w:rsid w:val="00BD7631"/>
    <w:rsid w:val="00BE0158"/>
    <w:rsid w:val="00BE1F3E"/>
    <w:rsid w:val="00BE2F6A"/>
    <w:rsid w:val="00BE4087"/>
    <w:rsid w:val="00BE470E"/>
    <w:rsid w:val="00BE6897"/>
    <w:rsid w:val="00BE69B5"/>
    <w:rsid w:val="00BE6AB2"/>
    <w:rsid w:val="00BF02BE"/>
    <w:rsid w:val="00BF0D8C"/>
    <w:rsid w:val="00BF168F"/>
    <w:rsid w:val="00BF1894"/>
    <w:rsid w:val="00BF1AFD"/>
    <w:rsid w:val="00BF1BD4"/>
    <w:rsid w:val="00BF2708"/>
    <w:rsid w:val="00BF4263"/>
    <w:rsid w:val="00BF494B"/>
    <w:rsid w:val="00BF54B9"/>
    <w:rsid w:val="00BF5F69"/>
    <w:rsid w:val="00BF69C8"/>
    <w:rsid w:val="00BF6FC3"/>
    <w:rsid w:val="00BF73BF"/>
    <w:rsid w:val="00C0023F"/>
    <w:rsid w:val="00C00C2E"/>
    <w:rsid w:val="00C00C89"/>
    <w:rsid w:val="00C0152B"/>
    <w:rsid w:val="00C01E74"/>
    <w:rsid w:val="00C02042"/>
    <w:rsid w:val="00C02613"/>
    <w:rsid w:val="00C04CE0"/>
    <w:rsid w:val="00C05002"/>
    <w:rsid w:val="00C05990"/>
    <w:rsid w:val="00C06BBC"/>
    <w:rsid w:val="00C073CC"/>
    <w:rsid w:val="00C10578"/>
    <w:rsid w:val="00C11097"/>
    <w:rsid w:val="00C11679"/>
    <w:rsid w:val="00C1364C"/>
    <w:rsid w:val="00C1390A"/>
    <w:rsid w:val="00C21725"/>
    <w:rsid w:val="00C21A7C"/>
    <w:rsid w:val="00C235AE"/>
    <w:rsid w:val="00C23AC7"/>
    <w:rsid w:val="00C24524"/>
    <w:rsid w:val="00C24FBD"/>
    <w:rsid w:val="00C2520E"/>
    <w:rsid w:val="00C25A93"/>
    <w:rsid w:val="00C25CE4"/>
    <w:rsid w:val="00C27666"/>
    <w:rsid w:val="00C27B5E"/>
    <w:rsid w:val="00C307F9"/>
    <w:rsid w:val="00C309DF"/>
    <w:rsid w:val="00C31ABA"/>
    <w:rsid w:val="00C324C0"/>
    <w:rsid w:val="00C32959"/>
    <w:rsid w:val="00C32A56"/>
    <w:rsid w:val="00C33549"/>
    <w:rsid w:val="00C336ED"/>
    <w:rsid w:val="00C3435F"/>
    <w:rsid w:val="00C34E91"/>
    <w:rsid w:val="00C363F3"/>
    <w:rsid w:val="00C40AF4"/>
    <w:rsid w:val="00C418D6"/>
    <w:rsid w:val="00C41949"/>
    <w:rsid w:val="00C41AE0"/>
    <w:rsid w:val="00C42EF4"/>
    <w:rsid w:val="00C4341E"/>
    <w:rsid w:val="00C443EC"/>
    <w:rsid w:val="00C45382"/>
    <w:rsid w:val="00C46EF3"/>
    <w:rsid w:val="00C471BC"/>
    <w:rsid w:val="00C47226"/>
    <w:rsid w:val="00C51DD9"/>
    <w:rsid w:val="00C52BF5"/>
    <w:rsid w:val="00C5372D"/>
    <w:rsid w:val="00C53751"/>
    <w:rsid w:val="00C5395E"/>
    <w:rsid w:val="00C5417E"/>
    <w:rsid w:val="00C54AF3"/>
    <w:rsid w:val="00C562DC"/>
    <w:rsid w:val="00C56B41"/>
    <w:rsid w:val="00C57171"/>
    <w:rsid w:val="00C57AFE"/>
    <w:rsid w:val="00C65F48"/>
    <w:rsid w:val="00C66064"/>
    <w:rsid w:val="00C665D8"/>
    <w:rsid w:val="00C6771A"/>
    <w:rsid w:val="00C70D16"/>
    <w:rsid w:val="00C719E2"/>
    <w:rsid w:val="00C72A72"/>
    <w:rsid w:val="00C72E77"/>
    <w:rsid w:val="00C730B8"/>
    <w:rsid w:val="00C73284"/>
    <w:rsid w:val="00C74CB5"/>
    <w:rsid w:val="00C77D95"/>
    <w:rsid w:val="00C80FB5"/>
    <w:rsid w:val="00C8111F"/>
    <w:rsid w:val="00C81A4A"/>
    <w:rsid w:val="00C81C14"/>
    <w:rsid w:val="00C81D09"/>
    <w:rsid w:val="00C8347A"/>
    <w:rsid w:val="00C844E3"/>
    <w:rsid w:val="00C84B25"/>
    <w:rsid w:val="00C84CD3"/>
    <w:rsid w:val="00C84DDB"/>
    <w:rsid w:val="00C86BA1"/>
    <w:rsid w:val="00C873BF"/>
    <w:rsid w:val="00C906C3"/>
    <w:rsid w:val="00C913A6"/>
    <w:rsid w:val="00C91C67"/>
    <w:rsid w:val="00C94239"/>
    <w:rsid w:val="00C94910"/>
    <w:rsid w:val="00C95071"/>
    <w:rsid w:val="00C95773"/>
    <w:rsid w:val="00C959E5"/>
    <w:rsid w:val="00C95A9C"/>
    <w:rsid w:val="00C95FBD"/>
    <w:rsid w:val="00C9647A"/>
    <w:rsid w:val="00C9676B"/>
    <w:rsid w:val="00C967A0"/>
    <w:rsid w:val="00C97215"/>
    <w:rsid w:val="00CA0CEC"/>
    <w:rsid w:val="00CA123C"/>
    <w:rsid w:val="00CA183D"/>
    <w:rsid w:val="00CA2D71"/>
    <w:rsid w:val="00CA30CE"/>
    <w:rsid w:val="00CA6BB8"/>
    <w:rsid w:val="00CB0394"/>
    <w:rsid w:val="00CB0814"/>
    <w:rsid w:val="00CB1D69"/>
    <w:rsid w:val="00CB3F13"/>
    <w:rsid w:val="00CB46A5"/>
    <w:rsid w:val="00CB48D5"/>
    <w:rsid w:val="00CB51E5"/>
    <w:rsid w:val="00CB5BF9"/>
    <w:rsid w:val="00CB5F1E"/>
    <w:rsid w:val="00CB5F53"/>
    <w:rsid w:val="00CB6589"/>
    <w:rsid w:val="00CB73BE"/>
    <w:rsid w:val="00CB7619"/>
    <w:rsid w:val="00CB76D1"/>
    <w:rsid w:val="00CC0E72"/>
    <w:rsid w:val="00CC1D76"/>
    <w:rsid w:val="00CC225A"/>
    <w:rsid w:val="00CC2A8E"/>
    <w:rsid w:val="00CC34BB"/>
    <w:rsid w:val="00CC4323"/>
    <w:rsid w:val="00CC47CF"/>
    <w:rsid w:val="00CC47F5"/>
    <w:rsid w:val="00CC4EC1"/>
    <w:rsid w:val="00CC5908"/>
    <w:rsid w:val="00CC607B"/>
    <w:rsid w:val="00CC6FCA"/>
    <w:rsid w:val="00CC787F"/>
    <w:rsid w:val="00CD00C4"/>
    <w:rsid w:val="00CD0F66"/>
    <w:rsid w:val="00CD196E"/>
    <w:rsid w:val="00CD1F03"/>
    <w:rsid w:val="00CD2381"/>
    <w:rsid w:val="00CD250B"/>
    <w:rsid w:val="00CD39C2"/>
    <w:rsid w:val="00CD3FE8"/>
    <w:rsid w:val="00CD514D"/>
    <w:rsid w:val="00CD5CB0"/>
    <w:rsid w:val="00CD6880"/>
    <w:rsid w:val="00CD6967"/>
    <w:rsid w:val="00CD760D"/>
    <w:rsid w:val="00CD7961"/>
    <w:rsid w:val="00CD7BE0"/>
    <w:rsid w:val="00CD7CF3"/>
    <w:rsid w:val="00CE01E5"/>
    <w:rsid w:val="00CE374F"/>
    <w:rsid w:val="00CE5719"/>
    <w:rsid w:val="00CE63B5"/>
    <w:rsid w:val="00CE6504"/>
    <w:rsid w:val="00CE6AAB"/>
    <w:rsid w:val="00CE766A"/>
    <w:rsid w:val="00CE7AD2"/>
    <w:rsid w:val="00CE7C20"/>
    <w:rsid w:val="00CE7F5A"/>
    <w:rsid w:val="00CF01AA"/>
    <w:rsid w:val="00CF02DD"/>
    <w:rsid w:val="00CF13B7"/>
    <w:rsid w:val="00CF15E8"/>
    <w:rsid w:val="00CF19D6"/>
    <w:rsid w:val="00CF282B"/>
    <w:rsid w:val="00CF30D3"/>
    <w:rsid w:val="00CF464F"/>
    <w:rsid w:val="00CF48EE"/>
    <w:rsid w:val="00CF5D6B"/>
    <w:rsid w:val="00CF5EA6"/>
    <w:rsid w:val="00CF6315"/>
    <w:rsid w:val="00CF77D3"/>
    <w:rsid w:val="00CF7FC2"/>
    <w:rsid w:val="00D01338"/>
    <w:rsid w:val="00D01727"/>
    <w:rsid w:val="00D0247D"/>
    <w:rsid w:val="00D026F7"/>
    <w:rsid w:val="00D032E3"/>
    <w:rsid w:val="00D04083"/>
    <w:rsid w:val="00D04B71"/>
    <w:rsid w:val="00D060FB"/>
    <w:rsid w:val="00D06CA5"/>
    <w:rsid w:val="00D10F2D"/>
    <w:rsid w:val="00D15E9C"/>
    <w:rsid w:val="00D16451"/>
    <w:rsid w:val="00D169DB"/>
    <w:rsid w:val="00D17E96"/>
    <w:rsid w:val="00D20D14"/>
    <w:rsid w:val="00D22EF5"/>
    <w:rsid w:val="00D22F2F"/>
    <w:rsid w:val="00D23C65"/>
    <w:rsid w:val="00D243BA"/>
    <w:rsid w:val="00D246A0"/>
    <w:rsid w:val="00D257B8"/>
    <w:rsid w:val="00D26597"/>
    <w:rsid w:val="00D26D67"/>
    <w:rsid w:val="00D26E1C"/>
    <w:rsid w:val="00D300B3"/>
    <w:rsid w:val="00D30BEA"/>
    <w:rsid w:val="00D31CF1"/>
    <w:rsid w:val="00D32948"/>
    <w:rsid w:val="00D346C4"/>
    <w:rsid w:val="00D350A8"/>
    <w:rsid w:val="00D378C2"/>
    <w:rsid w:val="00D413D9"/>
    <w:rsid w:val="00D4223A"/>
    <w:rsid w:val="00D4423C"/>
    <w:rsid w:val="00D4535B"/>
    <w:rsid w:val="00D46C54"/>
    <w:rsid w:val="00D506A6"/>
    <w:rsid w:val="00D50B27"/>
    <w:rsid w:val="00D512C8"/>
    <w:rsid w:val="00D51479"/>
    <w:rsid w:val="00D51E78"/>
    <w:rsid w:val="00D520CF"/>
    <w:rsid w:val="00D5307B"/>
    <w:rsid w:val="00D53C46"/>
    <w:rsid w:val="00D55087"/>
    <w:rsid w:val="00D56255"/>
    <w:rsid w:val="00D56645"/>
    <w:rsid w:val="00D56B26"/>
    <w:rsid w:val="00D57691"/>
    <w:rsid w:val="00D57BC4"/>
    <w:rsid w:val="00D60F93"/>
    <w:rsid w:val="00D62853"/>
    <w:rsid w:val="00D62E30"/>
    <w:rsid w:val="00D62F2E"/>
    <w:rsid w:val="00D65A8E"/>
    <w:rsid w:val="00D66436"/>
    <w:rsid w:val="00D67A06"/>
    <w:rsid w:val="00D71101"/>
    <w:rsid w:val="00D7121A"/>
    <w:rsid w:val="00D721EB"/>
    <w:rsid w:val="00D736C1"/>
    <w:rsid w:val="00D7625B"/>
    <w:rsid w:val="00D774ED"/>
    <w:rsid w:val="00D805A2"/>
    <w:rsid w:val="00D80E74"/>
    <w:rsid w:val="00D82024"/>
    <w:rsid w:val="00D828D4"/>
    <w:rsid w:val="00D83CE9"/>
    <w:rsid w:val="00D8491E"/>
    <w:rsid w:val="00D853F0"/>
    <w:rsid w:val="00D85D77"/>
    <w:rsid w:val="00D8603E"/>
    <w:rsid w:val="00D8660E"/>
    <w:rsid w:val="00D86882"/>
    <w:rsid w:val="00D877DE"/>
    <w:rsid w:val="00D87C5E"/>
    <w:rsid w:val="00D92469"/>
    <w:rsid w:val="00D92D77"/>
    <w:rsid w:val="00D9498B"/>
    <w:rsid w:val="00D95ABB"/>
    <w:rsid w:val="00D967D3"/>
    <w:rsid w:val="00D96BDE"/>
    <w:rsid w:val="00D96EB5"/>
    <w:rsid w:val="00D973C4"/>
    <w:rsid w:val="00D97C9E"/>
    <w:rsid w:val="00DA0478"/>
    <w:rsid w:val="00DA0FF6"/>
    <w:rsid w:val="00DA13D9"/>
    <w:rsid w:val="00DA2090"/>
    <w:rsid w:val="00DA239A"/>
    <w:rsid w:val="00DA2DC6"/>
    <w:rsid w:val="00DA3F9F"/>
    <w:rsid w:val="00DA5CE1"/>
    <w:rsid w:val="00DB0A16"/>
    <w:rsid w:val="00DB4665"/>
    <w:rsid w:val="00DB52BA"/>
    <w:rsid w:val="00DB6E60"/>
    <w:rsid w:val="00DB7230"/>
    <w:rsid w:val="00DC015F"/>
    <w:rsid w:val="00DC1719"/>
    <w:rsid w:val="00DC1813"/>
    <w:rsid w:val="00DC1991"/>
    <w:rsid w:val="00DC212C"/>
    <w:rsid w:val="00DC3153"/>
    <w:rsid w:val="00DC4225"/>
    <w:rsid w:val="00DC6A14"/>
    <w:rsid w:val="00DC705B"/>
    <w:rsid w:val="00DC7FA9"/>
    <w:rsid w:val="00DD0611"/>
    <w:rsid w:val="00DD0F30"/>
    <w:rsid w:val="00DD11FD"/>
    <w:rsid w:val="00DD1271"/>
    <w:rsid w:val="00DD1619"/>
    <w:rsid w:val="00DD1CDF"/>
    <w:rsid w:val="00DD2113"/>
    <w:rsid w:val="00DD3376"/>
    <w:rsid w:val="00DD47DF"/>
    <w:rsid w:val="00DD49DC"/>
    <w:rsid w:val="00DD74D7"/>
    <w:rsid w:val="00DE0877"/>
    <w:rsid w:val="00DE0E9C"/>
    <w:rsid w:val="00DE11D5"/>
    <w:rsid w:val="00DE1AC8"/>
    <w:rsid w:val="00DE28F8"/>
    <w:rsid w:val="00DE2E26"/>
    <w:rsid w:val="00DE35C8"/>
    <w:rsid w:val="00DE362A"/>
    <w:rsid w:val="00DE3B5B"/>
    <w:rsid w:val="00DE48BB"/>
    <w:rsid w:val="00DE48FF"/>
    <w:rsid w:val="00DE57DC"/>
    <w:rsid w:val="00DE6E14"/>
    <w:rsid w:val="00DF0183"/>
    <w:rsid w:val="00DF04C8"/>
    <w:rsid w:val="00DF0CDB"/>
    <w:rsid w:val="00DF1CE5"/>
    <w:rsid w:val="00DF39E5"/>
    <w:rsid w:val="00DF532F"/>
    <w:rsid w:val="00DF539E"/>
    <w:rsid w:val="00DF5B62"/>
    <w:rsid w:val="00E003BB"/>
    <w:rsid w:val="00E00704"/>
    <w:rsid w:val="00E00A84"/>
    <w:rsid w:val="00E01D15"/>
    <w:rsid w:val="00E01F7E"/>
    <w:rsid w:val="00E06022"/>
    <w:rsid w:val="00E07BA5"/>
    <w:rsid w:val="00E10073"/>
    <w:rsid w:val="00E11169"/>
    <w:rsid w:val="00E1292D"/>
    <w:rsid w:val="00E12A44"/>
    <w:rsid w:val="00E12E30"/>
    <w:rsid w:val="00E135CD"/>
    <w:rsid w:val="00E14618"/>
    <w:rsid w:val="00E15F68"/>
    <w:rsid w:val="00E169D1"/>
    <w:rsid w:val="00E16C8A"/>
    <w:rsid w:val="00E170E7"/>
    <w:rsid w:val="00E205B0"/>
    <w:rsid w:val="00E22CD6"/>
    <w:rsid w:val="00E242EB"/>
    <w:rsid w:val="00E26387"/>
    <w:rsid w:val="00E27062"/>
    <w:rsid w:val="00E276EB"/>
    <w:rsid w:val="00E310FE"/>
    <w:rsid w:val="00E31758"/>
    <w:rsid w:val="00E31780"/>
    <w:rsid w:val="00E31DAA"/>
    <w:rsid w:val="00E34257"/>
    <w:rsid w:val="00E34755"/>
    <w:rsid w:val="00E35B82"/>
    <w:rsid w:val="00E35D3B"/>
    <w:rsid w:val="00E373D6"/>
    <w:rsid w:val="00E374CA"/>
    <w:rsid w:val="00E379B3"/>
    <w:rsid w:val="00E40DC4"/>
    <w:rsid w:val="00E41E1D"/>
    <w:rsid w:val="00E422F2"/>
    <w:rsid w:val="00E433B9"/>
    <w:rsid w:val="00E435FA"/>
    <w:rsid w:val="00E4430C"/>
    <w:rsid w:val="00E44EB6"/>
    <w:rsid w:val="00E45525"/>
    <w:rsid w:val="00E464CB"/>
    <w:rsid w:val="00E47B04"/>
    <w:rsid w:val="00E5016B"/>
    <w:rsid w:val="00E501A4"/>
    <w:rsid w:val="00E50749"/>
    <w:rsid w:val="00E51540"/>
    <w:rsid w:val="00E521C7"/>
    <w:rsid w:val="00E52A58"/>
    <w:rsid w:val="00E52F44"/>
    <w:rsid w:val="00E55098"/>
    <w:rsid w:val="00E555FA"/>
    <w:rsid w:val="00E56107"/>
    <w:rsid w:val="00E56C17"/>
    <w:rsid w:val="00E604DE"/>
    <w:rsid w:val="00E609AB"/>
    <w:rsid w:val="00E61817"/>
    <w:rsid w:val="00E6209A"/>
    <w:rsid w:val="00E62982"/>
    <w:rsid w:val="00E6336C"/>
    <w:rsid w:val="00E63A1D"/>
    <w:rsid w:val="00E63E12"/>
    <w:rsid w:val="00E702C9"/>
    <w:rsid w:val="00E705D5"/>
    <w:rsid w:val="00E715D7"/>
    <w:rsid w:val="00E71969"/>
    <w:rsid w:val="00E72632"/>
    <w:rsid w:val="00E74FEC"/>
    <w:rsid w:val="00E767A5"/>
    <w:rsid w:val="00E76DB1"/>
    <w:rsid w:val="00E7755D"/>
    <w:rsid w:val="00E80904"/>
    <w:rsid w:val="00E812DE"/>
    <w:rsid w:val="00E8155C"/>
    <w:rsid w:val="00E81D4C"/>
    <w:rsid w:val="00E82BCB"/>
    <w:rsid w:val="00E834A2"/>
    <w:rsid w:val="00E83E8F"/>
    <w:rsid w:val="00E84178"/>
    <w:rsid w:val="00E850E5"/>
    <w:rsid w:val="00E8568E"/>
    <w:rsid w:val="00E85D9F"/>
    <w:rsid w:val="00E866CB"/>
    <w:rsid w:val="00E86914"/>
    <w:rsid w:val="00E86FE1"/>
    <w:rsid w:val="00E87DC4"/>
    <w:rsid w:val="00E906CB"/>
    <w:rsid w:val="00E90F04"/>
    <w:rsid w:val="00E916CB"/>
    <w:rsid w:val="00E91B0A"/>
    <w:rsid w:val="00E91D3C"/>
    <w:rsid w:val="00E93559"/>
    <w:rsid w:val="00E94895"/>
    <w:rsid w:val="00E94D28"/>
    <w:rsid w:val="00E9532F"/>
    <w:rsid w:val="00E959E0"/>
    <w:rsid w:val="00E9660E"/>
    <w:rsid w:val="00E96D51"/>
    <w:rsid w:val="00E9712A"/>
    <w:rsid w:val="00E97804"/>
    <w:rsid w:val="00E97977"/>
    <w:rsid w:val="00E97F16"/>
    <w:rsid w:val="00EA0327"/>
    <w:rsid w:val="00EA0E59"/>
    <w:rsid w:val="00EA1E20"/>
    <w:rsid w:val="00EA2AB8"/>
    <w:rsid w:val="00EA30EE"/>
    <w:rsid w:val="00EA3547"/>
    <w:rsid w:val="00EA535A"/>
    <w:rsid w:val="00EA5FB2"/>
    <w:rsid w:val="00EA682B"/>
    <w:rsid w:val="00EA6F31"/>
    <w:rsid w:val="00EA7055"/>
    <w:rsid w:val="00EA7057"/>
    <w:rsid w:val="00EA70A8"/>
    <w:rsid w:val="00EA70D0"/>
    <w:rsid w:val="00EA71E3"/>
    <w:rsid w:val="00EB0563"/>
    <w:rsid w:val="00EB1A5A"/>
    <w:rsid w:val="00EB1B3D"/>
    <w:rsid w:val="00EB254A"/>
    <w:rsid w:val="00EB2E9C"/>
    <w:rsid w:val="00EB3B23"/>
    <w:rsid w:val="00EB3FBE"/>
    <w:rsid w:val="00EB405F"/>
    <w:rsid w:val="00EB415B"/>
    <w:rsid w:val="00EB4409"/>
    <w:rsid w:val="00EB5301"/>
    <w:rsid w:val="00EB5AF0"/>
    <w:rsid w:val="00EB5AF3"/>
    <w:rsid w:val="00EB793B"/>
    <w:rsid w:val="00EB7C6C"/>
    <w:rsid w:val="00EB7D99"/>
    <w:rsid w:val="00EC1268"/>
    <w:rsid w:val="00EC19A5"/>
    <w:rsid w:val="00EC1AB0"/>
    <w:rsid w:val="00EC23C3"/>
    <w:rsid w:val="00EC3FC0"/>
    <w:rsid w:val="00EC41A7"/>
    <w:rsid w:val="00EC4627"/>
    <w:rsid w:val="00EC488B"/>
    <w:rsid w:val="00EC489E"/>
    <w:rsid w:val="00EC7B59"/>
    <w:rsid w:val="00EC7EE8"/>
    <w:rsid w:val="00ED10F9"/>
    <w:rsid w:val="00ED13B7"/>
    <w:rsid w:val="00ED1BA8"/>
    <w:rsid w:val="00ED269B"/>
    <w:rsid w:val="00ED2D71"/>
    <w:rsid w:val="00ED34EE"/>
    <w:rsid w:val="00ED692F"/>
    <w:rsid w:val="00ED76FD"/>
    <w:rsid w:val="00ED77BC"/>
    <w:rsid w:val="00EE0D98"/>
    <w:rsid w:val="00EE172B"/>
    <w:rsid w:val="00EE1EB0"/>
    <w:rsid w:val="00EE31DA"/>
    <w:rsid w:val="00EE3B30"/>
    <w:rsid w:val="00EE3B87"/>
    <w:rsid w:val="00EE3C78"/>
    <w:rsid w:val="00EE3FFC"/>
    <w:rsid w:val="00EE536D"/>
    <w:rsid w:val="00EE58E7"/>
    <w:rsid w:val="00EE65F1"/>
    <w:rsid w:val="00EF0471"/>
    <w:rsid w:val="00EF14BD"/>
    <w:rsid w:val="00EF2FA0"/>
    <w:rsid w:val="00EF3B6A"/>
    <w:rsid w:val="00EF454C"/>
    <w:rsid w:val="00EF4C2B"/>
    <w:rsid w:val="00EF5B86"/>
    <w:rsid w:val="00EF5F1A"/>
    <w:rsid w:val="00F02946"/>
    <w:rsid w:val="00F02B5A"/>
    <w:rsid w:val="00F03898"/>
    <w:rsid w:val="00F03989"/>
    <w:rsid w:val="00F04A7B"/>
    <w:rsid w:val="00F04F99"/>
    <w:rsid w:val="00F054EE"/>
    <w:rsid w:val="00F070DC"/>
    <w:rsid w:val="00F0779A"/>
    <w:rsid w:val="00F10210"/>
    <w:rsid w:val="00F10610"/>
    <w:rsid w:val="00F10655"/>
    <w:rsid w:val="00F10BB7"/>
    <w:rsid w:val="00F12D70"/>
    <w:rsid w:val="00F13AD6"/>
    <w:rsid w:val="00F13DFF"/>
    <w:rsid w:val="00F1418B"/>
    <w:rsid w:val="00F1429F"/>
    <w:rsid w:val="00F1483D"/>
    <w:rsid w:val="00F14985"/>
    <w:rsid w:val="00F14B26"/>
    <w:rsid w:val="00F16697"/>
    <w:rsid w:val="00F16D8D"/>
    <w:rsid w:val="00F16D9E"/>
    <w:rsid w:val="00F16FFF"/>
    <w:rsid w:val="00F17A76"/>
    <w:rsid w:val="00F217AE"/>
    <w:rsid w:val="00F21A0D"/>
    <w:rsid w:val="00F21DDC"/>
    <w:rsid w:val="00F22D6D"/>
    <w:rsid w:val="00F23B09"/>
    <w:rsid w:val="00F254C0"/>
    <w:rsid w:val="00F310D9"/>
    <w:rsid w:val="00F32F71"/>
    <w:rsid w:val="00F33364"/>
    <w:rsid w:val="00F34779"/>
    <w:rsid w:val="00F34A57"/>
    <w:rsid w:val="00F35FEB"/>
    <w:rsid w:val="00F361D6"/>
    <w:rsid w:val="00F363C3"/>
    <w:rsid w:val="00F3668F"/>
    <w:rsid w:val="00F36D2C"/>
    <w:rsid w:val="00F37221"/>
    <w:rsid w:val="00F37E5E"/>
    <w:rsid w:val="00F4038C"/>
    <w:rsid w:val="00F40BC2"/>
    <w:rsid w:val="00F40E27"/>
    <w:rsid w:val="00F41459"/>
    <w:rsid w:val="00F417AA"/>
    <w:rsid w:val="00F43FE9"/>
    <w:rsid w:val="00F44A61"/>
    <w:rsid w:val="00F44FDC"/>
    <w:rsid w:val="00F4556C"/>
    <w:rsid w:val="00F458A6"/>
    <w:rsid w:val="00F4598F"/>
    <w:rsid w:val="00F45994"/>
    <w:rsid w:val="00F459EA"/>
    <w:rsid w:val="00F466FA"/>
    <w:rsid w:val="00F4673D"/>
    <w:rsid w:val="00F47478"/>
    <w:rsid w:val="00F5002D"/>
    <w:rsid w:val="00F511F8"/>
    <w:rsid w:val="00F52F56"/>
    <w:rsid w:val="00F535CA"/>
    <w:rsid w:val="00F53793"/>
    <w:rsid w:val="00F53C2F"/>
    <w:rsid w:val="00F53D4D"/>
    <w:rsid w:val="00F5495E"/>
    <w:rsid w:val="00F56F1B"/>
    <w:rsid w:val="00F57902"/>
    <w:rsid w:val="00F605C5"/>
    <w:rsid w:val="00F606F6"/>
    <w:rsid w:val="00F60BCF"/>
    <w:rsid w:val="00F64FAF"/>
    <w:rsid w:val="00F651B8"/>
    <w:rsid w:val="00F658B7"/>
    <w:rsid w:val="00F65CD4"/>
    <w:rsid w:val="00F6664B"/>
    <w:rsid w:val="00F70A72"/>
    <w:rsid w:val="00F70EA2"/>
    <w:rsid w:val="00F70ED9"/>
    <w:rsid w:val="00F729E8"/>
    <w:rsid w:val="00F73141"/>
    <w:rsid w:val="00F73620"/>
    <w:rsid w:val="00F73743"/>
    <w:rsid w:val="00F7417A"/>
    <w:rsid w:val="00F75BB5"/>
    <w:rsid w:val="00F75EAA"/>
    <w:rsid w:val="00F765B5"/>
    <w:rsid w:val="00F7687A"/>
    <w:rsid w:val="00F76C17"/>
    <w:rsid w:val="00F770C9"/>
    <w:rsid w:val="00F80EAF"/>
    <w:rsid w:val="00F81E49"/>
    <w:rsid w:val="00F84AA1"/>
    <w:rsid w:val="00F84C64"/>
    <w:rsid w:val="00F85812"/>
    <w:rsid w:val="00F85E3D"/>
    <w:rsid w:val="00F87AE6"/>
    <w:rsid w:val="00F9071E"/>
    <w:rsid w:val="00F90CB2"/>
    <w:rsid w:val="00F91240"/>
    <w:rsid w:val="00F91CB8"/>
    <w:rsid w:val="00F92226"/>
    <w:rsid w:val="00F92BE4"/>
    <w:rsid w:val="00F92CD3"/>
    <w:rsid w:val="00F92E8F"/>
    <w:rsid w:val="00F9350D"/>
    <w:rsid w:val="00F936DC"/>
    <w:rsid w:val="00F946B0"/>
    <w:rsid w:val="00F9560E"/>
    <w:rsid w:val="00F95B3A"/>
    <w:rsid w:val="00F9692D"/>
    <w:rsid w:val="00FA0896"/>
    <w:rsid w:val="00FA0B83"/>
    <w:rsid w:val="00FA32BF"/>
    <w:rsid w:val="00FA3561"/>
    <w:rsid w:val="00FA42C0"/>
    <w:rsid w:val="00FA5450"/>
    <w:rsid w:val="00FA54B3"/>
    <w:rsid w:val="00FA5AF2"/>
    <w:rsid w:val="00FA77F1"/>
    <w:rsid w:val="00FA7AF1"/>
    <w:rsid w:val="00FB0EB9"/>
    <w:rsid w:val="00FB119C"/>
    <w:rsid w:val="00FB1D29"/>
    <w:rsid w:val="00FB2958"/>
    <w:rsid w:val="00FB2D7C"/>
    <w:rsid w:val="00FB2D95"/>
    <w:rsid w:val="00FB3803"/>
    <w:rsid w:val="00FB4BF3"/>
    <w:rsid w:val="00FB4E71"/>
    <w:rsid w:val="00FB6218"/>
    <w:rsid w:val="00FB627C"/>
    <w:rsid w:val="00FC00E8"/>
    <w:rsid w:val="00FC0FC2"/>
    <w:rsid w:val="00FC1BDD"/>
    <w:rsid w:val="00FC1C3A"/>
    <w:rsid w:val="00FC2C96"/>
    <w:rsid w:val="00FC4442"/>
    <w:rsid w:val="00FC4826"/>
    <w:rsid w:val="00FC5589"/>
    <w:rsid w:val="00FC62A5"/>
    <w:rsid w:val="00FC62D8"/>
    <w:rsid w:val="00FD0673"/>
    <w:rsid w:val="00FD0EED"/>
    <w:rsid w:val="00FD27C1"/>
    <w:rsid w:val="00FD33AE"/>
    <w:rsid w:val="00FD3EA3"/>
    <w:rsid w:val="00FD4672"/>
    <w:rsid w:val="00FD59AD"/>
    <w:rsid w:val="00FD7650"/>
    <w:rsid w:val="00FD79AB"/>
    <w:rsid w:val="00FD7A90"/>
    <w:rsid w:val="00FE077A"/>
    <w:rsid w:val="00FE118F"/>
    <w:rsid w:val="00FE1546"/>
    <w:rsid w:val="00FE2842"/>
    <w:rsid w:val="00FE3DC6"/>
    <w:rsid w:val="00FE45C8"/>
    <w:rsid w:val="00FE4689"/>
    <w:rsid w:val="00FE7453"/>
    <w:rsid w:val="00FF0225"/>
    <w:rsid w:val="00FF02F7"/>
    <w:rsid w:val="00FF03AC"/>
    <w:rsid w:val="00FF0EE0"/>
    <w:rsid w:val="00FF217E"/>
    <w:rsid w:val="00FF2F9F"/>
    <w:rsid w:val="00FF30E7"/>
    <w:rsid w:val="00FF43FF"/>
    <w:rsid w:val="00FF5880"/>
    <w:rsid w:val="00FF6757"/>
    <w:rsid w:val="00FF7CF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1F3DE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E06"/>
    <w:pPr>
      <w:spacing w:after="0" w:line="240" w:lineRule="auto"/>
    </w:pPr>
    <w:rPr>
      <w:rFonts w:ascii="Arial Narrow" w:hAnsi="Arial Narrow"/>
      <w:sz w:val="20"/>
    </w:rPr>
  </w:style>
  <w:style w:type="paragraph" w:styleId="Heading1">
    <w:name w:val="heading 1"/>
    <w:basedOn w:val="Normal"/>
    <w:next w:val="Normal"/>
    <w:link w:val="Heading1Char"/>
    <w:autoRedefine/>
    <w:uiPriority w:val="9"/>
    <w:qFormat/>
    <w:rsid w:val="00C9647A"/>
    <w:pPr>
      <w:keepNext/>
      <w:keepLines/>
      <w:numPr>
        <w:numId w:val="28"/>
      </w:numPr>
      <w:spacing w:before="120" w:after="80"/>
      <w:outlineLvl w:val="0"/>
    </w:pPr>
    <w:rPr>
      <w:rFonts w:eastAsiaTheme="majorEastAsia" w:cstheme="majorBidi"/>
      <w:b/>
      <w:bCs/>
      <w:color w:val="365F91" w:themeColor="accent1" w:themeShade="BF"/>
      <w:sz w:val="24"/>
      <w:szCs w:val="28"/>
      <w:lang w:val="en-GB"/>
    </w:rPr>
  </w:style>
  <w:style w:type="paragraph" w:styleId="Heading2">
    <w:name w:val="heading 2"/>
    <w:basedOn w:val="Normal"/>
    <w:next w:val="Normal"/>
    <w:link w:val="Heading2Char"/>
    <w:autoRedefine/>
    <w:uiPriority w:val="9"/>
    <w:unhideWhenUsed/>
    <w:qFormat/>
    <w:rsid w:val="00870E7A"/>
    <w:pPr>
      <w:numPr>
        <w:ilvl w:val="1"/>
        <w:numId w:val="42"/>
      </w:numPr>
      <w:spacing w:after="80"/>
      <w:outlineLvl w:val="1"/>
    </w:pPr>
    <w:rPr>
      <w:rFonts w:eastAsia="Times New Roman" w:cs="Times New Roman"/>
      <w:bCs/>
      <w:color w:val="4F81BD" w:themeColor="accent1"/>
      <w:sz w:val="24"/>
      <w:szCs w:val="20"/>
      <w:lang w:val="en-GB" w:eastAsia="fi-FI"/>
    </w:rPr>
  </w:style>
  <w:style w:type="paragraph" w:styleId="Heading3">
    <w:name w:val="heading 3"/>
    <w:basedOn w:val="Normal"/>
    <w:next w:val="Normal"/>
    <w:link w:val="Heading3Char"/>
    <w:uiPriority w:val="9"/>
    <w:unhideWhenUsed/>
    <w:qFormat/>
    <w:rsid w:val="0010276E"/>
    <w:pPr>
      <w:keepNext/>
      <w:keepLines/>
      <w:numPr>
        <w:ilvl w:val="2"/>
        <w:numId w:val="28"/>
      </w:numPr>
      <w:spacing w:before="120" w:after="80"/>
      <w:outlineLvl w:val="2"/>
    </w:pPr>
    <w:rPr>
      <w:rFonts w:eastAsiaTheme="majorEastAsia" w:cstheme="majorBidi"/>
      <w:bCs/>
      <w:color w:val="4F81BD" w:themeColor="accent1"/>
      <w:sz w:val="24"/>
    </w:rPr>
  </w:style>
  <w:style w:type="paragraph" w:styleId="Heading4">
    <w:name w:val="heading 4"/>
    <w:basedOn w:val="Normal"/>
    <w:next w:val="Normal"/>
    <w:link w:val="Heading4Char"/>
    <w:uiPriority w:val="9"/>
    <w:unhideWhenUsed/>
    <w:qFormat/>
    <w:rsid w:val="00935F17"/>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5F17"/>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5F17"/>
    <w:pPr>
      <w:keepNext/>
      <w:keepLines/>
      <w:numPr>
        <w:ilvl w:val="5"/>
        <w:numId w:val="2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5F17"/>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5F17"/>
    <w:pPr>
      <w:keepNext/>
      <w:keepLines/>
      <w:numPr>
        <w:ilvl w:val="7"/>
        <w:numId w:val="28"/>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935F17"/>
    <w:pPr>
      <w:keepNext/>
      <w:keepLines/>
      <w:numPr>
        <w:ilvl w:val="8"/>
        <w:numId w:val="28"/>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47A"/>
    <w:rPr>
      <w:rFonts w:ascii="Arial Narrow" w:eastAsiaTheme="majorEastAsia" w:hAnsi="Arial Narrow" w:cstheme="majorBidi"/>
      <w:b/>
      <w:bCs/>
      <w:color w:val="365F91" w:themeColor="accent1" w:themeShade="BF"/>
      <w:sz w:val="24"/>
      <w:szCs w:val="28"/>
      <w:lang w:val="en-GB"/>
    </w:rPr>
  </w:style>
  <w:style w:type="paragraph" w:styleId="TOCHeading">
    <w:name w:val="TOC Heading"/>
    <w:basedOn w:val="Heading1"/>
    <w:next w:val="Normal"/>
    <w:uiPriority w:val="39"/>
    <w:semiHidden/>
    <w:unhideWhenUsed/>
    <w:qFormat/>
    <w:rsid w:val="008855A7"/>
    <w:pPr>
      <w:outlineLvl w:val="9"/>
    </w:pPr>
    <w:rPr>
      <w:lang w:val="en-US"/>
    </w:rPr>
  </w:style>
  <w:style w:type="paragraph" w:styleId="BalloonText">
    <w:name w:val="Balloon Text"/>
    <w:basedOn w:val="Normal"/>
    <w:link w:val="BalloonTextChar"/>
    <w:uiPriority w:val="99"/>
    <w:semiHidden/>
    <w:unhideWhenUsed/>
    <w:rsid w:val="008855A7"/>
    <w:rPr>
      <w:rFonts w:ascii="Tahoma" w:hAnsi="Tahoma" w:cs="Tahoma"/>
      <w:sz w:val="16"/>
      <w:szCs w:val="16"/>
    </w:rPr>
  </w:style>
  <w:style w:type="character" w:customStyle="1" w:styleId="BalloonTextChar">
    <w:name w:val="Balloon Text Char"/>
    <w:basedOn w:val="DefaultParagraphFont"/>
    <w:link w:val="BalloonText"/>
    <w:uiPriority w:val="99"/>
    <w:semiHidden/>
    <w:rsid w:val="008855A7"/>
    <w:rPr>
      <w:rFonts w:ascii="Tahoma" w:hAnsi="Tahoma" w:cs="Tahoma"/>
      <w:sz w:val="16"/>
      <w:szCs w:val="16"/>
    </w:rPr>
  </w:style>
  <w:style w:type="paragraph" w:styleId="ListParagraph">
    <w:name w:val="List Paragraph"/>
    <w:basedOn w:val="Normal"/>
    <w:uiPriority w:val="34"/>
    <w:qFormat/>
    <w:rsid w:val="008855A7"/>
    <w:pPr>
      <w:ind w:left="720"/>
      <w:contextualSpacing/>
    </w:pPr>
  </w:style>
  <w:style w:type="character" w:styleId="Hyperlink">
    <w:name w:val="Hyperlink"/>
    <w:basedOn w:val="DefaultParagraphFont"/>
    <w:uiPriority w:val="99"/>
    <w:unhideWhenUsed/>
    <w:rsid w:val="008855A7"/>
    <w:rPr>
      <w:color w:val="0000FF" w:themeColor="hyperlink"/>
      <w:u w:val="single"/>
    </w:rPr>
  </w:style>
  <w:style w:type="paragraph" w:styleId="Title">
    <w:name w:val="Title"/>
    <w:basedOn w:val="Normal"/>
    <w:next w:val="Normal"/>
    <w:link w:val="TitleChar"/>
    <w:uiPriority w:val="10"/>
    <w:qFormat/>
    <w:rsid w:val="008855A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55A7"/>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C9647A"/>
    <w:pPr>
      <w:tabs>
        <w:tab w:val="left" w:pos="440"/>
        <w:tab w:val="right" w:leader="dot" w:pos="9040"/>
      </w:tabs>
      <w:contextualSpacing/>
    </w:pPr>
    <w:rPr>
      <w:sz w:val="18"/>
    </w:rPr>
  </w:style>
  <w:style w:type="character" w:styleId="Strong">
    <w:name w:val="Strong"/>
    <w:basedOn w:val="DefaultParagraphFont"/>
    <w:uiPriority w:val="22"/>
    <w:qFormat/>
    <w:rsid w:val="008855A7"/>
    <w:rPr>
      <w:b/>
      <w:bCs/>
    </w:rPr>
  </w:style>
  <w:style w:type="paragraph" w:styleId="IntenseQuote">
    <w:name w:val="Intense Quote"/>
    <w:basedOn w:val="Normal"/>
    <w:next w:val="Normal"/>
    <w:link w:val="IntenseQuoteChar"/>
    <w:uiPriority w:val="30"/>
    <w:qFormat/>
    <w:rsid w:val="008855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855A7"/>
    <w:rPr>
      <w:b/>
      <w:bCs/>
      <w:i/>
      <w:iCs/>
      <w:color w:val="4F81BD" w:themeColor="accent1"/>
    </w:rPr>
  </w:style>
  <w:style w:type="character" w:customStyle="1" w:styleId="Heading2Char">
    <w:name w:val="Heading 2 Char"/>
    <w:basedOn w:val="DefaultParagraphFont"/>
    <w:link w:val="Heading2"/>
    <w:uiPriority w:val="9"/>
    <w:rsid w:val="00870E7A"/>
    <w:rPr>
      <w:rFonts w:ascii="Arial Narrow" w:eastAsia="Times New Roman" w:hAnsi="Arial Narrow" w:cs="Times New Roman"/>
      <w:bCs/>
      <w:color w:val="4F81BD" w:themeColor="accent1"/>
      <w:sz w:val="24"/>
      <w:szCs w:val="20"/>
      <w:lang w:val="en-GB" w:eastAsia="fi-FI"/>
    </w:rPr>
  </w:style>
  <w:style w:type="paragraph" w:customStyle="1" w:styleId="Heading21">
    <w:name w:val="Heading 21"/>
    <w:basedOn w:val="Normal"/>
    <w:next w:val="Heading1"/>
    <w:link w:val="Heading21Char"/>
    <w:uiPriority w:val="9"/>
    <w:unhideWhenUsed/>
    <w:qFormat/>
    <w:rsid w:val="004E6D64"/>
    <w:pPr>
      <w:keepNext/>
      <w:keepLines/>
      <w:spacing w:before="200"/>
      <w:outlineLvl w:val="1"/>
    </w:pPr>
    <w:rPr>
      <w:rFonts w:asciiTheme="majorHAnsi" w:eastAsiaTheme="majorEastAsia" w:hAnsiTheme="majorHAnsi" w:cstheme="majorBidi"/>
      <w:b/>
      <w:bCs/>
      <w:color w:val="1F497D" w:themeColor="text2"/>
      <w:sz w:val="26"/>
      <w:szCs w:val="26"/>
    </w:rPr>
  </w:style>
  <w:style w:type="paragraph" w:styleId="TOC2">
    <w:name w:val="toc 2"/>
    <w:basedOn w:val="Normal"/>
    <w:next w:val="Normal"/>
    <w:autoRedefine/>
    <w:uiPriority w:val="39"/>
    <w:unhideWhenUsed/>
    <w:rsid w:val="00275878"/>
    <w:pPr>
      <w:tabs>
        <w:tab w:val="left" w:pos="880"/>
        <w:tab w:val="right" w:leader="dot" w:pos="9016"/>
      </w:tabs>
      <w:spacing w:after="100"/>
      <w:ind w:firstLine="426"/>
    </w:pPr>
  </w:style>
  <w:style w:type="paragraph" w:styleId="Caption">
    <w:name w:val="caption"/>
    <w:basedOn w:val="Normal"/>
    <w:next w:val="Normal"/>
    <w:uiPriority w:val="35"/>
    <w:unhideWhenUsed/>
    <w:qFormat/>
    <w:rsid w:val="00321AC6"/>
    <w:rPr>
      <w:rFonts w:ascii="Calibri" w:eastAsia="Calibri" w:hAnsi="Calibri" w:cs="Times New Roman"/>
      <w:b/>
      <w:bCs/>
      <w:szCs w:val="20"/>
      <w:lang w:val="en-GB"/>
    </w:rPr>
  </w:style>
  <w:style w:type="table" w:styleId="TableGrid">
    <w:name w:val="Table Grid"/>
    <w:basedOn w:val="TableNormal"/>
    <w:uiPriority w:val="39"/>
    <w:rsid w:val="00C0152B"/>
    <w:pPr>
      <w:spacing w:after="0" w:line="240" w:lineRule="auto"/>
    </w:pPr>
    <w:rPr>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F22D6D"/>
  </w:style>
  <w:style w:type="character" w:customStyle="1" w:styleId="apple-converted-space">
    <w:name w:val="apple-converted-space"/>
    <w:basedOn w:val="DefaultParagraphFont"/>
    <w:rsid w:val="00F22D6D"/>
  </w:style>
  <w:style w:type="paragraph" w:styleId="FootnoteText">
    <w:name w:val="footnote text"/>
    <w:basedOn w:val="Normal"/>
    <w:link w:val="FootnoteTextChar"/>
    <w:uiPriority w:val="99"/>
    <w:unhideWhenUsed/>
    <w:rsid w:val="003101A9"/>
    <w:rPr>
      <w:rFonts w:asciiTheme="majorHAnsi" w:eastAsiaTheme="majorEastAsia" w:hAnsiTheme="majorHAnsi" w:cstheme="majorBidi"/>
      <w:szCs w:val="20"/>
      <w:lang w:val="en-US" w:bidi="en-US"/>
    </w:rPr>
  </w:style>
  <w:style w:type="character" w:customStyle="1" w:styleId="FootnoteTextChar">
    <w:name w:val="Footnote Text Char"/>
    <w:basedOn w:val="DefaultParagraphFont"/>
    <w:link w:val="FootnoteText"/>
    <w:uiPriority w:val="99"/>
    <w:rsid w:val="003101A9"/>
    <w:rPr>
      <w:rFonts w:asciiTheme="majorHAnsi" w:eastAsiaTheme="majorEastAsia" w:hAnsiTheme="majorHAnsi" w:cstheme="majorBidi"/>
      <w:sz w:val="20"/>
      <w:szCs w:val="20"/>
      <w:lang w:val="en-US" w:bidi="en-US"/>
    </w:rPr>
  </w:style>
  <w:style w:type="character" w:styleId="FootnoteReference">
    <w:name w:val="footnote reference"/>
    <w:basedOn w:val="DefaultParagraphFont"/>
    <w:uiPriority w:val="99"/>
    <w:unhideWhenUsed/>
    <w:rsid w:val="003101A9"/>
    <w:rPr>
      <w:vertAlign w:val="superscript"/>
    </w:rPr>
  </w:style>
  <w:style w:type="paragraph" w:styleId="NormalWeb">
    <w:name w:val="Normal (Web)"/>
    <w:basedOn w:val="Normal"/>
    <w:uiPriority w:val="99"/>
    <w:unhideWhenUsed/>
    <w:rsid w:val="00A73A37"/>
    <w:pPr>
      <w:spacing w:before="100" w:beforeAutospacing="1" w:after="100" w:afterAutospacing="1"/>
    </w:pPr>
    <w:rPr>
      <w:rFonts w:eastAsia="Times New Roman" w:cs="Times New Roman"/>
      <w:szCs w:val="24"/>
      <w:lang w:eastAsia="fi-FI"/>
    </w:rPr>
  </w:style>
  <w:style w:type="paragraph" w:styleId="Header">
    <w:name w:val="header"/>
    <w:basedOn w:val="Normal"/>
    <w:link w:val="HeaderChar"/>
    <w:uiPriority w:val="99"/>
    <w:unhideWhenUsed/>
    <w:rsid w:val="004300B4"/>
    <w:pPr>
      <w:tabs>
        <w:tab w:val="center" w:pos="4513"/>
        <w:tab w:val="right" w:pos="9026"/>
      </w:tabs>
    </w:pPr>
  </w:style>
  <w:style w:type="character" w:customStyle="1" w:styleId="HeaderChar">
    <w:name w:val="Header Char"/>
    <w:basedOn w:val="DefaultParagraphFont"/>
    <w:link w:val="Header"/>
    <w:uiPriority w:val="99"/>
    <w:rsid w:val="004300B4"/>
  </w:style>
  <w:style w:type="paragraph" w:styleId="Footer">
    <w:name w:val="footer"/>
    <w:basedOn w:val="Normal"/>
    <w:link w:val="FooterChar"/>
    <w:uiPriority w:val="99"/>
    <w:unhideWhenUsed/>
    <w:rsid w:val="004300B4"/>
    <w:pPr>
      <w:tabs>
        <w:tab w:val="center" w:pos="4513"/>
        <w:tab w:val="right" w:pos="9026"/>
      </w:tabs>
    </w:pPr>
  </w:style>
  <w:style w:type="character" w:customStyle="1" w:styleId="FooterChar">
    <w:name w:val="Footer Char"/>
    <w:basedOn w:val="DefaultParagraphFont"/>
    <w:link w:val="Footer"/>
    <w:uiPriority w:val="99"/>
    <w:rsid w:val="004300B4"/>
  </w:style>
  <w:style w:type="character" w:styleId="CommentReference">
    <w:name w:val="annotation reference"/>
    <w:basedOn w:val="DefaultParagraphFont"/>
    <w:uiPriority w:val="99"/>
    <w:semiHidden/>
    <w:unhideWhenUsed/>
    <w:rsid w:val="00FB6218"/>
    <w:rPr>
      <w:sz w:val="16"/>
      <w:szCs w:val="16"/>
    </w:rPr>
  </w:style>
  <w:style w:type="paragraph" w:styleId="CommentText">
    <w:name w:val="annotation text"/>
    <w:basedOn w:val="Normal"/>
    <w:link w:val="CommentTextChar"/>
    <w:uiPriority w:val="99"/>
    <w:unhideWhenUsed/>
    <w:rsid w:val="00FB6218"/>
    <w:rPr>
      <w:szCs w:val="20"/>
    </w:rPr>
  </w:style>
  <w:style w:type="character" w:customStyle="1" w:styleId="CommentTextChar">
    <w:name w:val="Comment Text Char"/>
    <w:basedOn w:val="DefaultParagraphFont"/>
    <w:link w:val="CommentText"/>
    <w:uiPriority w:val="99"/>
    <w:rsid w:val="00FB621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B6218"/>
    <w:rPr>
      <w:b/>
      <w:bCs/>
    </w:rPr>
  </w:style>
  <w:style w:type="character" w:customStyle="1" w:styleId="CommentSubjectChar">
    <w:name w:val="Comment Subject Char"/>
    <w:basedOn w:val="CommentTextChar"/>
    <w:link w:val="CommentSubject"/>
    <w:uiPriority w:val="99"/>
    <w:semiHidden/>
    <w:rsid w:val="00FB6218"/>
    <w:rPr>
      <w:rFonts w:ascii="Times New Roman" w:hAnsi="Times New Roman"/>
      <w:b/>
      <w:bCs/>
      <w:sz w:val="20"/>
      <w:szCs w:val="20"/>
    </w:rPr>
  </w:style>
  <w:style w:type="character" w:customStyle="1" w:styleId="Heading21Char">
    <w:name w:val="Heading 21 Char"/>
    <w:basedOn w:val="DefaultParagraphFont"/>
    <w:link w:val="Heading21"/>
    <w:uiPriority w:val="9"/>
    <w:rsid w:val="004E6D64"/>
    <w:rPr>
      <w:rFonts w:asciiTheme="majorHAnsi" w:eastAsiaTheme="majorEastAsia" w:hAnsiTheme="majorHAnsi" w:cstheme="majorBidi"/>
      <w:b/>
      <w:bCs/>
      <w:color w:val="1F497D" w:themeColor="text2"/>
      <w:sz w:val="26"/>
      <w:szCs w:val="26"/>
    </w:rPr>
  </w:style>
  <w:style w:type="character" w:customStyle="1" w:styleId="nlmyear">
    <w:name w:val="nlm_year"/>
    <w:basedOn w:val="DefaultParagraphFont"/>
    <w:rsid w:val="00320C0D"/>
  </w:style>
  <w:style w:type="character" w:customStyle="1" w:styleId="nlmarticle-title">
    <w:name w:val="nlm_article-title"/>
    <w:basedOn w:val="DefaultParagraphFont"/>
    <w:rsid w:val="00320C0D"/>
  </w:style>
  <w:style w:type="character" w:customStyle="1" w:styleId="nlmfpage">
    <w:name w:val="nlm_fpage"/>
    <w:basedOn w:val="DefaultParagraphFont"/>
    <w:rsid w:val="00320C0D"/>
  </w:style>
  <w:style w:type="character" w:customStyle="1" w:styleId="nlmlpage">
    <w:name w:val="nlm_lpage"/>
    <w:basedOn w:val="DefaultParagraphFont"/>
    <w:rsid w:val="00320C0D"/>
  </w:style>
  <w:style w:type="table" w:styleId="LightShading-Accent2">
    <w:name w:val="Light Shading Accent 2"/>
    <w:basedOn w:val="TableNormal"/>
    <w:uiPriority w:val="60"/>
    <w:rsid w:val="007B68B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Revision">
    <w:name w:val="Revision"/>
    <w:hidden/>
    <w:uiPriority w:val="99"/>
    <w:semiHidden/>
    <w:rsid w:val="00C34E91"/>
    <w:pPr>
      <w:spacing w:after="0" w:line="240" w:lineRule="auto"/>
    </w:pPr>
    <w:rPr>
      <w:rFonts w:ascii="Times New Roman" w:hAnsi="Times New Roman"/>
      <w:sz w:val="24"/>
    </w:rPr>
  </w:style>
  <w:style w:type="paragraph" w:styleId="PlainText">
    <w:name w:val="Plain Text"/>
    <w:basedOn w:val="Normal"/>
    <w:link w:val="PlainTextChar"/>
    <w:uiPriority w:val="99"/>
    <w:semiHidden/>
    <w:unhideWhenUsed/>
    <w:rsid w:val="0088002E"/>
    <w:rPr>
      <w:rFonts w:ascii="Calibri" w:hAnsi="Calibri"/>
      <w:sz w:val="22"/>
      <w:szCs w:val="21"/>
      <w:lang w:val="en-GB"/>
    </w:rPr>
  </w:style>
  <w:style w:type="character" w:customStyle="1" w:styleId="PlainTextChar">
    <w:name w:val="Plain Text Char"/>
    <w:basedOn w:val="DefaultParagraphFont"/>
    <w:link w:val="PlainText"/>
    <w:uiPriority w:val="99"/>
    <w:semiHidden/>
    <w:rsid w:val="0088002E"/>
    <w:rPr>
      <w:rFonts w:ascii="Calibri" w:hAnsi="Calibri"/>
      <w:szCs w:val="21"/>
      <w:lang w:val="en-GB"/>
    </w:rPr>
  </w:style>
  <w:style w:type="table" w:styleId="MediumGrid1-Accent2">
    <w:name w:val="Medium Grid 1 Accent 2"/>
    <w:basedOn w:val="TableNormal"/>
    <w:uiPriority w:val="67"/>
    <w:rsid w:val="005234E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Shading1-Accent2">
    <w:name w:val="Medium Shading 1 Accent 2"/>
    <w:basedOn w:val="TableNormal"/>
    <w:uiPriority w:val="63"/>
    <w:rsid w:val="00DA0FF6"/>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A730E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1">
    <w:name w:val="Medium Shading 2 - Accent 11"/>
    <w:basedOn w:val="TableNormal"/>
    <w:uiPriority w:val="64"/>
    <w:rsid w:val="00A730E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C0599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EndnoteText">
    <w:name w:val="endnote text"/>
    <w:basedOn w:val="Normal"/>
    <w:link w:val="EndnoteTextChar"/>
    <w:uiPriority w:val="99"/>
    <w:semiHidden/>
    <w:unhideWhenUsed/>
    <w:rsid w:val="002D0E75"/>
    <w:rPr>
      <w:szCs w:val="20"/>
    </w:rPr>
  </w:style>
  <w:style w:type="character" w:customStyle="1" w:styleId="EndnoteTextChar">
    <w:name w:val="Endnote Text Char"/>
    <w:basedOn w:val="DefaultParagraphFont"/>
    <w:link w:val="EndnoteText"/>
    <w:uiPriority w:val="99"/>
    <w:semiHidden/>
    <w:rsid w:val="002D0E75"/>
    <w:rPr>
      <w:rFonts w:ascii="Arial Narrow" w:hAnsi="Arial Narrow"/>
      <w:sz w:val="20"/>
      <w:szCs w:val="20"/>
    </w:rPr>
  </w:style>
  <w:style w:type="character" w:styleId="EndnoteReference">
    <w:name w:val="endnote reference"/>
    <w:basedOn w:val="DefaultParagraphFont"/>
    <w:uiPriority w:val="99"/>
    <w:semiHidden/>
    <w:unhideWhenUsed/>
    <w:rsid w:val="002D0E75"/>
    <w:rPr>
      <w:vertAlign w:val="superscript"/>
    </w:rPr>
  </w:style>
  <w:style w:type="paragraph" w:customStyle="1" w:styleId="Default">
    <w:name w:val="Default"/>
    <w:rsid w:val="00CA0CEC"/>
    <w:pPr>
      <w:autoSpaceDE w:val="0"/>
      <w:autoSpaceDN w:val="0"/>
      <w:adjustRightInd w:val="0"/>
      <w:spacing w:after="0" w:line="240" w:lineRule="auto"/>
    </w:pPr>
    <w:rPr>
      <w:rFonts w:ascii="Calibri" w:hAnsi="Calibri" w:cs="Calibri"/>
      <w:color w:val="000000"/>
      <w:sz w:val="24"/>
      <w:szCs w:val="24"/>
      <w:lang w:val="en-GB"/>
    </w:rPr>
  </w:style>
  <w:style w:type="table" w:customStyle="1" w:styleId="ListTable2-Accent21">
    <w:name w:val="List Table 2 - Accent 21"/>
    <w:basedOn w:val="TableNormal"/>
    <w:uiPriority w:val="47"/>
    <w:rsid w:val="00C66064"/>
    <w:pPr>
      <w:spacing w:after="0" w:line="240" w:lineRule="auto"/>
    </w:pPr>
    <w:tblPr>
      <w:tblStyleRowBandSize w:val="1"/>
      <w:tblStyleColBandSize w:val="1"/>
      <w:tblInd w:w="0" w:type="dxa"/>
      <w:tblBorders>
        <w:top w:val="single" w:sz="4" w:space="0" w:color="D99594" w:themeColor="accent2" w:themeTint="99"/>
        <w:bottom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61">
    <w:name w:val="List Table 2 - Accent 61"/>
    <w:basedOn w:val="TableNormal"/>
    <w:uiPriority w:val="47"/>
    <w:rsid w:val="00C66064"/>
    <w:pPr>
      <w:spacing w:after="0" w:line="240" w:lineRule="auto"/>
    </w:p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6Colorful-Accent21">
    <w:name w:val="List Table 6 Colorful - Accent 21"/>
    <w:basedOn w:val="TableNormal"/>
    <w:uiPriority w:val="51"/>
    <w:rsid w:val="00C66064"/>
    <w:pPr>
      <w:spacing w:after="0" w:line="240" w:lineRule="auto"/>
    </w:pPr>
    <w:rPr>
      <w:color w:val="943634" w:themeColor="accent2" w:themeShade="BF"/>
    </w:rPr>
    <w:tblPr>
      <w:tblStyleRowBandSize w:val="1"/>
      <w:tblStyleColBandSize w:val="1"/>
      <w:tblInd w:w="0" w:type="dxa"/>
      <w:tblBorders>
        <w:top w:val="single" w:sz="4" w:space="0" w:color="C0504D" w:themeColor="accent2"/>
        <w:bottom w:val="single" w:sz="4" w:space="0" w:color="C0504D" w:themeColor="accent2"/>
      </w:tblBorders>
      <w:tblCellMar>
        <w:top w:w="0" w:type="dxa"/>
        <w:left w:w="108" w:type="dxa"/>
        <w:bottom w:w="0" w:type="dxa"/>
        <w:right w:w="108" w:type="dxa"/>
      </w:tblCellMar>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2203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2-Accent21">
    <w:name w:val="Grid Table 2 - Accent 21"/>
    <w:basedOn w:val="TableNormal"/>
    <w:uiPriority w:val="47"/>
    <w:rsid w:val="006C48D2"/>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41">
    <w:name w:val="Grid Table 2 - Accent 41"/>
    <w:basedOn w:val="TableNormal"/>
    <w:uiPriority w:val="47"/>
    <w:rsid w:val="006C48D2"/>
    <w:pPr>
      <w:spacing w:after="0" w:line="240" w:lineRule="auto"/>
    </w:p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laceholderText">
    <w:name w:val="Placeholder Text"/>
    <w:basedOn w:val="DefaultParagraphFont"/>
    <w:uiPriority w:val="99"/>
    <w:semiHidden/>
    <w:rsid w:val="00FB0EB9"/>
    <w:rPr>
      <w:color w:val="808080"/>
    </w:rPr>
  </w:style>
  <w:style w:type="character" w:styleId="FollowedHyperlink">
    <w:name w:val="FollowedHyperlink"/>
    <w:basedOn w:val="DefaultParagraphFont"/>
    <w:uiPriority w:val="99"/>
    <w:semiHidden/>
    <w:unhideWhenUsed/>
    <w:rsid w:val="0009746B"/>
    <w:rPr>
      <w:color w:val="800080" w:themeColor="followedHyperlink"/>
      <w:u w:val="single"/>
    </w:rPr>
  </w:style>
  <w:style w:type="table" w:customStyle="1" w:styleId="GridTable2-Accent22">
    <w:name w:val="Grid Table 2 - Accent 22"/>
    <w:basedOn w:val="TableNormal"/>
    <w:uiPriority w:val="47"/>
    <w:rsid w:val="005C7C43"/>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210024"/>
    <w:pPr>
      <w:spacing w:after="100"/>
      <w:ind w:left="400"/>
    </w:pPr>
  </w:style>
  <w:style w:type="character" w:customStyle="1" w:styleId="Heading3Char">
    <w:name w:val="Heading 3 Char"/>
    <w:basedOn w:val="DefaultParagraphFont"/>
    <w:link w:val="Heading3"/>
    <w:uiPriority w:val="9"/>
    <w:rsid w:val="0010276E"/>
    <w:rPr>
      <w:rFonts w:ascii="Arial Narrow" w:eastAsiaTheme="majorEastAsia" w:hAnsi="Arial Narrow" w:cstheme="majorBidi"/>
      <w:bCs/>
      <w:color w:val="4F81BD" w:themeColor="accent1"/>
      <w:sz w:val="24"/>
    </w:rPr>
  </w:style>
  <w:style w:type="character" w:customStyle="1" w:styleId="Heading4Char">
    <w:name w:val="Heading 4 Char"/>
    <w:basedOn w:val="DefaultParagraphFont"/>
    <w:link w:val="Heading4"/>
    <w:uiPriority w:val="9"/>
    <w:rsid w:val="00935F17"/>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935F17"/>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935F17"/>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935F17"/>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35F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5F17"/>
    <w:rPr>
      <w:rFonts w:asciiTheme="majorHAnsi" w:eastAsiaTheme="majorEastAsia" w:hAnsiTheme="majorHAnsi" w:cstheme="majorBidi"/>
      <w:i/>
      <w:iCs/>
      <w:color w:val="404040" w:themeColor="text1" w:themeTint="BF"/>
      <w:sz w:val="20"/>
      <w:szCs w:val="20"/>
    </w:rPr>
  </w:style>
  <w:style w:type="table" w:customStyle="1" w:styleId="GridTable6Colorful-Accent61">
    <w:name w:val="Grid Table 6 Colorful - Accent 61"/>
    <w:basedOn w:val="TableNormal"/>
    <w:uiPriority w:val="51"/>
    <w:rsid w:val="00A562E9"/>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1">
    <w:name w:val="List Table 21"/>
    <w:basedOn w:val="TableNormal"/>
    <w:uiPriority w:val="47"/>
    <w:rsid w:val="00E242EB"/>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31">
    <w:name w:val="List Table 1 Light - Accent 31"/>
    <w:basedOn w:val="TableNormal"/>
    <w:uiPriority w:val="46"/>
    <w:rsid w:val="00E242E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7Colorful-Accent31">
    <w:name w:val="List Table 7 Colorful - Accent 31"/>
    <w:basedOn w:val="TableNormal"/>
    <w:uiPriority w:val="52"/>
    <w:rsid w:val="00E242EB"/>
    <w:pPr>
      <w:spacing w:after="0" w:line="240" w:lineRule="auto"/>
    </w:pPr>
    <w:rPr>
      <w:color w:val="76923C"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31">
    <w:name w:val="List Table 2 - Accent 31"/>
    <w:basedOn w:val="TableNormal"/>
    <w:uiPriority w:val="47"/>
    <w:rsid w:val="00E242EB"/>
    <w:pPr>
      <w:spacing w:after="0" w:line="240" w:lineRule="auto"/>
    </w:p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11">
    <w:name w:val="List Table 2 - Accent 11"/>
    <w:basedOn w:val="TableNormal"/>
    <w:uiPriority w:val="47"/>
    <w:rsid w:val="0068556F"/>
    <w:pPr>
      <w:spacing w:after="0" w:line="240" w:lineRule="auto"/>
    </w:p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41">
    <w:name w:val="List Table 2 - Accent 41"/>
    <w:basedOn w:val="TableNormal"/>
    <w:uiPriority w:val="47"/>
    <w:rsid w:val="005D02E9"/>
    <w:pPr>
      <w:spacing w:after="0" w:line="240" w:lineRule="auto"/>
    </w:p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ghtShading">
    <w:name w:val="Light Shading"/>
    <w:basedOn w:val="TableNormal"/>
    <w:uiPriority w:val="60"/>
    <w:rsid w:val="0092545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D0D8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E06"/>
    <w:pPr>
      <w:spacing w:after="0" w:line="240" w:lineRule="auto"/>
    </w:pPr>
    <w:rPr>
      <w:rFonts w:ascii="Arial Narrow" w:hAnsi="Arial Narrow"/>
      <w:sz w:val="20"/>
    </w:rPr>
  </w:style>
  <w:style w:type="paragraph" w:styleId="Heading1">
    <w:name w:val="heading 1"/>
    <w:basedOn w:val="Normal"/>
    <w:next w:val="Normal"/>
    <w:link w:val="Heading1Char"/>
    <w:autoRedefine/>
    <w:uiPriority w:val="9"/>
    <w:qFormat/>
    <w:rsid w:val="00C9647A"/>
    <w:pPr>
      <w:keepNext/>
      <w:keepLines/>
      <w:numPr>
        <w:numId w:val="28"/>
      </w:numPr>
      <w:spacing w:before="120" w:after="80"/>
      <w:outlineLvl w:val="0"/>
    </w:pPr>
    <w:rPr>
      <w:rFonts w:eastAsiaTheme="majorEastAsia" w:cstheme="majorBidi"/>
      <w:b/>
      <w:bCs/>
      <w:color w:val="365F91" w:themeColor="accent1" w:themeShade="BF"/>
      <w:sz w:val="24"/>
      <w:szCs w:val="28"/>
      <w:lang w:val="en-GB"/>
    </w:rPr>
  </w:style>
  <w:style w:type="paragraph" w:styleId="Heading2">
    <w:name w:val="heading 2"/>
    <w:basedOn w:val="Normal"/>
    <w:next w:val="Normal"/>
    <w:link w:val="Heading2Char"/>
    <w:autoRedefine/>
    <w:uiPriority w:val="9"/>
    <w:unhideWhenUsed/>
    <w:qFormat/>
    <w:rsid w:val="00870E7A"/>
    <w:pPr>
      <w:numPr>
        <w:ilvl w:val="1"/>
        <w:numId w:val="42"/>
      </w:numPr>
      <w:spacing w:after="80"/>
      <w:outlineLvl w:val="1"/>
    </w:pPr>
    <w:rPr>
      <w:rFonts w:eastAsia="Times New Roman" w:cs="Times New Roman"/>
      <w:bCs/>
      <w:color w:val="4F81BD" w:themeColor="accent1"/>
      <w:sz w:val="24"/>
      <w:szCs w:val="20"/>
      <w:lang w:val="en-GB" w:eastAsia="fi-FI"/>
    </w:rPr>
  </w:style>
  <w:style w:type="paragraph" w:styleId="Heading3">
    <w:name w:val="heading 3"/>
    <w:basedOn w:val="Normal"/>
    <w:next w:val="Normal"/>
    <w:link w:val="Heading3Char"/>
    <w:uiPriority w:val="9"/>
    <w:unhideWhenUsed/>
    <w:qFormat/>
    <w:rsid w:val="0010276E"/>
    <w:pPr>
      <w:keepNext/>
      <w:keepLines/>
      <w:numPr>
        <w:ilvl w:val="2"/>
        <w:numId w:val="28"/>
      </w:numPr>
      <w:spacing w:before="120" w:after="80"/>
      <w:outlineLvl w:val="2"/>
    </w:pPr>
    <w:rPr>
      <w:rFonts w:eastAsiaTheme="majorEastAsia" w:cstheme="majorBidi"/>
      <w:bCs/>
      <w:color w:val="4F81BD" w:themeColor="accent1"/>
      <w:sz w:val="24"/>
    </w:rPr>
  </w:style>
  <w:style w:type="paragraph" w:styleId="Heading4">
    <w:name w:val="heading 4"/>
    <w:basedOn w:val="Normal"/>
    <w:next w:val="Normal"/>
    <w:link w:val="Heading4Char"/>
    <w:uiPriority w:val="9"/>
    <w:unhideWhenUsed/>
    <w:qFormat/>
    <w:rsid w:val="00935F17"/>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5F17"/>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5F17"/>
    <w:pPr>
      <w:keepNext/>
      <w:keepLines/>
      <w:numPr>
        <w:ilvl w:val="5"/>
        <w:numId w:val="2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5F17"/>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5F17"/>
    <w:pPr>
      <w:keepNext/>
      <w:keepLines/>
      <w:numPr>
        <w:ilvl w:val="7"/>
        <w:numId w:val="28"/>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935F17"/>
    <w:pPr>
      <w:keepNext/>
      <w:keepLines/>
      <w:numPr>
        <w:ilvl w:val="8"/>
        <w:numId w:val="28"/>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47A"/>
    <w:rPr>
      <w:rFonts w:ascii="Arial Narrow" w:eastAsiaTheme="majorEastAsia" w:hAnsi="Arial Narrow" w:cstheme="majorBidi"/>
      <w:b/>
      <w:bCs/>
      <w:color w:val="365F91" w:themeColor="accent1" w:themeShade="BF"/>
      <w:sz w:val="24"/>
      <w:szCs w:val="28"/>
      <w:lang w:val="en-GB"/>
    </w:rPr>
  </w:style>
  <w:style w:type="paragraph" w:styleId="TOCHeading">
    <w:name w:val="TOC Heading"/>
    <w:basedOn w:val="Heading1"/>
    <w:next w:val="Normal"/>
    <w:uiPriority w:val="39"/>
    <w:semiHidden/>
    <w:unhideWhenUsed/>
    <w:qFormat/>
    <w:rsid w:val="008855A7"/>
    <w:pPr>
      <w:outlineLvl w:val="9"/>
    </w:pPr>
    <w:rPr>
      <w:lang w:val="en-US"/>
    </w:rPr>
  </w:style>
  <w:style w:type="paragraph" w:styleId="BalloonText">
    <w:name w:val="Balloon Text"/>
    <w:basedOn w:val="Normal"/>
    <w:link w:val="BalloonTextChar"/>
    <w:uiPriority w:val="99"/>
    <w:semiHidden/>
    <w:unhideWhenUsed/>
    <w:rsid w:val="008855A7"/>
    <w:rPr>
      <w:rFonts w:ascii="Tahoma" w:hAnsi="Tahoma" w:cs="Tahoma"/>
      <w:sz w:val="16"/>
      <w:szCs w:val="16"/>
    </w:rPr>
  </w:style>
  <w:style w:type="character" w:customStyle="1" w:styleId="BalloonTextChar">
    <w:name w:val="Balloon Text Char"/>
    <w:basedOn w:val="DefaultParagraphFont"/>
    <w:link w:val="BalloonText"/>
    <w:uiPriority w:val="99"/>
    <w:semiHidden/>
    <w:rsid w:val="008855A7"/>
    <w:rPr>
      <w:rFonts w:ascii="Tahoma" w:hAnsi="Tahoma" w:cs="Tahoma"/>
      <w:sz w:val="16"/>
      <w:szCs w:val="16"/>
    </w:rPr>
  </w:style>
  <w:style w:type="paragraph" w:styleId="ListParagraph">
    <w:name w:val="List Paragraph"/>
    <w:basedOn w:val="Normal"/>
    <w:uiPriority w:val="34"/>
    <w:qFormat/>
    <w:rsid w:val="008855A7"/>
    <w:pPr>
      <w:ind w:left="720"/>
      <w:contextualSpacing/>
    </w:pPr>
  </w:style>
  <w:style w:type="character" w:styleId="Hyperlink">
    <w:name w:val="Hyperlink"/>
    <w:basedOn w:val="DefaultParagraphFont"/>
    <w:uiPriority w:val="99"/>
    <w:unhideWhenUsed/>
    <w:rsid w:val="008855A7"/>
    <w:rPr>
      <w:color w:val="0000FF" w:themeColor="hyperlink"/>
      <w:u w:val="single"/>
    </w:rPr>
  </w:style>
  <w:style w:type="paragraph" w:styleId="Title">
    <w:name w:val="Title"/>
    <w:basedOn w:val="Normal"/>
    <w:next w:val="Normal"/>
    <w:link w:val="TitleChar"/>
    <w:uiPriority w:val="10"/>
    <w:qFormat/>
    <w:rsid w:val="008855A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55A7"/>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C9647A"/>
    <w:pPr>
      <w:tabs>
        <w:tab w:val="left" w:pos="440"/>
        <w:tab w:val="right" w:leader="dot" w:pos="9040"/>
      </w:tabs>
      <w:contextualSpacing/>
    </w:pPr>
    <w:rPr>
      <w:sz w:val="18"/>
    </w:rPr>
  </w:style>
  <w:style w:type="character" w:styleId="Strong">
    <w:name w:val="Strong"/>
    <w:basedOn w:val="DefaultParagraphFont"/>
    <w:uiPriority w:val="22"/>
    <w:qFormat/>
    <w:rsid w:val="008855A7"/>
    <w:rPr>
      <w:b/>
      <w:bCs/>
    </w:rPr>
  </w:style>
  <w:style w:type="paragraph" w:styleId="IntenseQuote">
    <w:name w:val="Intense Quote"/>
    <w:basedOn w:val="Normal"/>
    <w:next w:val="Normal"/>
    <w:link w:val="IntenseQuoteChar"/>
    <w:uiPriority w:val="30"/>
    <w:qFormat/>
    <w:rsid w:val="008855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855A7"/>
    <w:rPr>
      <w:b/>
      <w:bCs/>
      <w:i/>
      <w:iCs/>
      <w:color w:val="4F81BD" w:themeColor="accent1"/>
    </w:rPr>
  </w:style>
  <w:style w:type="character" w:customStyle="1" w:styleId="Heading2Char">
    <w:name w:val="Heading 2 Char"/>
    <w:basedOn w:val="DefaultParagraphFont"/>
    <w:link w:val="Heading2"/>
    <w:uiPriority w:val="9"/>
    <w:rsid w:val="00870E7A"/>
    <w:rPr>
      <w:rFonts w:ascii="Arial Narrow" w:eastAsia="Times New Roman" w:hAnsi="Arial Narrow" w:cs="Times New Roman"/>
      <w:bCs/>
      <w:color w:val="4F81BD" w:themeColor="accent1"/>
      <w:sz w:val="24"/>
      <w:szCs w:val="20"/>
      <w:lang w:val="en-GB" w:eastAsia="fi-FI"/>
    </w:rPr>
  </w:style>
  <w:style w:type="paragraph" w:customStyle="1" w:styleId="Heading21">
    <w:name w:val="Heading 21"/>
    <w:basedOn w:val="Normal"/>
    <w:next w:val="Heading1"/>
    <w:link w:val="Heading21Char"/>
    <w:uiPriority w:val="9"/>
    <w:unhideWhenUsed/>
    <w:qFormat/>
    <w:rsid w:val="004E6D64"/>
    <w:pPr>
      <w:keepNext/>
      <w:keepLines/>
      <w:spacing w:before="200"/>
      <w:outlineLvl w:val="1"/>
    </w:pPr>
    <w:rPr>
      <w:rFonts w:asciiTheme="majorHAnsi" w:eastAsiaTheme="majorEastAsia" w:hAnsiTheme="majorHAnsi" w:cstheme="majorBidi"/>
      <w:b/>
      <w:bCs/>
      <w:color w:val="1F497D" w:themeColor="text2"/>
      <w:sz w:val="26"/>
      <w:szCs w:val="26"/>
    </w:rPr>
  </w:style>
  <w:style w:type="paragraph" w:styleId="TOC2">
    <w:name w:val="toc 2"/>
    <w:basedOn w:val="Normal"/>
    <w:next w:val="Normal"/>
    <w:autoRedefine/>
    <w:uiPriority w:val="39"/>
    <w:unhideWhenUsed/>
    <w:rsid w:val="00275878"/>
    <w:pPr>
      <w:tabs>
        <w:tab w:val="left" w:pos="880"/>
        <w:tab w:val="right" w:leader="dot" w:pos="9016"/>
      </w:tabs>
      <w:spacing w:after="100"/>
      <w:ind w:firstLine="426"/>
    </w:pPr>
  </w:style>
  <w:style w:type="paragraph" w:styleId="Caption">
    <w:name w:val="caption"/>
    <w:basedOn w:val="Normal"/>
    <w:next w:val="Normal"/>
    <w:uiPriority w:val="35"/>
    <w:unhideWhenUsed/>
    <w:qFormat/>
    <w:rsid w:val="00321AC6"/>
    <w:rPr>
      <w:rFonts w:ascii="Calibri" w:eastAsia="Calibri" w:hAnsi="Calibri" w:cs="Times New Roman"/>
      <w:b/>
      <w:bCs/>
      <w:szCs w:val="20"/>
      <w:lang w:val="en-GB"/>
    </w:rPr>
  </w:style>
  <w:style w:type="table" w:styleId="TableGrid">
    <w:name w:val="Table Grid"/>
    <w:basedOn w:val="TableNormal"/>
    <w:uiPriority w:val="39"/>
    <w:rsid w:val="00C0152B"/>
    <w:pPr>
      <w:spacing w:after="0" w:line="240" w:lineRule="auto"/>
    </w:pPr>
    <w:rPr>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F22D6D"/>
  </w:style>
  <w:style w:type="character" w:customStyle="1" w:styleId="apple-converted-space">
    <w:name w:val="apple-converted-space"/>
    <w:basedOn w:val="DefaultParagraphFont"/>
    <w:rsid w:val="00F22D6D"/>
  </w:style>
  <w:style w:type="paragraph" w:styleId="FootnoteText">
    <w:name w:val="footnote text"/>
    <w:basedOn w:val="Normal"/>
    <w:link w:val="FootnoteTextChar"/>
    <w:uiPriority w:val="99"/>
    <w:unhideWhenUsed/>
    <w:rsid w:val="003101A9"/>
    <w:rPr>
      <w:rFonts w:asciiTheme="majorHAnsi" w:eastAsiaTheme="majorEastAsia" w:hAnsiTheme="majorHAnsi" w:cstheme="majorBidi"/>
      <w:szCs w:val="20"/>
      <w:lang w:val="en-US" w:bidi="en-US"/>
    </w:rPr>
  </w:style>
  <w:style w:type="character" w:customStyle="1" w:styleId="FootnoteTextChar">
    <w:name w:val="Footnote Text Char"/>
    <w:basedOn w:val="DefaultParagraphFont"/>
    <w:link w:val="FootnoteText"/>
    <w:uiPriority w:val="99"/>
    <w:rsid w:val="003101A9"/>
    <w:rPr>
      <w:rFonts w:asciiTheme="majorHAnsi" w:eastAsiaTheme="majorEastAsia" w:hAnsiTheme="majorHAnsi" w:cstheme="majorBidi"/>
      <w:sz w:val="20"/>
      <w:szCs w:val="20"/>
      <w:lang w:val="en-US" w:bidi="en-US"/>
    </w:rPr>
  </w:style>
  <w:style w:type="character" w:styleId="FootnoteReference">
    <w:name w:val="footnote reference"/>
    <w:basedOn w:val="DefaultParagraphFont"/>
    <w:uiPriority w:val="99"/>
    <w:unhideWhenUsed/>
    <w:rsid w:val="003101A9"/>
    <w:rPr>
      <w:vertAlign w:val="superscript"/>
    </w:rPr>
  </w:style>
  <w:style w:type="paragraph" w:styleId="NormalWeb">
    <w:name w:val="Normal (Web)"/>
    <w:basedOn w:val="Normal"/>
    <w:uiPriority w:val="99"/>
    <w:unhideWhenUsed/>
    <w:rsid w:val="00A73A37"/>
    <w:pPr>
      <w:spacing w:before="100" w:beforeAutospacing="1" w:after="100" w:afterAutospacing="1"/>
    </w:pPr>
    <w:rPr>
      <w:rFonts w:eastAsia="Times New Roman" w:cs="Times New Roman"/>
      <w:szCs w:val="24"/>
      <w:lang w:eastAsia="fi-FI"/>
    </w:rPr>
  </w:style>
  <w:style w:type="paragraph" w:styleId="Header">
    <w:name w:val="header"/>
    <w:basedOn w:val="Normal"/>
    <w:link w:val="HeaderChar"/>
    <w:uiPriority w:val="99"/>
    <w:unhideWhenUsed/>
    <w:rsid w:val="004300B4"/>
    <w:pPr>
      <w:tabs>
        <w:tab w:val="center" w:pos="4513"/>
        <w:tab w:val="right" w:pos="9026"/>
      </w:tabs>
    </w:pPr>
  </w:style>
  <w:style w:type="character" w:customStyle="1" w:styleId="HeaderChar">
    <w:name w:val="Header Char"/>
    <w:basedOn w:val="DefaultParagraphFont"/>
    <w:link w:val="Header"/>
    <w:uiPriority w:val="99"/>
    <w:rsid w:val="004300B4"/>
  </w:style>
  <w:style w:type="paragraph" w:styleId="Footer">
    <w:name w:val="footer"/>
    <w:basedOn w:val="Normal"/>
    <w:link w:val="FooterChar"/>
    <w:uiPriority w:val="99"/>
    <w:unhideWhenUsed/>
    <w:rsid w:val="004300B4"/>
    <w:pPr>
      <w:tabs>
        <w:tab w:val="center" w:pos="4513"/>
        <w:tab w:val="right" w:pos="9026"/>
      </w:tabs>
    </w:pPr>
  </w:style>
  <w:style w:type="character" w:customStyle="1" w:styleId="FooterChar">
    <w:name w:val="Footer Char"/>
    <w:basedOn w:val="DefaultParagraphFont"/>
    <w:link w:val="Footer"/>
    <w:uiPriority w:val="99"/>
    <w:rsid w:val="004300B4"/>
  </w:style>
  <w:style w:type="character" w:styleId="CommentReference">
    <w:name w:val="annotation reference"/>
    <w:basedOn w:val="DefaultParagraphFont"/>
    <w:uiPriority w:val="99"/>
    <w:semiHidden/>
    <w:unhideWhenUsed/>
    <w:rsid w:val="00FB6218"/>
    <w:rPr>
      <w:sz w:val="16"/>
      <w:szCs w:val="16"/>
    </w:rPr>
  </w:style>
  <w:style w:type="paragraph" w:styleId="CommentText">
    <w:name w:val="annotation text"/>
    <w:basedOn w:val="Normal"/>
    <w:link w:val="CommentTextChar"/>
    <w:uiPriority w:val="99"/>
    <w:unhideWhenUsed/>
    <w:rsid w:val="00FB6218"/>
    <w:rPr>
      <w:szCs w:val="20"/>
    </w:rPr>
  </w:style>
  <w:style w:type="character" w:customStyle="1" w:styleId="CommentTextChar">
    <w:name w:val="Comment Text Char"/>
    <w:basedOn w:val="DefaultParagraphFont"/>
    <w:link w:val="CommentText"/>
    <w:uiPriority w:val="99"/>
    <w:rsid w:val="00FB621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B6218"/>
    <w:rPr>
      <w:b/>
      <w:bCs/>
    </w:rPr>
  </w:style>
  <w:style w:type="character" w:customStyle="1" w:styleId="CommentSubjectChar">
    <w:name w:val="Comment Subject Char"/>
    <w:basedOn w:val="CommentTextChar"/>
    <w:link w:val="CommentSubject"/>
    <w:uiPriority w:val="99"/>
    <w:semiHidden/>
    <w:rsid w:val="00FB6218"/>
    <w:rPr>
      <w:rFonts w:ascii="Times New Roman" w:hAnsi="Times New Roman"/>
      <w:b/>
      <w:bCs/>
      <w:sz w:val="20"/>
      <w:szCs w:val="20"/>
    </w:rPr>
  </w:style>
  <w:style w:type="character" w:customStyle="1" w:styleId="Heading21Char">
    <w:name w:val="Heading 21 Char"/>
    <w:basedOn w:val="DefaultParagraphFont"/>
    <w:link w:val="Heading21"/>
    <w:uiPriority w:val="9"/>
    <w:rsid w:val="004E6D64"/>
    <w:rPr>
      <w:rFonts w:asciiTheme="majorHAnsi" w:eastAsiaTheme="majorEastAsia" w:hAnsiTheme="majorHAnsi" w:cstheme="majorBidi"/>
      <w:b/>
      <w:bCs/>
      <w:color w:val="1F497D" w:themeColor="text2"/>
      <w:sz w:val="26"/>
      <w:szCs w:val="26"/>
    </w:rPr>
  </w:style>
  <w:style w:type="character" w:customStyle="1" w:styleId="nlmyear">
    <w:name w:val="nlm_year"/>
    <w:basedOn w:val="DefaultParagraphFont"/>
    <w:rsid w:val="00320C0D"/>
  </w:style>
  <w:style w:type="character" w:customStyle="1" w:styleId="nlmarticle-title">
    <w:name w:val="nlm_article-title"/>
    <w:basedOn w:val="DefaultParagraphFont"/>
    <w:rsid w:val="00320C0D"/>
  </w:style>
  <w:style w:type="character" w:customStyle="1" w:styleId="nlmfpage">
    <w:name w:val="nlm_fpage"/>
    <w:basedOn w:val="DefaultParagraphFont"/>
    <w:rsid w:val="00320C0D"/>
  </w:style>
  <w:style w:type="character" w:customStyle="1" w:styleId="nlmlpage">
    <w:name w:val="nlm_lpage"/>
    <w:basedOn w:val="DefaultParagraphFont"/>
    <w:rsid w:val="00320C0D"/>
  </w:style>
  <w:style w:type="table" w:styleId="LightShading-Accent2">
    <w:name w:val="Light Shading Accent 2"/>
    <w:basedOn w:val="TableNormal"/>
    <w:uiPriority w:val="60"/>
    <w:rsid w:val="007B68B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Revision">
    <w:name w:val="Revision"/>
    <w:hidden/>
    <w:uiPriority w:val="99"/>
    <w:semiHidden/>
    <w:rsid w:val="00C34E91"/>
    <w:pPr>
      <w:spacing w:after="0" w:line="240" w:lineRule="auto"/>
    </w:pPr>
    <w:rPr>
      <w:rFonts w:ascii="Times New Roman" w:hAnsi="Times New Roman"/>
      <w:sz w:val="24"/>
    </w:rPr>
  </w:style>
  <w:style w:type="paragraph" w:styleId="PlainText">
    <w:name w:val="Plain Text"/>
    <w:basedOn w:val="Normal"/>
    <w:link w:val="PlainTextChar"/>
    <w:uiPriority w:val="99"/>
    <w:semiHidden/>
    <w:unhideWhenUsed/>
    <w:rsid w:val="0088002E"/>
    <w:rPr>
      <w:rFonts w:ascii="Calibri" w:hAnsi="Calibri"/>
      <w:sz w:val="22"/>
      <w:szCs w:val="21"/>
      <w:lang w:val="en-GB"/>
    </w:rPr>
  </w:style>
  <w:style w:type="character" w:customStyle="1" w:styleId="PlainTextChar">
    <w:name w:val="Plain Text Char"/>
    <w:basedOn w:val="DefaultParagraphFont"/>
    <w:link w:val="PlainText"/>
    <w:uiPriority w:val="99"/>
    <w:semiHidden/>
    <w:rsid w:val="0088002E"/>
    <w:rPr>
      <w:rFonts w:ascii="Calibri" w:hAnsi="Calibri"/>
      <w:szCs w:val="21"/>
      <w:lang w:val="en-GB"/>
    </w:rPr>
  </w:style>
  <w:style w:type="table" w:styleId="MediumGrid1-Accent2">
    <w:name w:val="Medium Grid 1 Accent 2"/>
    <w:basedOn w:val="TableNormal"/>
    <w:uiPriority w:val="67"/>
    <w:rsid w:val="005234E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Shading1-Accent2">
    <w:name w:val="Medium Shading 1 Accent 2"/>
    <w:basedOn w:val="TableNormal"/>
    <w:uiPriority w:val="63"/>
    <w:rsid w:val="00DA0FF6"/>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A730E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1">
    <w:name w:val="Medium Shading 2 - Accent 11"/>
    <w:basedOn w:val="TableNormal"/>
    <w:uiPriority w:val="64"/>
    <w:rsid w:val="00A730E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C0599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EndnoteText">
    <w:name w:val="endnote text"/>
    <w:basedOn w:val="Normal"/>
    <w:link w:val="EndnoteTextChar"/>
    <w:uiPriority w:val="99"/>
    <w:semiHidden/>
    <w:unhideWhenUsed/>
    <w:rsid w:val="002D0E75"/>
    <w:rPr>
      <w:szCs w:val="20"/>
    </w:rPr>
  </w:style>
  <w:style w:type="character" w:customStyle="1" w:styleId="EndnoteTextChar">
    <w:name w:val="Endnote Text Char"/>
    <w:basedOn w:val="DefaultParagraphFont"/>
    <w:link w:val="EndnoteText"/>
    <w:uiPriority w:val="99"/>
    <w:semiHidden/>
    <w:rsid w:val="002D0E75"/>
    <w:rPr>
      <w:rFonts w:ascii="Arial Narrow" w:hAnsi="Arial Narrow"/>
      <w:sz w:val="20"/>
      <w:szCs w:val="20"/>
    </w:rPr>
  </w:style>
  <w:style w:type="character" w:styleId="EndnoteReference">
    <w:name w:val="endnote reference"/>
    <w:basedOn w:val="DefaultParagraphFont"/>
    <w:uiPriority w:val="99"/>
    <w:semiHidden/>
    <w:unhideWhenUsed/>
    <w:rsid w:val="002D0E75"/>
    <w:rPr>
      <w:vertAlign w:val="superscript"/>
    </w:rPr>
  </w:style>
  <w:style w:type="paragraph" w:customStyle="1" w:styleId="Default">
    <w:name w:val="Default"/>
    <w:rsid w:val="00CA0CEC"/>
    <w:pPr>
      <w:autoSpaceDE w:val="0"/>
      <w:autoSpaceDN w:val="0"/>
      <w:adjustRightInd w:val="0"/>
      <w:spacing w:after="0" w:line="240" w:lineRule="auto"/>
    </w:pPr>
    <w:rPr>
      <w:rFonts w:ascii="Calibri" w:hAnsi="Calibri" w:cs="Calibri"/>
      <w:color w:val="000000"/>
      <w:sz w:val="24"/>
      <w:szCs w:val="24"/>
      <w:lang w:val="en-GB"/>
    </w:rPr>
  </w:style>
  <w:style w:type="table" w:customStyle="1" w:styleId="ListTable2-Accent21">
    <w:name w:val="List Table 2 - Accent 21"/>
    <w:basedOn w:val="TableNormal"/>
    <w:uiPriority w:val="47"/>
    <w:rsid w:val="00C66064"/>
    <w:pPr>
      <w:spacing w:after="0" w:line="240" w:lineRule="auto"/>
    </w:pPr>
    <w:tblPr>
      <w:tblStyleRowBandSize w:val="1"/>
      <w:tblStyleColBandSize w:val="1"/>
      <w:tblInd w:w="0" w:type="dxa"/>
      <w:tblBorders>
        <w:top w:val="single" w:sz="4" w:space="0" w:color="D99594" w:themeColor="accent2" w:themeTint="99"/>
        <w:bottom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61">
    <w:name w:val="List Table 2 - Accent 61"/>
    <w:basedOn w:val="TableNormal"/>
    <w:uiPriority w:val="47"/>
    <w:rsid w:val="00C66064"/>
    <w:pPr>
      <w:spacing w:after="0" w:line="240" w:lineRule="auto"/>
    </w:p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6Colorful-Accent21">
    <w:name w:val="List Table 6 Colorful - Accent 21"/>
    <w:basedOn w:val="TableNormal"/>
    <w:uiPriority w:val="51"/>
    <w:rsid w:val="00C66064"/>
    <w:pPr>
      <w:spacing w:after="0" w:line="240" w:lineRule="auto"/>
    </w:pPr>
    <w:rPr>
      <w:color w:val="943634" w:themeColor="accent2" w:themeShade="BF"/>
    </w:rPr>
    <w:tblPr>
      <w:tblStyleRowBandSize w:val="1"/>
      <w:tblStyleColBandSize w:val="1"/>
      <w:tblInd w:w="0" w:type="dxa"/>
      <w:tblBorders>
        <w:top w:val="single" w:sz="4" w:space="0" w:color="C0504D" w:themeColor="accent2"/>
        <w:bottom w:val="single" w:sz="4" w:space="0" w:color="C0504D" w:themeColor="accent2"/>
      </w:tblBorders>
      <w:tblCellMar>
        <w:top w:w="0" w:type="dxa"/>
        <w:left w:w="108" w:type="dxa"/>
        <w:bottom w:w="0" w:type="dxa"/>
        <w:right w:w="108" w:type="dxa"/>
      </w:tblCellMar>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2203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2-Accent21">
    <w:name w:val="Grid Table 2 - Accent 21"/>
    <w:basedOn w:val="TableNormal"/>
    <w:uiPriority w:val="47"/>
    <w:rsid w:val="006C48D2"/>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41">
    <w:name w:val="Grid Table 2 - Accent 41"/>
    <w:basedOn w:val="TableNormal"/>
    <w:uiPriority w:val="47"/>
    <w:rsid w:val="006C48D2"/>
    <w:pPr>
      <w:spacing w:after="0" w:line="240" w:lineRule="auto"/>
    </w:p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laceholderText">
    <w:name w:val="Placeholder Text"/>
    <w:basedOn w:val="DefaultParagraphFont"/>
    <w:uiPriority w:val="99"/>
    <w:semiHidden/>
    <w:rsid w:val="00FB0EB9"/>
    <w:rPr>
      <w:color w:val="808080"/>
    </w:rPr>
  </w:style>
  <w:style w:type="character" w:styleId="FollowedHyperlink">
    <w:name w:val="FollowedHyperlink"/>
    <w:basedOn w:val="DefaultParagraphFont"/>
    <w:uiPriority w:val="99"/>
    <w:semiHidden/>
    <w:unhideWhenUsed/>
    <w:rsid w:val="0009746B"/>
    <w:rPr>
      <w:color w:val="800080" w:themeColor="followedHyperlink"/>
      <w:u w:val="single"/>
    </w:rPr>
  </w:style>
  <w:style w:type="table" w:customStyle="1" w:styleId="GridTable2-Accent22">
    <w:name w:val="Grid Table 2 - Accent 22"/>
    <w:basedOn w:val="TableNormal"/>
    <w:uiPriority w:val="47"/>
    <w:rsid w:val="005C7C43"/>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210024"/>
    <w:pPr>
      <w:spacing w:after="100"/>
      <w:ind w:left="400"/>
    </w:pPr>
  </w:style>
  <w:style w:type="character" w:customStyle="1" w:styleId="Heading3Char">
    <w:name w:val="Heading 3 Char"/>
    <w:basedOn w:val="DefaultParagraphFont"/>
    <w:link w:val="Heading3"/>
    <w:uiPriority w:val="9"/>
    <w:rsid w:val="0010276E"/>
    <w:rPr>
      <w:rFonts w:ascii="Arial Narrow" w:eastAsiaTheme="majorEastAsia" w:hAnsi="Arial Narrow" w:cstheme="majorBidi"/>
      <w:bCs/>
      <w:color w:val="4F81BD" w:themeColor="accent1"/>
      <w:sz w:val="24"/>
    </w:rPr>
  </w:style>
  <w:style w:type="character" w:customStyle="1" w:styleId="Heading4Char">
    <w:name w:val="Heading 4 Char"/>
    <w:basedOn w:val="DefaultParagraphFont"/>
    <w:link w:val="Heading4"/>
    <w:uiPriority w:val="9"/>
    <w:rsid w:val="00935F17"/>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935F17"/>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935F17"/>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935F17"/>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35F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5F17"/>
    <w:rPr>
      <w:rFonts w:asciiTheme="majorHAnsi" w:eastAsiaTheme="majorEastAsia" w:hAnsiTheme="majorHAnsi" w:cstheme="majorBidi"/>
      <w:i/>
      <w:iCs/>
      <w:color w:val="404040" w:themeColor="text1" w:themeTint="BF"/>
      <w:sz w:val="20"/>
      <w:szCs w:val="20"/>
    </w:rPr>
  </w:style>
  <w:style w:type="table" w:customStyle="1" w:styleId="GridTable6Colorful-Accent61">
    <w:name w:val="Grid Table 6 Colorful - Accent 61"/>
    <w:basedOn w:val="TableNormal"/>
    <w:uiPriority w:val="51"/>
    <w:rsid w:val="00A562E9"/>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1">
    <w:name w:val="List Table 21"/>
    <w:basedOn w:val="TableNormal"/>
    <w:uiPriority w:val="47"/>
    <w:rsid w:val="00E242EB"/>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31">
    <w:name w:val="List Table 1 Light - Accent 31"/>
    <w:basedOn w:val="TableNormal"/>
    <w:uiPriority w:val="46"/>
    <w:rsid w:val="00E242E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7Colorful-Accent31">
    <w:name w:val="List Table 7 Colorful - Accent 31"/>
    <w:basedOn w:val="TableNormal"/>
    <w:uiPriority w:val="52"/>
    <w:rsid w:val="00E242EB"/>
    <w:pPr>
      <w:spacing w:after="0" w:line="240" w:lineRule="auto"/>
    </w:pPr>
    <w:rPr>
      <w:color w:val="76923C"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31">
    <w:name w:val="List Table 2 - Accent 31"/>
    <w:basedOn w:val="TableNormal"/>
    <w:uiPriority w:val="47"/>
    <w:rsid w:val="00E242EB"/>
    <w:pPr>
      <w:spacing w:after="0" w:line="240" w:lineRule="auto"/>
    </w:p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11">
    <w:name w:val="List Table 2 - Accent 11"/>
    <w:basedOn w:val="TableNormal"/>
    <w:uiPriority w:val="47"/>
    <w:rsid w:val="0068556F"/>
    <w:pPr>
      <w:spacing w:after="0" w:line="240" w:lineRule="auto"/>
    </w:p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41">
    <w:name w:val="List Table 2 - Accent 41"/>
    <w:basedOn w:val="TableNormal"/>
    <w:uiPriority w:val="47"/>
    <w:rsid w:val="005D02E9"/>
    <w:pPr>
      <w:spacing w:after="0" w:line="240" w:lineRule="auto"/>
    </w:p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ghtShading">
    <w:name w:val="Light Shading"/>
    <w:basedOn w:val="TableNormal"/>
    <w:uiPriority w:val="60"/>
    <w:rsid w:val="0092545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D0D8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9379">
      <w:bodyDiv w:val="1"/>
      <w:marLeft w:val="0"/>
      <w:marRight w:val="0"/>
      <w:marTop w:val="0"/>
      <w:marBottom w:val="0"/>
      <w:divBdr>
        <w:top w:val="none" w:sz="0" w:space="0" w:color="auto"/>
        <w:left w:val="none" w:sz="0" w:space="0" w:color="auto"/>
        <w:bottom w:val="none" w:sz="0" w:space="0" w:color="auto"/>
        <w:right w:val="none" w:sz="0" w:space="0" w:color="auto"/>
      </w:divBdr>
    </w:div>
    <w:div w:id="67773365">
      <w:bodyDiv w:val="1"/>
      <w:marLeft w:val="0"/>
      <w:marRight w:val="0"/>
      <w:marTop w:val="0"/>
      <w:marBottom w:val="0"/>
      <w:divBdr>
        <w:top w:val="none" w:sz="0" w:space="0" w:color="auto"/>
        <w:left w:val="none" w:sz="0" w:space="0" w:color="auto"/>
        <w:bottom w:val="none" w:sz="0" w:space="0" w:color="auto"/>
        <w:right w:val="none" w:sz="0" w:space="0" w:color="auto"/>
      </w:divBdr>
    </w:div>
    <w:div w:id="126630449">
      <w:bodyDiv w:val="1"/>
      <w:marLeft w:val="0"/>
      <w:marRight w:val="0"/>
      <w:marTop w:val="0"/>
      <w:marBottom w:val="0"/>
      <w:divBdr>
        <w:top w:val="none" w:sz="0" w:space="0" w:color="auto"/>
        <w:left w:val="none" w:sz="0" w:space="0" w:color="auto"/>
        <w:bottom w:val="none" w:sz="0" w:space="0" w:color="auto"/>
        <w:right w:val="none" w:sz="0" w:space="0" w:color="auto"/>
      </w:divBdr>
    </w:div>
    <w:div w:id="182942543">
      <w:bodyDiv w:val="1"/>
      <w:marLeft w:val="0"/>
      <w:marRight w:val="0"/>
      <w:marTop w:val="0"/>
      <w:marBottom w:val="0"/>
      <w:divBdr>
        <w:top w:val="none" w:sz="0" w:space="0" w:color="auto"/>
        <w:left w:val="none" w:sz="0" w:space="0" w:color="auto"/>
        <w:bottom w:val="none" w:sz="0" w:space="0" w:color="auto"/>
        <w:right w:val="none" w:sz="0" w:space="0" w:color="auto"/>
      </w:divBdr>
    </w:div>
    <w:div w:id="193155413">
      <w:bodyDiv w:val="1"/>
      <w:marLeft w:val="0"/>
      <w:marRight w:val="0"/>
      <w:marTop w:val="0"/>
      <w:marBottom w:val="0"/>
      <w:divBdr>
        <w:top w:val="none" w:sz="0" w:space="0" w:color="auto"/>
        <w:left w:val="none" w:sz="0" w:space="0" w:color="auto"/>
        <w:bottom w:val="none" w:sz="0" w:space="0" w:color="auto"/>
        <w:right w:val="none" w:sz="0" w:space="0" w:color="auto"/>
      </w:divBdr>
    </w:div>
    <w:div w:id="200870535">
      <w:bodyDiv w:val="1"/>
      <w:marLeft w:val="0"/>
      <w:marRight w:val="0"/>
      <w:marTop w:val="0"/>
      <w:marBottom w:val="0"/>
      <w:divBdr>
        <w:top w:val="none" w:sz="0" w:space="0" w:color="auto"/>
        <w:left w:val="none" w:sz="0" w:space="0" w:color="auto"/>
        <w:bottom w:val="none" w:sz="0" w:space="0" w:color="auto"/>
        <w:right w:val="none" w:sz="0" w:space="0" w:color="auto"/>
      </w:divBdr>
    </w:div>
    <w:div w:id="217473445">
      <w:bodyDiv w:val="1"/>
      <w:marLeft w:val="0"/>
      <w:marRight w:val="0"/>
      <w:marTop w:val="0"/>
      <w:marBottom w:val="0"/>
      <w:divBdr>
        <w:top w:val="none" w:sz="0" w:space="0" w:color="auto"/>
        <w:left w:val="none" w:sz="0" w:space="0" w:color="auto"/>
        <w:bottom w:val="none" w:sz="0" w:space="0" w:color="auto"/>
        <w:right w:val="none" w:sz="0" w:space="0" w:color="auto"/>
      </w:divBdr>
    </w:div>
    <w:div w:id="340275620">
      <w:bodyDiv w:val="1"/>
      <w:marLeft w:val="0"/>
      <w:marRight w:val="0"/>
      <w:marTop w:val="0"/>
      <w:marBottom w:val="0"/>
      <w:divBdr>
        <w:top w:val="none" w:sz="0" w:space="0" w:color="auto"/>
        <w:left w:val="none" w:sz="0" w:space="0" w:color="auto"/>
        <w:bottom w:val="none" w:sz="0" w:space="0" w:color="auto"/>
        <w:right w:val="none" w:sz="0" w:space="0" w:color="auto"/>
      </w:divBdr>
    </w:div>
    <w:div w:id="383798901">
      <w:bodyDiv w:val="1"/>
      <w:marLeft w:val="0"/>
      <w:marRight w:val="0"/>
      <w:marTop w:val="0"/>
      <w:marBottom w:val="0"/>
      <w:divBdr>
        <w:top w:val="none" w:sz="0" w:space="0" w:color="auto"/>
        <w:left w:val="none" w:sz="0" w:space="0" w:color="auto"/>
        <w:bottom w:val="none" w:sz="0" w:space="0" w:color="auto"/>
        <w:right w:val="none" w:sz="0" w:space="0" w:color="auto"/>
      </w:divBdr>
    </w:div>
    <w:div w:id="386728373">
      <w:bodyDiv w:val="1"/>
      <w:marLeft w:val="0"/>
      <w:marRight w:val="0"/>
      <w:marTop w:val="0"/>
      <w:marBottom w:val="0"/>
      <w:divBdr>
        <w:top w:val="none" w:sz="0" w:space="0" w:color="auto"/>
        <w:left w:val="none" w:sz="0" w:space="0" w:color="auto"/>
        <w:bottom w:val="none" w:sz="0" w:space="0" w:color="auto"/>
        <w:right w:val="none" w:sz="0" w:space="0" w:color="auto"/>
      </w:divBdr>
    </w:div>
    <w:div w:id="439028652">
      <w:bodyDiv w:val="1"/>
      <w:marLeft w:val="0"/>
      <w:marRight w:val="0"/>
      <w:marTop w:val="0"/>
      <w:marBottom w:val="0"/>
      <w:divBdr>
        <w:top w:val="none" w:sz="0" w:space="0" w:color="auto"/>
        <w:left w:val="none" w:sz="0" w:space="0" w:color="auto"/>
        <w:bottom w:val="none" w:sz="0" w:space="0" w:color="auto"/>
        <w:right w:val="none" w:sz="0" w:space="0" w:color="auto"/>
      </w:divBdr>
    </w:div>
    <w:div w:id="454100917">
      <w:bodyDiv w:val="1"/>
      <w:marLeft w:val="0"/>
      <w:marRight w:val="0"/>
      <w:marTop w:val="0"/>
      <w:marBottom w:val="0"/>
      <w:divBdr>
        <w:top w:val="none" w:sz="0" w:space="0" w:color="auto"/>
        <w:left w:val="none" w:sz="0" w:space="0" w:color="auto"/>
        <w:bottom w:val="none" w:sz="0" w:space="0" w:color="auto"/>
        <w:right w:val="none" w:sz="0" w:space="0" w:color="auto"/>
      </w:divBdr>
    </w:div>
    <w:div w:id="495076467">
      <w:bodyDiv w:val="1"/>
      <w:marLeft w:val="0"/>
      <w:marRight w:val="0"/>
      <w:marTop w:val="0"/>
      <w:marBottom w:val="0"/>
      <w:divBdr>
        <w:top w:val="none" w:sz="0" w:space="0" w:color="auto"/>
        <w:left w:val="none" w:sz="0" w:space="0" w:color="auto"/>
        <w:bottom w:val="none" w:sz="0" w:space="0" w:color="auto"/>
        <w:right w:val="none" w:sz="0" w:space="0" w:color="auto"/>
      </w:divBdr>
    </w:div>
    <w:div w:id="509101492">
      <w:bodyDiv w:val="1"/>
      <w:marLeft w:val="0"/>
      <w:marRight w:val="0"/>
      <w:marTop w:val="0"/>
      <w:marBottom w:val="0"/>
      <w:divBdr>
        <w:top w:val="none" w:sz="0" w:space="0" w:color="auto"/>
        <w:left w:val="none" w:sz="0" w:space="0" w:color="auto"/>
        <w:bottom w:val="none" w:sz="0" w:space="0" w:color="auto"/>
        <w:right w:val="none" w:sz="0" w:space="0" w:color="auto"/>
      </w:divBdr>
    </w:div>
    <w:div w:id="626277525">
      <w:bodyDiv w:val="1"/>
      <w:marLeft w:val="0"/>
      <w:marRight w:val="0"/>
      <w:marTop w:val="0"/>
      <w:marBottom w:val="0"/>
      <w:divBdr>
        <w:top w:val="none" w:sz="0" w:space="0" w:color="auto"/>
        <w:left w:val="none" w:sz="0" w:space="0" w:color="auto"/>
        <w:bottom w:val="none" w:sz="0" w:space="0" w:color="auto"/>
        <w:right w:val="none" w:sz="0" w:space="0" w:color="auto"/>
      </w:divBdr>
    </w:div>
    <w:div w:id="636490474">
      <w:bodyDiv w:val="1"/>
      <w:marLeft w:val="0"/>
      <w:marRight w:val="0"/>
      <w:marTop w:val="0"/>
      <w:marBottom w:val="0"/>
      <w:divBdr>
        <w:top w:val="none" w:sz="0" w:space="0" w:color="auto"/>
        <w:left w:val="none" w:sz="0" w:space="0" w:color="auto"/>
        <w:bottom w:val="none" w:sz="0" w:space="0" w:color="auto"/>
        <w:right w:val="none" w:sz="0" w:space="0" w:color="auto"/>
      </w:divBdr>
    </w:div>
    <w:div w:id="654064560">
      <w:bodyDiv w:val="1"/>
      <w:marLeft w:val="0"/>
      <w:marRight w:val="0"/>
      <w:marTop w:val="0"/>
      <w:marBottom w:val="0"/>
      <w:divBdr>
        <w:top w:val="none" w:sz="0" w:space="0" w:color="auto"/>
        <w:left w:val="none" w:sz="0" w:space="0" w:color="auto"/>
        <w:bottom w:val="none" w:sz="0" w:space="0" w:color="auto"/>
        <w:right w:val="none" w:sz="0" w:space="0" w:color="auto"/>
      </w:divBdr>
    </w:div>
    <w:div w:id="695303731">
      <w:bodyDiv w:val="1"/>
      <w:marLeft w:val="0"/>
      <w:marRight w:val="0"/>
      <w:marTop w:val="0"/>
      <w:marBottom w:val="0"/>
      <w:divBdr>
        <w:top w:val="none" w:sz="0" w:space="0" w:color="auto"/>
        <w:left w:val="none" w:sz="0" w:space="0" w:color="auto"/>
        <w:bottom w:val="none" w:sz="0" w:space="0" w:color="auto"/>
        <w:right w:val="none" w:sz="0" w:space="0" w:color="auto"/>
      </w:divBdr>
    </w:div>
    <w:div w:id="714819023">
      <w:bodyDiv w:val="1"/>
      <w:marLeft w:val="0"/>
      <w:marRight w:val="0"/>
      <w:marTop w:val="0"/>
      <w:marBottom w:val="0"/>
      <w:divBdr>
        <w:top w:val="none" w:sz="0" w:space="0" w:color="auto"/>
        <w:left w:val="none" w:sz="0" w:space="0" w:color="auto"/>
        <w:bottom w:val="none" w:sz="0" w:space="0" w:color="auto"/>
        <w:right w:val="none" w:sz="0" w:space="0" w:color="auto"/>
      </w:divBdr>
    </w:div>
    <w:div w:id="793404187">
      <w:bodyDiv w:val="1"/>
      <w:marLeft w:val="0"/>
      <w:marRight w:val="0"/>
      <w:marTop w:val="0"/>
      <w:marBottom w:val="0"/>
      <w:divBdr>
        <w:top w:val="none" w:sz="0" w:space="0" w:color="auto"/>
        <w:left w:val="none" w:sz="0" w:space="0" w:color="auto"/>
        <w:bottom w:val="none" w:sz="0" w:space="0" w:color="auto"/>
        <w:right w:val="none" w:sz="0" w:space="0" w:color="auto"/>
      </w:divBdr>
    </w:div>
    <w:div w:id="849486512">
      <w:bodyDiv w:val="1"/>
      <w:marLeft w:val="0"/>
      <w:marRight w:val="0"/>
      <w:marTop w:val="0"/>
      <w:marBottom w:val="0"/>
      <w:divBdr>
        <w:top w:val="none" w:sz="0" w:space="0" w:color="auto"/>
        <w:left w:val="none" w:sz="0" w:space="0" w:color="auto"/>
        <w:bottom w:val="none" w:sz="0" w:space="0" w:color="auto"/>
        <w:right w:val="none" w:sz="0" w:space="0" w:color="auto"/>
      </w:divBdr>
    </w:div>
    <w:div w:id="857816393">
      <w:bodyDiv w:val="1"/>
      <w:marLeft w:val="0"/>
      <w:marRight w:val="0"/>
      <w:marTop w:val="0"/>
      <w:marBottom w:val="0"/>
      <w:divBdr>
        <w:top w:val="none" w:sz="0" w:space="0" w:color="auto"/>
        <w:left w:val="none" w:sz="0" w:space="0" w:color="auto"/>
        <w:bottom w:val="none" w:sz="0" w:space="0" w:color="auto"/>
        <w:right w:val="none" w:sz="0" w:space="0" w:color="auto"/>
      </w:divBdr>
    </w:div>
    <w:div w:id="879318068">
      <w:bodyDiv w:val="1"/>
      <w:marLeft w:val="0"/>
      <w:marRight w:val="0"/>
      <w:marTop w:val="0"/>
      <w:marBottom w:val="0"/>
      <w:divBdr>
        <w:top w:val="none" w:sz="0" w:space="0" w:color="auto"/>
        <w:left w:val="none" w:sz="0" w:space="0" w:color="auto"/>
        <w:bottom w:val="none" w:sz="0" w:space="0" w:color="auto"/>
        <w:right w:val="none" w:sz="0" w:space="0" w:color="auto"/>
      </w:divBdr>
    </w:div>
    <w:div w:id="889534021">
      <w:bodyDiv w:val="1"/>
      <w:marLeft w:val="0"/>
      <w:marRight w:val="0"/>
      <w:marTop w:val="0"/>
      <w:marBottom w:val="0"/>
      <w:divBdr>
        <w:top w:val="none" w:sz="0" w:space="0" w:color="auto"/>
        <w:left w:val="none" w:sz="0" w:space="0" w:color="auto"/>
        <w:bottom w:val="none" w:sz="0" w:space="0" w:color="auto"/>
        <w:right w:val="none" w:sz="0" w:space="0" w:color="auto"/>
      </w:divBdr>
    </w:div>
    <w:div w:id="961151696">
      <w:bodyDiv w:val="1"/>
      <w:marLeft w:val="0"/>
      <w:marRight w:val="0"/>
      <w:marTop w:val="0"/>
      <w:marBottom w:val="0"/>
      <w:divBdr>
        <w:top w:val="none" w:sz="0" w:space="0" w:color="auto"/>
        <w:left w:val="none" w:sz="0" w:space="0" w:color="auto"/>
        <w:bottom w:val="none" w:sz="0" w:space="0" w:color="auto"/>
        <w:right w:val="none" w:sz="0" w:space="0" w:color="auto"/>
      </w:divBdr>
    </w:div>
    <w:div w:id="969869065">
      <w:bodyDiv w:val="1"/>
      <w:marLeft w:val="0"/>
      <w:marRight w:val="0"/>
      <w:marTop w:val="0"/>
      <w:marBottom w:val="0"/>
      <w:divBdr>
        <w:top w:val="none" w:sz="0" w:space="0" w:color="auto"/>
        <w:left w:val="none" w:sz="0" w:space="0" w:color="auto"/>
        <w:bottom w:val="none" w:sz="0" w:space="0" w:color="auto"/>
        <w:right w:val="none" w:sz="0" w:space="0" w:color="auto"/>
      </w:divBdr>
    </w:div>
    <w:div w:id="973684066">
      <w:bodyDiv w:val="1"/>
      <w:marLeft w:val="0"/>
      <w:marRight w:val="0"/>
      <w:marTop w:val="0"/>
      <w:marBottom w:val="0"/>
      <w:divBdr>
        <w:top w:val="none" w:sz="0" w:space="0" w:color="auto"/>
        <w:left w:val="none" w:sz="0" w:space="0" w:color="auto"/>
        <w:bottom w:val="none" w:sz="0" w:space="0" w:color="auto"/>
        <w:right w:val="none" w:sz="0" w:space="0" w:color="auto"/>
      </w:divBdr>
    </w:div>
    <w:div w:id="1003238481">
      <w:bodyDiv w:val="1"/>
      <w:marLeft w:val="0"/>
      <w:marRight w:val="0"/>
      <w:marTop w:val="0"/>
      <w:marBottom w:val="0"/>
      <w:divBdr>
        <w:top w:val="none" w:sz="0" w:space="0" w:color="auto"/>
        <w:left w:val="none" w:sz="0" w:space="0" w:color="auto"/>
        <w:bottom w:val="none" w:sz="0" w:space="0" w:color="auto"/>
        <w:right w:val="none" w:sz="0" w:space="0" w:color="auto"/>
      </w:divBdr>
    </w:div>
    <w:div w:id="1029836224">
      <w:bodyDiv w:val="1"/>
      <w:marLeft w:val="0"/>
      <w:marRight w:val="0"/>
      <w:marTop w:val="0"/>
      <w:marBottom w:val="0"/>
      <w:divBdr>
        <w:top w:val="none" w:sz="0" w:space="0" w:color="auto"/>
        <w:left w:val="none" w:sz="0" w:space="0" w:color="auto"/>
        <w:bottom w:val="none" w:sz="0" w:space="0" w:color="auto"/>
        <w:right w:val="none" w:sz="0" w:space="0" w:color="auto"/>
      </w:divBdr>
    </w:div>
    <w:div w:id="1116481832">
      <w:bodyDiv w:val="1"/>
      <w:marLeft w:val="0"/>
      <w:marRight w:val="0"/>
      <w:marTop w:val="0"/>
      <w:marBottom w:val="0"/>
      <w:divBdr>
        <w:top w:val="none" w:sz="0" w:space="0" w:color="auto"/>
        <w:left w:val="none" w:sz="0" w:space="0" w:color="auto"/>
        <w:bottom w:val="none" w:sz="0" w:space="0" w:color="auto"/>
        <w:right w:val="none" w:sz="0" w:space="0" w:color="auto"/>
      </w:divBdr>
    </w:div>
    <w:div w:id="1146896431">
      <w:bodyDiv w:val="1"/>
      <w:marLeft w:val="0"/>
      <w:marRight w:val="0"/>
      <w:marTop w:val="0"/>
      <w:marBottom w:val="0"/>
      <w:divBdr>
        <w:top w:val="none" w:sz="0" w:space="0" w:color="auto"/>
        <w:left w:val="none" w:sz="0" w:space="0" w:color="auto"/>
        <w:bottom w:val="none" w:sz="0" w:space="0" w:color="auto"/>
        <w:right w:val="none" w:sz="0" w:space="0" w:color="auto"/>
      </w:divBdr>
    </w:div>
    <w:div w:id="1213469444">
      <w:bodyDiv w:val="1"/>
      <w:marLeft w:val="0"/>
      <w:marRight w:val="0"/>
      <w:marTop w:val="0"/>
      <w:marBottom w:val="0"/>
      <w:divBdr>
        <w:top w:val="none" w:sz="0" w:space="0" w:color="auto"/>
        <w:left w:val="none" w:sz="0" w:space="0" w:color="auto"/>
        <w:bottom w:val="none" w:sz="0" w:space="0" w:color="auto"/>
        <w:right w:val="none" w:sz="0" w:space="0" w:color="auto"/>
      </w:divBdr>
    </w:div>
    <w:div w:id="1252203724">
      <w:bodyDiv w:val="1"/>
      <w:marLeft w:val="0"/>
      <w:marRight w:val="0"/>
      <w:marTop w:val="0"/>
      <w:marBottom w:val="0"/>
      <w:divBdr>
        <w:top w:val="none" w:sz="0" w:space="0" w:color="auto"/>
        <w:left w:val="none" w:sz="0" w:space="0" w:color="auto"/>
        <w:bottom w:val="none" w:sz="0" w:space="0" w:color="auto"/>
        <w:right w:val="none" w:sz="0" w:space="0" w:color="auto"/>
      </w:divBdr>
    </w:div>
    <w:div w:id="1423530272">
      <w:bodyDiv w:val="1"/>
      <w:marLeft w:val="0"/>
      <w:marRight w:val="0"/>
      <w:marTop w:val="0"/>
      <w:marBottom w:val="0"/>
      <w:divBdr>
        <w:top w:val="none" w:sz="0" w:space="0" w:color="auto"/>
        <w:left w:val="none" w:sz="0" w:space="0" w:color="auto"/>
        <w:bottom w:val="none" w:sz="0" w:space="0" w:color="auto"/>
        <w:right w:val="none" w:sz="0" w:space="0" w:color="auto"/>
      </w:divBdr>
    </w:div>
    <w:div w:id="1466460422">
      <w:bodyDiv w:val="1"/>
      <w:marLeft w:val="0"/>
      <w:marRight w:val="0"/>
      <w:marTop w:val="0"/>
      <w:marBottom w:val="0"/>
      <w:divBdr>
        <w:top w:val="none" w:sz="0" w:space="0" w:color="auto"/>
        <w:left w:val="none" w:sz="0" w:space="0" w:color="auto"/>
        <w:bottom w:val="none" w:sz="0" w:space="0" w:color="auto"/>
        <w:right w:val="none" w:sz="0" w:space="0" w:color="auto"/>
      </w:divBdr>
    </w:div>
    <w:div w:id="1468890734">
      <w:bodyDiv w:val="1"/>
      <w:marLeft w:val="0"/>
      <w:marRight w:val="0"/>
      <w:marTop w:val="0"/>
      <w:marBottom w:val="0"/>
      <w:divBdr>
        <w:top w:val="none" w:sz="0" w:space="0" w:color="auto"/>
        <w:left w:val="none" w:sz="0" w:space="0" w:color="auto"/>
        <w:bottom w:val="none" w:sz="0" w:space="0" w:color="auto"/>
        <w:right w:val="none" w:sz="0" w:space="0" w:color="auto"/>
      </w:divBdr>
    </w:div>
    <w:div w:id="1489593703">
      <w:bodyDiv w:val="1"/>
      <w:marLeft w:val="0"/>
      <w:marRight w:val="0"/>
      <w:marTop w:val="0"/>
      <w:marBottom w:val="0"/>
      <w:divBdr>
        <w:top w:val="none" w:sz="0" w:space="0" w:color="auto"/>
        <w:left w:val="none" w:sz="0" w:space="0" w:color="auto"/>
        <w:bottom w:val="none" w:sz="0" w:space="0" w:color="auto"/>
        <w:right w:val="none" w:sz="0" w:space="0" w:color="auto"/>
      </w:divBdr>
    </w:div>
    <w:div w:id="1561361674">
      <w:bodyDiv w:val="1"/>
      <w:marLeft w:val="0"/>
      <w:marRight w:val="0"/>
      <w:marTop w:val="0"/>
      <w:marBottom w:val="0"/>
      <w:divBdr>
        <w:top w:val="none" w:sz="0" w:space="0" w:color="auto"/>
        <w:left w:val="none" w:sz="0" w:space="0" w:color="auto"/>
        <w:bottom w:val="none" w:sz="0" w:space="0" w:color="auto"/>
        <w:right w:val="none" w:sz="0" w:space="0" w:color="auto"/>
      </w:divBdr>
    </w:div>
    <w:div w:id="1592080883">
      <w:bodyDiv w:val="1"/>
      <w:marLeft w:val="0"/>
      <w:marRight w:val="0"/>
      <w:marTop w:val="0"/>
      <w:marBottom w:val="0"/>
      <w:divBdr>
        <w:top w:val="none" w:sz="0" w:space="0" w:color="auto"/>
        <w:left w:val="none" w:sz="0" w:space="0" w:color="auto"/>
        <w:bottom w:val="none" w:sz="0" w:space="0" w:color="auto"/>
        <w:right w:val="none" w:sz="0" w:space="0" w:color="auto"/>
      </w:divBdr>
    </w:div>
    <w:div w:id="1607883794">
      <w:bodyDiv w:val="1"/>
      <w:marLeft w:val="0"/>
      <w:marRight w:val="0"/>
      <w:marTop w:val="0"/>
      <w:marBottom w:val="0"/>
      <w:divBdr>
        <w:top w:val="none" w:sz="0" w:space="0" w:color="auto"/>
        <w:left w:val="none" w:sz="0" w:space="0" w:color="auto"/>
        <w:bottom w:val="none" w:sz="0" w:space="0" w:color="auto"/>
        <w:right w:val="none" w:sz="0" w:space="0" w:color="auto"/>
      </w:divBdr>
    </w:div>
    <w:div w:id="1610509028">
      <w:bodyDiv w:val="1"/>
      <w:marLeft w:val="0"/>
      <w:marRight w:val="0"/>
      <w:marTop w:val="0"/>
      <w:marBottom w:val="0"/>
      <w:divBdr>
        <w:top w:val="none" w:sz="0" w:space="0" w:color="auto"/>
        <w:left w:val="none" w:sz="0" w:space="0" w:color="auto"/>
        <w:bottom w:val="none" w:sz="0" w:space="0" w:color="auto"/>
        <w:right w:val="none" w:sz="0" w:space="0" w:color="auto"/>
      </w:divBdr>
    </w:div>
    <w:div w:id="1678271400">
      <w:bodyDiv w:val="1"/>
      <w:marLeft w:val="0"/>
      <w:marRight w:val="0"/>
      <w:marTop w:val="0"/>
      <w:marBottom w:val="0"/>
      <w:divBdr>
        <w:top w:val="none" w:sz="0" w:space="0" w:color="auto"/>
        <w:left w:val="none" w:sz="0" w:space="0" w:color="auto"/>
        <w:bottom w:val="none" w:sz="0" w:space="0" w:color="auto"/>
        <w:right w:val="none" w:sz="0" w:space="0" w:color="auto"/>
      </w:divBdr>
    </w:div>
    <w:div w:id="1744909954">
      <w:bodyDiv w:val="1"/>
      <w:marLeft w:val="0"/>
      <w:marRight w:val="0"/>
      <w:marTop w:val="0"/>
      <w:marBottom w:val="0"/>
      <w:divBdr>
        <w:top w:val="none" w:sz="0" w:space="0" w:color="auto"/>
        <w:left w:val="none" w:sz="0" w:space="0" w:color="auto"/>
        <w:bottom w:val="none" w:sz="0" w:space="0" w:color="auto"/>
        <w:right w:val="none" w:sz="0" w:space="0" w:color="auto"/>
      </w:divBdr>
    </w:div>
    <w:div w:id="1767655899">
      <w:bodyDiv w:val="1"/>
      <w:marLeft w:val="0"/>
      <w:marRight w:val="0"/>
      <w:marTop w:val="0"/>
      <w:marBottom w:val="0"/>
      <w:divBdr>
        <w:top w:val="none" w:sz="0" w:space="0" w:color="auto"/>
        <w:left w:val="none" w:sz="0" w:space="0" w:color="auto"/>
        <w:bottom w:val="none" w:sz="0" w:space="0" w:color="auto"/>
        <w:right w:val="none" w:sz="0" w:space="0" w:color="auto"/>
      </w:divBdr>
    </w:div>
    <w:div w:id="1827435238">
      <w:bodyDiv w:val="1"/>
      <w:marLeft w:val="0"/>
      <w:marRight w:val="0"/>
      <w:marTop w:val="0"/>
      <w:marBottom w:val="0"/>
      <w:divBdr>
        <w:top w:val="none" w:sz="0" w:space="0" w:color="auto"/>
        <w:left w:val="none" w:sz="0" w:space="0" w:color="auto"/>
        <w:bottom w:val="none" w:sz="0" w:space="0" w:color="auto"/>
        <w:right w:val="none" w:sz="0" w:space="0" w:color="auto"/>
      </w:divBdr>
    </w:div>
    <w:div w:id="1842088818">
      <w:bodyDiv w:val="1"/>
      <w:marLeft w:val="0"/>
      <w:marRight w:val="0"/>
      <w:marTop w:val="0"/>
      <w:marBottom w:val="0"/>
      <w:divBdr>
        <w:top w:val="none" w:sz="0" w:space="0" w:color="auto"/>
        <w:left w:val="none" w:sz="0" w:space="0" w:color="auto"/>
        <w:bottom w:val="none" w:sz="0" w:space="0" w:color="auto"/>
        <w:right w:val="none" w:sz="0" w:space="0" w:color="auto"/>
      </w:divBdr>
    </w:div>
    <w:div w:id="1844082542">
      <w:bodyDiv w:val="1"/>
      <w:marLeft w:val="0"/>
      <w:marRight w:val="0"/>
      <w:marTop w:val="0"/>
      <w:marBottom w:val="0"/>
      <w:divBdr>
        <w:top w:val="none" w:sz="0" w:space="0" w:color="auto"/>
        <w:left w:val="none" w:sz="0" w:space="0" w:color="auto"/>
        <w:bottom w:val="none" w:sz="0" w:space="0" w:color="auto"/>
        <w:right w:val="none" w:sz="0" w:space="0" w:color="auto"/>
      </w:divBdr>
    </w:div>
    <w:div w:id="1941185328">
      <w:bodyDiv w:val="1"/>
      <w:marLeft w:val="0"/>
      <w:marRight w:val="0"/>
      <w:marTop w:val="0"/>
      <w:marBottom w:val="0"/>
      <w:divBdr>
        <w:top w:val="none" w:sz="0" w:space="0" w:color="auto"/>
        <w:left w:val="none" w:sz="0" w:space="0" w:color="auto"/>
        <w:bottom w:val="none" w:sz="0" w:space="0" w:color="auto"/>
        <w:right w:val="none" w:sz="0" w:space="0" w:color="auto"/>
      </w:divBdr>
    </w:div>
    <w:div w:id="1975594383">
      <w:bodyDiv w:val="1"/>
      <w:marLeft w:val="0"/>
      <w:marRight w:val="0"/>
      <w:marTop w:val="0"/>
      <w:marBottom w:val="0"/>
      <w:divBdr>
        <w:top w:val="none" w:sz="0" w:space="0" w:color="auto"/>
        <w:left w:val="none" w:sz="0" w:space="0" w:color="auto"/>
        <w:bottom w:val="none" w:sz="0" w:space="0" w:color="auto"/>
        <w:right w:val="none" w:sz="0" w:space="0" w:color="auto"/>
      </w:divBdr>
    </w:div>
    <w:div w:id="2054964992">
      <w:bodyDiv w:val="1"/>
      <w:marLeft w:val="0"/>
      <w:marRight w:val="0"/>
      <w:marTop w:val="0"/>
      <w:marBottom w:val="0"/>
      <w:divBdr>
        <w:top w:val="none" w:sz="0" w:space="0" w:color="auto"/>
        <w:left w:val="none" w:sz="0" w:space="0" w:color="auto"/>
        <w:bottom w:val="none" w:sz="0" w:space="0" w:color="auto"/>
        <w:right w:val="none" w:sz="0" w:space="0" w:color="auto"/>
      </w:divBdr>
    </w:div>
    <w:div w:id="2102023978">
      <w:bodyDiv w:val="1"/>
      <w:marLeft w:val="0"/>
      <w:marRight w:val="0"/>
      <w:marTop w:val="0"/>
      <w:marBottom w:val="0"/>
      <w:divBdr>
        <w:top w:val="none" w:sz="0" w:space="0" w:color="auto"/>
        <w:left w:val="none" w:sz="0" w:space="0" w:color="auto"/>
        <w:bottom w:val="none" w:sz="0" w:space="0" w:color="auto"/>
        <w:right w:val="none" w:sz="0" w:space="0" w:color="auto"/>
      </w:divBdr>
    </w:div>
    <w:div w:id="212461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yperlink" Target="http://dosprompt.info/" TargetMode="External"/><Relationship Id="rId21" Type="http://schemas.openxmlformats.org/officeDocument/2006/relationships/hyperlink" Target="http://LondonClimate.info" TargetMode="External"/><Relationship Id="rId22" Type="http://schemas.openxmlformats.org/officeDocument/2006/relationships/hyperlink" Target="http://www.silverfrost.com/32/ftn95/ftn95_personal_edition.aspx" TargetMode="External"/><Relationship Id="rId23" Type="http://schemas.openxmlformats.org/officeDocument/2006/relationships/hyperlink" Target="http://www.neighbourhood.statistics.gov.uk/dissemination/" TargetMode="Externa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people" Target="people.xml"/><Relationship Id="rId28"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yperlink" Target="http://gvc.gu.se/english/research/climate/urban-climate/software/solweig" TargetMode="External"/><Relationship Id="rId17" Type="http://schemas.openxmlformats.org/officeDocument/2006/relationships/hyperlink" Target="http://dx.doi.org/10.1016/j.uclim.2013.03.002" TargetMode="External"/><Relationship Id="rId18" Type="http://schemas.openxmlformats.org/officeDocument/2006/relationships/image" Target="media/image7.jpeg"/><Relationship Id="rId19" Type="http://schemas.openxmlformats.org/officeDocument/2006/relationships/image" Target="media/image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D89AA5-FBEE-154C-B7AB-798116D75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49</Pages>
  <Words>22982</Words>
  <Characters>131002</Characters>
  <Application>Microsoft Macintosh Word</Application>
  <DocSecurity>0</DocSecurity>
  <Lines>1091</Lines>
  <Paragraphs>307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University of Helsinki</Company>
  <LinksUpToDate>false</LinksUpToDate>
  <CharactersWithSpaces>153677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ljarvi</dc:creator>
  <cp:lastModifiedBy>Leena</cp:lastModifiedBy>
  <cp:revision>16</cp:revision>
  <cp:lastPrinted>2015-03-13T15:46:00Z</cp:lastPrinted>
  <dcterms:created xsi:type="dcterms:W3CDTF">2015-03-20T08:06:00Z</dcterms:created>
  <dcterms:modified xsi:type="dcterms:W3CDTF">2015-05-26T11:03:00Z</dcterms:modified>
</cp:coreProperties>
</file>